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B81F1" w14:textId="68C33D25" w:rsidR="00636198" w:rsidRDefault="37B1BCCA" w:rsidP="00315E65">
      <w:pPr>
        <w:jc w:val="center"/>
        <w:rPr>
          <w:b/>
          <w:bCs/>
          <w:sz w:val="36"/>
          <w:szCs w:val="36"/>
        </w:rPr>
      </w:pPr>
      <w:commentRangeStart w:id="0"/>
      <w:commentRangeStart w:id="1"/>
      <w:commentRangeStart w:id="2"/>
      <w:r w:rsidRPr="6FF30FB8">
        <w:rPr>
          <w:b/>
          <w:bCs/>
          <w:sz w:val="36"/>
          <w:szCs w:val="36"/>
        </w:rPr>
        <w:t>Quantization</w:t>
      </w:r>
      <w:r w:rsidR="5EC33B6D" w:rsidRPr="6FF30FB8">
        <w:rPr>
          <w:b/>
          <w:bCs/>
          <w:sz w:val="36"/>
          <w:szCs w:val="36"/>
        </w:rPr>
        <w:t xml:space="preserve"> Recipe</w:t>
      </w:r>
      <w:commentRangeEnd w:id="0"/>
      <w:r w:rsidR="2E18E67A" w:rsidRPr="6FF30FB8">
        <w:rPr>
          <w:rStyle w:val="CommentReference"/>
          <w:b/>
          <w:bCs/>
          <w:sz w:val="36"/>
          <w:szCs w:val="36"/>
        </w:rPr>
        <w:commentReference w:id="0"/>
      </w:r>
      <w:commentRangeEnd w:id="1"/>
      <w:r w:rsidR="2E18E67A" w:rsidRPr="6FF30FB8">
        <w:rPr>
          <w:rStyle w:val="CommentReference"/>
          <w:b/>
          <w:bCs/>
          <w:sz w:val="36"/>
          <w:szCs w:val="36"/>
        </w:rPr>
        <w:commentReference w:id="1"/>
      </w:r>
      <w:commentRangeEnd w:id="2"/>
      <w:r w:rsidR="2E18E67A" w:rsidRPr="6FF30FB8">
        <w:rPr>
          <w:rStyle w:val="CommentReference"/>
          <w:b/>
          <w:bCs/>
          <w:sz w:val="36"/>
          <w:szCs w:val="36"/>
        </w:rPr>
        <w:commentReference w:id="2"/>
      </w:r>
      <w:r w:rsidR="5EC33B6D" w:rsidRPr="6FF30FB8">
        <w:rPr>
          <w:b/>
          <w:bCs/>
          <w:sz w:val="36"/>
          <w:szCs w:val="36"/>
        </w:rPr>
        <w:t xml:space="preserve"> for </w:t>
      </w:r>
      <w:r w:rsidR="2E846937" w:rsidRPr="6FF30FB8">
        <w:rPr>
          <w:rFonts w:eastAsia="DengXian"/>
          <w:b/>
          <w:bCs/>
          <w:sz w:val="36"/>
          <w:szCs w:val="36"/>
        </w:rPr>
        <w:t>CRI/</w:t>
      </w:r>
      <w:r w:rsidR="2FD97DAF" w:rsidRPr="6FF30FB8">
        <w:rPr>
          <w:b/>
          <w:bCs/>
          <w:sz w:val="36"/>
          <w:szCs w:val="36"/>
        </w:rPr>
        <w:t xml:space="preserve">JGS </w:t>
      </w:r>
      <w:r w:rsidR="5EC33B6D" w:rsidRPr="6FF30FB8">
        <w:rPr>
          <w:b/>
          <w:bCs/>
          <w:sz w:val="36"/>
          <w:szCs w:val="36"/>
        </w:rPr>
        <w:t>Key Models</w:t>
      </w:r>
    </w:p>
    <w:p w14:paraId="12714B55" w14:textId="2DD30E2F" w:rsidR="003254E6" w:rsidRDefault="009E2FCF" w:rsidP="00326C78">
      <w:pPr>
        <w:jc w:val="center"/>
        <w:rPr>
          <w:rFonts w:eastAsia="DengXian"/>
          <w:b/>
          <w:bCs/>
        </w:rPr>
      </w:pPr>
      <w:r>
        <w:rPr>
          <w:rFonts w:eastAsia="DengXian" w:hint="eastAsia"/>
          <w:b/>
          <w:bCs/>
        </w:rPr>
        <w:t xml:space="preserve">Author: </w:t>
      </w:r>
      <w:r w:rsidR="00451488">
        <w:rPr>
          <w:rFonts w:hint="eastAsia"/>
          <w:b/>
          <w:bCs/>
        </w:rPr>
        <w:t>INC team</w:t>
      </w:r>
    </w:p>
    <w:p w14:paraId="13198D36" w14:textId="0503DEEE" w:rsidR="009E59EF" w:rsidRDefault="6878A072" w:rsidP="005D26FA">
      <w:pPr>
        <w:jc w:val="center"/>
        <w:rPr>
          <w:rFonts w:eastAsia="DengXian"/>
          <w:b/>
          <w:bCs/>
        </w:rPr>
      </w:pPr>
      <w:r w:rsidRPr="6FB73C72">
        <w:rPr>
          <w:rFonts w:eastAsia="DengXian"/>
          <w:b/>
          <w:bCs/>
        </w:rPr>
        <w:t>R</w:t>
      </w:r>
      <w:r w:rsidR="4412AD4C" w:rsidRPr="6FB73C72">
        <w:rPr>
          <w:rFonts w:eastAsia="DengXian"/>
          <w:b/>
          <w:bCs/>
        </w:rPr>
        <w:t>evision</w:t>
      </w:r>
      <w:r w:rsidR="434730B0" w:rsidRPr="6FB73C72">
        <w:rPr>
          <w:rFonts w:eastAsia="DengXian"/>
          <w:b/>
          <w:bCs/>
        </w:rPr>
        <w:t>:</w:t>
      </w:r>
      <w:r w:rsidR="6D624D21" w:rsidRPr="6FB73C72">
        <w:rPr>
          <w:rFonts w:eastAsia="DengXian"/>
          <w:b/>
          <w:bCs/>
        </w:rPr>
        <w:t xml:space="preserve"> v0.</w:t>
      </w:r>
      <w:r w:rsidR="0046719C">
        <w:rPr>
          <w:rFonts w:eastAsia="DengXian" w:hint="eastAsia"/>
          <w:b/>
          <w:bCs/>
        </w:rPr>
        <w:t>9.</w:t>
      </w:r>
      <w:r w:rsidR="00420E35">
        <w:rPr>
          <w:rFonts w:eastAsia="DengXian"/>
          <w:b/>
          <w:bCs/>
        </w:rPr>
        <w:t>4</w:t>
      </w:r>
    </w:p>
    <w:p w14:paraId="6E1E2F00" w14:textId="77777777" w:rsidR="002757D6" w:rsidRDefault="002757D6" w:rsidP="00590C24">
      <w:pPr>
        <w:rPr>
          <w:rFonts w:eastAsia="DengXian"/>
          <w:b/>
        </w:rPr>
      </w:pPr>
    </w:p>
    <w:p w14:paraId="2E71610A" w14:textId="77777777" w:rsidR="008C035C" w:rsidRDefault="008C035C" w:rsidP="00590C24">
      <w:pPr>
        <w:rPr>
          <w:rFonts w:eastAsia="DengXian"/>
          <w:b/>
        </w:rPr>
      </w:pPr>
    </w:p>
    <w:p w14:paraId="1D48FA75" w14:textId="120C3472" w:rsidR="008C1F55" w:rsidRPr="00943ECB" w:rsidRDefault="18EF6A09" w:rsidP="1ED4F078">
      <w:pPr>
        <w:pStyle w:val="Heading3"/>
        <w:rPr>
          <w:b/>
          <w:bCs/>
          <w:color w:val="auto"/>
          <w:sz w:val="24"/>
          <w:szCs w:val="24"/>
        </w:rPr>
      </w:pPr>
      <w:bookmarkStart w:id="3" w:name="_Toc228179904"/>
      <w:r w:rsidRPr="1ED4F078">
        <w:rPr>
          <w:rFonts w:eastAsia="DengXian"/>
          <w:b/>
          <w:bCs/>
          <w:color w:val="auto"/>
          <w:sz w:val="24"/>
          <w:szCs w:val="24"/>
        </w:rPr>
        <w:t xml:space="preserve">Revision </w:t>
      </w:r>
      <w:r w:rsidR="19541769" w:rsidRPr="1ED4F078">
        <w:rPr>
          <w:rFonts w:eastAsia="DengXian"/>
          <w:b/>
          <w:bCs/>
          <w:color w:val="auto"/>
          <w:sz w:val="24"/>
          <w:szCs w:val="24"/>
        </w:rPr>
        <w:t>History</w:t>
      </w:r>
      <w:bookmarkEnd w:id="3"/>
    </w:p>
    <w:tbl>
      <w:tblPr>
        <w:tblStyle w:val="TableGrid"/>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88"/>
        <w:gridCol w:w="1274"/>
        <w:gridCol w:w="1652"/>
        <w:gridCol w:w="3316"/>
      </w:tblGrid>
      <w:tr w:rsidR="00BE0FF4" w14:paraId="7FDEEFED" w14:textId="77777777" w:rsidTr="673711E2">
        <w:trPr>
          <w:trHeight w:val="300"/>
        </w:trPr>
        <w:tc>
          <w:tcPr>
            <w:tcW w:w="2388" w:type="dxa"/>
          </w:tcPr>
          <w:p w14:paraId="13BD2942" w14:textId="77777777" w:rsidR="008C1F55" w:rsidRDefault="008C1F55">
            <w:r>
              <w:t>Date</w:t>
            </w:r>
          </w:p>
        </w:tc>
        <w:tc>
          <w:tcPr>
            <w:tcW w:w="1274" w:type="dxa"/>
          </w:tcPr>
          <w:p w14:paraId="5AE478C8" w14:textId="77777777" w:rsidR="008C1F55" w:rsidRDefault="008C1F55">
            <w:r>
              <w:t>Revision #</w:t>
            </w:r>
          </w:p>
        </w:tc>
        <w:tc>
          <w:tcPr>
            <w:tcW w:w="1652" w:type="dxa"/>
          </w:tcPr>
          <w:p w14:paraId="09FA6627" w14:textId="77777777" w:rsidR="008C1F55" w:rsidRDefault="008C1F55">
            <w:r>
              <w:t>Author</w:t>
            </w:r>
          </w:p>
        </w:tc>
        <w:tc>
          <w:tcPr>
            <w:tcW w:w="3316" w:type="dxa"/>
          </w:tcPr>
          <w:p w14:paraId="662DA34F" w14:textId="77777777" w:rsidR="008C1F55" w:rsidRDefault="008C1F55">
            <w:r>
              <w:t>Description</w:t>
            </w:r>
          </w:p>
        </w:tc>
      </w:tr>
      <w:tr w:rsidR="00BE0FF4" w14:paraId="0DE94D6F" w14:textId="77777777" w:rsidTr="673711E2">
        <w:trPr>
          <w:trHeight w:val="300"/>
        </w:trPr>
        <w:tc>
          <w:tcPr>
            <w:tcW w:w="2388" w:type="dxa"/>
          </w:tcPr>
          <w:p w14:paraId="26A75C52" w14:textId="77777777" w:rsidR="008C1F55" w:rsidRPr="003C4331" w:rsidRDefault="008C1F55">
            <w:pPr>
              <w:rPr>
                <w:sz w:val="20"/>
                <w:szCs w:val="20"/>
              </w:rPr>
            </w:pPr>
            <w:r w:rsidRPr="003C4331">
              <w:rPr>
                <w:sz w:val="20"/>
                <w:szCs w:val="20"/>
              </w:rPr>
              <w:t>7/10/2025</w:t>
            </w:r>
          </w:p>
        </w:tc>
        <w:tc>
          <w:tcPr>
            <w:tcW w:w="1274" w:type="dxa"/>
          </w:tcPr>
          <w:p w14:paraId="7D8D8E20" w14:textId="77777777" w:rsidR="008C1F55" w:rsidRPr="003C4331" w:rsidRDefault="008C1F55">
            <w:pPr>
              <w:rPr>
                <w:sz w:val="20"/>
                <w:szCs w:val="20"/>
              </w:rPr>
            </w:pPr>
            <w:r w:rsidRPr="003C4331">
              <w:rPr>
                <w:sz w:val="20"/>
                <w:szCs w:val="20"/>
              </w:rPr>
              <w:t>0.1</w:t>
            </w:r>
          </w:p>
        </w:tc>
        <w:tc>
          <w:tcPr>
            <w:tcW w:w="1652" w:type="dxa"/>
          </w:tcPr>
          <w:p w14:paraId="3A9267BF" w14:textId="37B9B813" w:rsidR="008C1F55" w:rsidRPr="003C4331" w:rsidRDefault="008C1F55">
            <w:pPr>
              <w:rPr>
                <w:sz w:val="20"/>
                <w:szCs w:val="20"/>
              </w:rPr>
            </w:pPr>
            <w:r w:rsidRPr="003C4331">
              <w:rPr>
                <w:rFonts w:eastAsia="DengXian" w:hint="eastAsia"/>
                <w:sz w:val="20"/>
                <w:szCs w:val="20"/>
              </w:rPr>
              <w:t>Yi</w:t>
            </w:r>
            <w:r w:rsidR="00E55DDF">
              <w:rPr>
                <w:rFonts w:eastAsia="DengXian" w:hint="eastAsia"/>
                <w:sz w:val="20"/>
                <w:szCs w:val="20"/>
              </w:rPr>
              <w:t xml:space="preserve"> Liu</w:t>
            </w:r>
            <w:r w:rsidRPr="003C4331">
              <w:rPr>
                <w:rFonts w:eastAsia="DengXian" w:hint="eastAsia"/>
                <w:sz w:val="20"/>
                <w:szCs w:val="20"/>
              </w:rPr>
              <w:t xml:space="preserve">, </w:t>
            </w:r>
            <w:r w:rsidRPr="003C4331">
              <w:rPr>
                <w:sz w:val="20"/>
                <w:szCs w:val="20"/>
              </w:rPr>
              <w:t>Mengni</w:t>
            </w:r>
            <w:r w:rsidR="00E55DDF">
              <w:rPr>
                <w:rFonts w:eastAsia="DengXian" w:hint="eastAsia"/>
                <w:sz w:val="20"/>
                <w:szCs w:val="20"/>
              </w:rPr>
              <w:t xml:space="preserve"> Wang</w:t>
            </w:r>
            <w:r w:rsidRPr="003C4331">
              <w:rPr>
                <w:sz w:val="20"/>
                <w:szCs w:val="20"/>
              </w:rPr>
              <w:t>, Xin</w:t>
            </w:r>
            <w:r w:rsidR="00E55DDF">
              <w:rPr>
                <w:rFonts w:eastAsia="DengXian" w:hint="eastAsia"/>
                <w:sz w:val="20"/>
                <w:szCs w:val="20"/>
              </w:rPr>
              <w:t xml:space="preserve"> He</w:t>
            </w:r>
            <w:r w:rsidRPr="003C4331">
              <w:rPr>
                <w:sz w:val="20"/>
                <w:szCs w:val="20"/>
              </w:rPr>
              <w:t>, Tai</w:t>
            </w:r>
            <w:r w:rsidR="00E55DDF">
              <w:rPr>
                <w:rFonts w:eastAsia="DengXian" w:hint="eastAsia"/>
                <w:sz w:val="20"/>
                <w:szCs w:val="20"/>
              </w:rPr>
              <w:t xml:space="preserve"> Huang, Wenhua Cheng, and Haihao Shen</w:t>
            </w:r>
          </w:p>
        </w:tc>
        <w:tc>
          <w:tcPr>
            <w:tcW w:w="3316" w:type="dxa"/>
          </w:tcPr>
          <w:p w14:paraId="1DA2E99F" w14:textId="4F40FE19" w:rsidR="008C1F55" w:rsidRPr="003C4331" w:rsidRDefault="008C1F55">
            <w:pPr>
              <w:rPr>
                <w:sz w:val="20"/>
                <w:szCs w:val="20"/>
              </w:rPr>
            </w:pPr>
            <w:r w:rsidRPr="003C4331">
              <w:rPr>
                <w:sz w:val="20"/>
                <w:szCs w:val="20"/>
              </w:rPr>
              <w:t xml:space="preserve">Initial document structure, overview </w:t>
            </w:r>
          </w:p>
        </w:tc>
      </w:tr>
      <w:tr w:rsidR="00BE0FF4" w14:paraId="52255CE7" w14:textId="77777777" w:rsidTr="673711E2">
        <w:trPr>
          <w:trHeight w:val="300"/>
        </w:trPr>
        <w:tc>
          <w:tcPr>
            <w:tcW w:w="2388" w:type="dxa"/>
          </w:tcPr>
          <w:p w14:paraId="4A4C588A" w14:textId="77777777" w:rsidR="008C1F55" w:rsidRPr="003C4331" w:rsidRDefault="008C1F55">
            <w:pPr>
              <w:rPr>
                <w:sz w:val="20"/>
                <w:szCs w:val="20"/>
              </w:rPr>
            </w:pPr>
            <w:r w:rsidRPr="003C4331">
              <w:rPr>
                <w:sz w:val="20"/>
                <w:szCs w:val="20"/>
              </w:rPr>
              <w:t>7/22/2025</w:t>
            </w:r>
          </w:p>
        </w:tc>
        <w:tc>
          <w:tcPr>
            <w:tcW w:w="1274" w:type="dxa"/>
          </w:tcPr>
          <w:p w14:paraId="6DED8F54" w14:textId="77777777" w:rsidR="008C1F55" w:rsidRPr="003C4331" w:rsidRDefault="008C1F55">
            <w:pPr>
              <w:rPr>
                <w:sz w:val="20"/>
                <w:szCs w:val="20"/>
              </w:rPr>
            </w:pPr>
            <w:r w:rsidRPr="003C4331">
              <w:rPr>
                <w:sz w:val="20"/>
                <w:szCs w:val="20"/>
              </w:rPr>
              <w:t>0.1.1</w:t>
            </w:r>
          </w:p>
        </w:tc>
        <w:tc>
          <w:tcPr>
            <w:tcW w:w="1652" w:type="dxa"/>
          </w:tcPr>
          <w:p w14:paraId="4DA08A9E" w14:textId="49909956" w:rsidR="008C1F55" w:rsidRPr="003C4331" w:rsidRDefault="008C1F55">
            <w:pPr>
              <w:rPr>
                <w:sz w:val="20"/>
                <w:szCs w:val="20"/>
              </w:rPr>
            </w:pPr>
            <w:r w:rsidRPr="003C4331">
              <w:rPr>
                <w:sz w:val="20"/>
                <w:szCs w:val="20"/>
              </w:rPr>
              <w:t>Tai</w:t>
            </w:r>
            <w:r w:rsidR="00E55DDF">
              <w:rPr>
                <w:rFonts w:eastAsia="DengXian" w:hint="eastAsia"/>
                <w:sz w:val="20"/>
                <w:szCs w:val="20"/>
              </w:rPr>
              <w:t xml:space="preserve"> </w:t>
            </w:r>
            <w:r w:rsidR="00E55DDF" w:rsidRPr="003C4331">
              <w:rPr>
                <w:rFonts w:hint="eastAsia"/>
                <w:sz w:val="20"/>
                <w:szCs w:val="20"/>
              </w:rPr>
              <w:t>Huang</w:t>
            </w:r>
          </w:p>
        </w:tc>
        <w:tc>
          <w:tcPr>
            <w:tcW w:w="3316" w:type="dxa"/>
          </w:tcPr>
          <w:p w14:paraId="22F2A80A" w14:textId="77777777" w:rsidR="008C1F55" w:rsidRPr="003C4331" w:rsidRDefault="008C1F55">
            <w:pPr>
              <w:rPr>
                <w:sz w:val="20"/>
                <w:szCs w:val="20"/>
              </w:rPr>
            </w:pPr>
            <w:r w:rsidRPr="003C4331">
              <w:rPr>
                <w:sz w:val="20"/>
                <w:szCs w:val="20"/>
              </w:rPr>
              <w:t>Correct error in block UE4M3 scale formula</w:t>
            </w:r>
          </w:p>
        </w:tc>
      </w:tr>
      <w:tr w:rsidR="00BE0FF4" w14:paraId="166C1CBC" w14:textId="77777777" w:rsidTr="673711E2">
        <w:trPr>
          <w:trHeight w:val="705"/>
        </w:trPr>
        <w:tc>
          <w:tcPr>
            <w:tcW w:w="2388" w:type="dxa"/>
          </w:tcPr>
          <w:p w14:paraId="7E69D884" w14:textId="77777777" w:rsidR="008C1F55" w:rsidRPr="003C4331" w:rsidRDefault="008C1F55">
            <w:pPr>
              <w:rPr>
                <w:sz w:val="20"/>
                <w:szCs w:val="20"/>
              </w:rPr>
            </w:pPr>
            <w:r w:rsidRPr="003C4331">
              <w:rPr>
                <w:rFonts w:eastAsia="DengXian" w:hint="eastAsia"/>
                <w:sz w:val="20"/>
                <w:szCs w:val="20"/>
              </w:rPr>
              <w:t>7/24</w:t>
            </w:r>
            <w:r>
              <w:rPr>
                <w:rFonts w:eastAsia="DengXian" w:hint="eastAsia"/>
                <w:sz w:val="20"/>
                <w:szCs w:val="20"/>
              </w:rPr>
              <w:t>/2025</w:t>
            </w:r>
          </w:p>
        </w:tc>
        <w:tc>
          <w:tcPr>
            <w:tcW w:w="1274" w:type="dxa"/>
          </w:tcPr>
          <w:p w14:paraId="3DA42E8C" w14:textId="77777777" w:rsidR="008C1F55" w:rsidRPr="003C4331" w:rsidRDefault="008C1F55">
            <w:pPr>
              <w:rPr>
                <w:sz w:val="20"/>
                <w:szCs w:val="20"/>
              </w:rPr>
            </w:pPr>
            <w:r w:rsidRPr="003C4331">
              <w:rPr>
                <w:rFonts w:eastAsia="DengXian" w:hint="eastAsia"/>
                <w:sz w:val="20"/>
                <w:szCs w:val="20"/>
              </w:rPr>
              <w:t>0.2</w:t>
            </w:r>
          </w:p>
        </w:tc>
        <w:tc>
          <w:tcPr>
            <w:tcW w:w="1652" w:type="dxa"/>
          </w:tcPr>
          <w:p w14:paraId="5E9A8E98" w14:textId="6F4312E7" w:rsidR="008C1F55" w:rsidRPr="003C4331" w:rsidRDefault="008C1F55">
            <w:pPr>
              <w:rPr>
                <w:rFonts w:eastAsia="DengXian"/>
                <w:sz w:val="20"/>
                <w:szCs w:val="20"/>
              </w:rPr>
            </w:pPr>
            <w:r w:rsidRPr="003C4331">
              <w:rPr>
                <w:rFonts w:eastAsia="DengXian" w:hint="eastAsia"/>
                <w:sz w:val="20"/>
                <w:szCs w:val="20"/>
              </w:rPr>
              <w:t>Mengni</w:t>
            </w:r>
            <w:r w:rsidR="00E55DDF">
              <w:rPr>
                <w:rFonts w:eastAsia="DengXian" w:hint="eastAsia"/>
                <w:sz w:val="20"/>
                <w:szCs w:val="20"/>
              </w:rPr>
              <w:t xml:space="preserve"> Wang</w:t>
            </w:r>
            <w:r w:rsidRPr="003C4331">
              <w:rPr>
                <w:rFonts w:eastAsia="DengXian" w:hint="eastAsia"/>
                <w:sz w:val="20"/>
                <w:szCs w:val="20"/>
              </w:rPr>
              <w:t xml:space="preserve">, </w:t>
            </w:r>
            <w:r w:rsidR="00E55DDF">
              <w:rPr>
                <w:rFonts w:eastAsia="DengXian" w:hint="eastAsia"/>
                <w:sz w:val="20"/>
                <w:szCs w:val="20"/>
              </w:rPr>
              <w:t xml:space="preserve">and Tai </w:t>
            </w:r>
            <w:r w:rsidRPr="003C4331">
              <w:rPr>
                <w:rFonts w:eastAsia="DengXian" w:hint="eastAsia"/>
                <w:sz w:val="20"/>
                <w:szCs w:val="20"/>
              </w:rPr>
              <w:t>Huang</w:t>
            </w:r>
          </w:p>
        </w:tc>
        <w:tc>
          <w:tcPr>
            <w:tcW w:w="3316" w:type="dxa"/>
          </w:tcPr>
          <w:p w14:paraId="6A5D3FF9" w14:textId="77777777" w:rsidR="008C1F55" w:rsidRPr="00AC5C38" w:rsidRDefault="008C1F55">
            <w:pPr>
              <w:rPr>
                <w:rFonts w:eastAsia="DengXian"/>
                <w:sz w:val="20"/>
                <w:szCs w:val="20"/>
              </w:rPr>
            </w:pPr>
            <w:r w:rsidRPr="001D391D">
              <w:rPr>
                <w:rFonts w:eastAsia="DengXian" w:hint="eastAsia"/>
                <w:sz w:val="20"/>
                <w:szCs w:val="20"/>
              </w:rPr>
              <w:t>Add</w:t>
            </w:r>
            <w:r>
              <w:rPr>
                <w:rFonts w:eastAsia="DengXian" w:hint="eastAsia"/>
                <w:sz w:val="20"/>
                <w:szCs w:val="20"/>
              </w:rPr>
              <w:t xml:space="preserve"> SDPA work</w:t>
            </w:r>
            <w:r>
              <w:rPr>
                <w:rFonts w:eastAsia="DengXian"/>
                <w:sz w:val="20"/>
                <w:szCs w:val="20"/>
              </w:rPr>
              <w:t>flow</w:t>
            </w:r>
            <w:r>
              <w:rPr>
                <w:rFonts w:eastAsia="DengXian" w:hint="eastAsia"/>
                <w:sz w:val="20"/>
                <w:szCs w:val="20"/>
              </w:rPr>
              <w:t xml:space="preserve">, low precision data type </w:t>
            </w:r>
            <w:r>
              <w:rPr>
                <w:rFonts w:eastAsia="DengXian"/>
                <w:sz w:val="20"/>
                <w:szCs w:val="20"/>
              </w:rPr>
              <w:t>recommend</w:t>
            </w:r>
            <w:r>
              <w:rPr>
                <w:rFonts w:eastAsia="DengXian" w:hint="eastAsia"/>
                <w:sz w:val="20"/>
                <w:szCs w:val="20"/>
              </w:rPr>
              <w:t xml:space="preserve"> table. </w:t>
            </w:r>
            <w:r>
              <w:rPr>
                <w:rFonts w:eastAsia="DengXian"/>
                <w:sz w:val="20"/>
                <w:szCs w:val="20"/>
              </w:rPr>
              <w:t>U</w:t>
            </w:r>
            <w:r>
              <w:rPr>
                <w:rFonts w:eastAsia="DengXian" w:hint="eastAsia"/>
                <w:sz w:val="20"/>
                <w:szCs w:val="20"/>
              </w:rPr>
              <w:t xml:space="preserve">pdate </w:t>
            </w:r>
            <w:r>
              <w:rPr>
                <w:rFonts w:eastAsia="DengXian"/>
                <w:sz w:val="20"/>
                <w:szCs w:val="20"/>
              </w:rPr>
              <w:t>L</w:t>
            </w:r>
            <w:r>
              <w:rPr>
                <w:rFonts w:eastAsia="DengXian" w:hint="eastAsia"/>
                <w:sz w:val="20"/>
                <w:szCs w:val="20"/>
              </w:rPr>
              <w:t>lama3.1 70B model recipe with acc result</w:t>
            </w:r>
          </w:p>
        </w:tc>
      </w:tr>
      <w:tr w:rsidR="00BE0FF4" w14:paraId="73BCE7D8" w14:textId="77777777" w:rsidTr="673711E2">
        <w:trPr>
          <w:trHeight w:val="300"/>
        </w:trPr>
        <w:tc>
          <w:tcPr>
            <w:tcW w:w="2388" w:type="dxa"/>
          </w:tcPr>
          <w:p w14:paraId="710E5E1F" w14:textId="735E6164" w:rsidR="006D0178" w:rsidRPr="003C4331" w:rsidRDefault="006D0178">
            <w:pPr>
              <w:rPr>
                <w:rFonts w:eastAsia="DengXian"/>
                <w:sz w:val="20"/>
                <w:szCs w:val="20"/>
              </w:rPr>
            </w:pPr>
            <w:r>
              <w:rPr>
                <w:rFonts w:eastAsia="DengXian" w:hint="eastAsia"/>
                <w:sz w:val="20"/>
                <w:szCs w:val="20"/>
              </w:rPr>
              <w:t>7/25/2025</w:t>
            </w:r>
          </w:p>
        </w:tc>
        <w:tc>
          <w:tcPr>
            <w:tcW w:w="1274" w:type="dxa"/>
          </w:tcPr>
          <w:p w14:paraId="4F3DD1C2" w14:textId="4DA33D15" w:rsidR="006D0178" w:rsidRPr="003C4331" w:rsidRDefault="006D0178">
            <w:pPr>
              <w:rPr>
                <w:rFonts w:eastAsia="DengXian"/>
                <w:sz w:val="20"/>
                <w:szCs w:val="20"/>
              </w:rPr>
            </w:pPr>
            <w:r>
              <w:rPr>
                <w:rFonts w:eastAsia="DengXian" w:hint="eastAsia"/>
                <w:sz w:val="20"/>
                <w:szCs w:val="20"/>
              </w:rPr>
              <w:t>0.3</w:t>
            </w:r>
          </w:p>
        </w:tc>
        <w:tc>
          <w:tcPr>
            <w:tcW w:w="1652" w:type="dxa"/>
          </w:tcPr>
          <w:p w14:paraId="11A4DB1E" w14:textId="0388A802" w:rsidR="006D0178" w:rsidRPr="003C4331" w:rsidRDefault="00E55DDF">
            <w:pPr>
              <w:rPr>
                <w:rFonts w:eastAsia="DengXian"/>
                <w:sz w:val="20"/>
                <w:szCs w:val="20"/>
              </w:rPr>
            </w:pPr>
            <w:r>
              <w:rPr>
                <w:rFonts w:eastAsia="DengXian" w:hint="eastAsia"/>
                <w:sz w:val="20"/>
                <w:szCs w:val="20"/>
              </w:rPr>
              <w:t>Haihao Shen</w:t>
            </w:r>
          </w:p>
        </w:tc>
        <w:tc>
          <w:tcPr>
            <w:tcW w:w="3316" w:type="dxa"/>
          </w:tcPr>
          <w:p w14:paraId="7C76C6FE" w14:textId="2DF6EF17" w:rsidR="006D0178" w:rsidRPr="001D391D" w:rsidRDefault="00D179A0">
            <w:pPr>
              <w:rPr>
                <w:rFonts w:eastAsia="DengXian"/>
                <w:sz w:val="20"/>
                <w:szCs w:val="20"/>
              </w:rPr>
            </w:pPr>
            <w:r>
              <w:rPr>
                <w:rFonts w:eastAsia="DengXian" w:hint="eastAsia"/>
                <w:sz w:val="20"/>
                <w:szCs w:val="20"/>
              </w:rPr>
              <w:t xml:space="preserve">Add scale format, refine the recipe document, move SDPA to </w:t>
            </w:r>
            <w:r w:rsidR="00140F9D">
              <w:rPr>
                <w:rFonts w:eastAsia="DengXian" w:hint="eastAsia"/>
                <w:sz w:val="20"/>
                <w:szCs w:val="20"/>
              </w:rPr>
              <w:t>other recipe</w:t>
            </w:r>
            <w:r w:rsidR="00F9185A">
              <w:rPr>
                <w:rFonts w:eastAsia="DengXian" w:hint="eastAsia"/>
                <w:sz w:val="20"/>
                <w:szCs w:val="20"/>
              </w:rPr>
              <w:t xml:space="preserve"> section, </w:t>
            </w:r>
            <w:r w:rsidR="00F5277A">
              <w:rPr>
                <w:rFonts w:eastAsia="DengXian" w:hint="eastAsia"/>
                <w:sz w:val="20"/>
                <w:szCs w:val="20"/>
              </w:rPr>
              <w:t xml:space="preserve">and </w:t>
            </w:r>
            <w:r w:rsidR="00576750">
              <w:rPr>
                <w:rFonts w:eastAsia="DengXian" w:hint="eastAsia"/>
                <w:sz w:val="20"/>
                <w:szCs w:val="20"/>
              </w:rPr>
              <w:t>un</w:t>
            </w:r>
            <w:r w:rsidR="00F5277A">
              <w:rPr>
                <w:rFonts w:eastAsia="DengXian" w:hint="eastAsia"/>
                <w:sz w:val="20"/>
                <w:szCs w:val="20"/>
              </w:rPr>
              <w:t xml:space="preserve">ify the term of scale format </w:t>
            </w:r>
          </w:p>
        </w:tc>
      </w:tr>
      <w:tr w:rsidR="00BE0FF4" w14:paraId="17DE4011" w14:textId="77777777" w:rsidTr="673711E2">
        <w:trPr>
          <w:trHeight w:val="300"/>
        </w:trPr>
        <w:tc>
          <w:tcPr>
            <w:tcW w:w="2388" w:type="dxa"/>
          </w:tcPr>
          <w:p w14:paraId="2F6F72EE" w14:textId="64FF9A89" w:rsidR="5D9B4CD8" w:rsidRDefault="5D9B4CD8" w:rsidP="727776C1">
            <w:pPr>
              <w:rPr>
                <w:rFonts w:eastAsia="DengXian"/>
                <w:sz w:val="20"/>
                <w:szCs w:val="20"/>
              </w:rPr>
            </w:pPr>
            <w:r w:rsidRPr="727776C1">
              <w:rPr>
                <w:rFonts w:eastAsia="DengXian"/>
                <w:sz w:val="20"/>
                <w:szCs w:val="20"/>
              </w:rPr>
              <w:t>7/28/2025</w:t>
            </w:r>
          </w:p>
        </w:tc>
        <w:tc>
          <w:tcPr>
            <w:tcW w:w="1274" w:type="dxa"/>
          </w:tcPr>
          <w:p w14:paraId="4C20407D" w14:textId="33F9ECC6" w:rsidR="5D9B4CD8" w:rsidRDefault="5D9B4CD8" w:rsidP="727776C1">
            <w:pPr>
              <w:rPr>
                <w:rFonts w:eastAsia="DengXian"/>
                <w:sz w:val="20"/>
                <w:szCs w:val="20"/>
              </w:rPr>
            </w:pPr>
            <w:r w:rsidRPr="727776C1">
              <w:rPr>
                <w:rFonts w:eastAsia="DengXian"/>
                <w:sz w:val="20"/>
                <w:szCs w:val="20"/>
              </w:rPr>
              <w:t>0.4</w:t>
            </w:r>
          </w:p>
        </w:tc>
        <w:tc>
          <w:tcPr>
            <w:tcW w:w="1652" w:type="dxa"/>
          </w:tcPr>
          <w:p w14:paraId="3021B209" w14:textId="15399E4E" w:rsidR="5D9B4CD8" w:rsidRDefault="5D9B4CD8" w:rsidP="727776C1">
            <w:pPr>
              <w:rPr>
                <w:rFonts w:eastAsia="DengXian"/>
                <w:sz w:val="20"/>
                <w:szCs w:val="20"/>
              </w:rPr>
            </w:pPr>
            <w:r w:rsidRPr="727776C1">
              <w:rPr>
                <w:rFonts w:eastAsia="DengXian"/>
                <w:sz w:val="20"/>
                <w:szCs w:val="20"/>
              </w:rPr>
              <w:t>Yi Liu, Weiwei Zhang</w:t>
            </w:r>
          </w:p>
        </w:tc>
        <w:tc>
          <w:tcPr>
            <w:tcW w:w="3316" w:type="dxa"/>
          </w:tcPr>
          <w:p w14:paraId="590250B7" w14:textId="3DB7F89F" w:rsidR="190F29EC" w:rsidRDefault="190F29EC" w:rsidP="727776C1">
            <w:pPr>
              <w:rPr>
                <w:rFonts w:eastAsia="DengXian"/>
                <w:sz w:val="20"/>
                <w:szCs w:val="20"/>
              </w:rPr>
            </w:pPr>
            <w:r w:rsidRPr="727776C1">
              <w:rPr>
                <w:rFonts w:eastAsia="DengXian"/>
                <w:sz w:val="20"/>
                <w:szCs w:val="20"/>
              </w:rPr>
              <w:t>Updat</w:t>
            </w:r>
            <w:r w:rsidR="5D9B4CD8" w:rsidRPr="727776C1">
              <w:rPr>
                <w:rFonts w:eastAsia="DengXian"/>
                <w:sz w:val="20"/>
                <w:szCs w:val="20"/>
              </w:rPr>
              <w:t xml:space="preserve">ed the NVFP4 </w:t>
            </w:r>
            <w:r w:rsidR="18D07AA6" w:rsidRPr="727776C1">
              <w:rPr>
                <w:rFonts w:eastAsia="DengXian"/>
                <w:sz w:val="20"/>
                <w:szCs w:val="20"/>
              </w:rPr>
              <w:t xml:space="preserve">results </w:t>
            </w:r>
            <w:r w:rsidR="6A8130DA" w:rsidRPr="727776C1">
              <w:rPr>
                <w:rFonts w:eastAsia="DengXian"/>
                <w:sz w:val="20"/>
                <w:szCs w:val="20"/>
              </w:rPr>
              <w:t>for DeepSeek</w:t>
            </w:r>
          </w:p>
        </w:tc>
      </w:tr>
      <w:tr w:rsidR="00BE0FF4" w14:paraId="41E42AAD" w14:textId="77777777" w:rsidTr="673711E2">
        <w:trPr>
          <w:trHeight w:val="300"/>
        </w:trPr>
        <w:tc>
          <w:tcPr>
            <w:tcW w:w="2388" w:type="dxa"/>
          </w:tcPr>
          <w:p w14:paraId="29A135DB" w14:textId="3F8F2717" w:rsidR="54D1BFED" w:rsidRDefault="54D1BFED" w:rsidP="20CD090D">
            <w:pPr>
              <w:rPr>
                <w:rFonts w:eastAsia="DengXian"/>
                <w:sz w:val="20"/>
                <w:szCs w:val="20"/>
              </w:rPr>
            </w:pPr>
            <w:r w:rsidRPr="20CD090D">
              <w:rPr>
                <w:rFonts w:eastAsia="DengXian"/>
                <w:sz w:val="20"/>
                <w:szCs w:val="20"/>
              </w:rPr>
              <w:t>7/29/2025</w:t>
            </w:r>
          </w:p>
        </w:tc>
        <w:tc>
          <w:tcPr>
            <w:tcW w:w="1274" w:type="dxa"/>
          </w:tcPr>
          <w:p w14:paraId="31AE4A65" w14:textId="43288372" w:rsidR="54D1BFED" w:rsidRDefault="54D1BFED" w:rsidP="20CD090D">
            <w:pPr>
              <w:rPr>
                <w:rFonts w:eastAsia="DengXian"/>
                <w:sz w:val="20"/>
                <w:szCs w:val="20"/>
              </w:rPr>
            </w:pPr>
            <w:r w:rsidRPr="20CD090D">
              <w:rPr>
                <w:rFonts w:eastAsia="DengXian"/>
                <w:sz w:val="20"/>
                <w:szCs w:val="20"/>
              </w:rPr>
              <w:t>0.</w:t>
            </w:r>
            <w:r w:rsidR="007A444D">
              <w:rPr>
                <w:rFonts w:eastAsia="DengXian"/>
                <w:sz w:val="20"/>
                <w:szCs w:val="20"/>
              </w:rPr>
              <w:t>4.1</w:t>
            </w:r>
          </w:p>
        </w:tc>
        <w:tc>
          <w:tcPr>
            <w:tcW w:w="1652" w:type="dxa"/>
          </w:tcPr>
          <w:p w14:paraId="481492F4" w14:textId="0840F86B" w:rsidR="54D1BFED" w:rsidRDefault="54D1BFED" w:rsidP="20CD090D">
            <w:pPr>
              <w:rPr>
                <w:rFonts w:eastAsia="DengXian"/>
                <w:sz w:val="20"/>
                <w:szCs w:val="20"/>
              </w:rPr>
            </w:pPr>
            <w:r w:rsidRPr="20CD090D">
              <w:rPr>
                <w:rFonts w:eastAsia="DengXian"/>
                <w:sz w:val="20"/>
                <w:szCs w:val="20"/>
              </w:rPr>
              <w:t xml:space="preserve">Yi Liu, Tai </w:t>
            </w:r>
            <w:r w:rsidRPr="1F06339F">
              <w:rPr>
                <w:rFonts w:eastAsia="DengXian"/>
                <w:sz w:val="20"/>
                <w:szCs w:val="20"/>
              </w:rPr>
              <w:t>Huang</w:t>
            </w:r>
          </w:p>
        </w:tc>
        <w:tc>
          <w:tcPr>
            <w:tcW w:w="3316" w:type="dxa"/>
          </w:tcPr>
          <w:p w14:paraId="67762F46" w14:textId="21F939C2" w:rsidR="00B04100" w:rsidRDefault="54D1BFED" w:rsidP="20CD090D">
            <w:pPr>
              <w:rPr>
                <w:rFonts w:eastAsia="DengXian"/>
                <w:sz w:val="20"/>
                <w:szCs w:val="20"/>
              </w:rPr>
            </w:pPr>
            <w:r w:rsidRPr="1F06339F">
              <w:rPr>
                <w:rFonts w:eastAsia="DengXian"/>
                <w:sz w:val="20"/>
                <w:szCs w:val="20"/>
              </w:rPr>
              <w:t xml:space="preserve">Added the rounding method and updated the </w:t>
            </w:r>
            <w:r w:rsidRPr="423A3106">
              <w:rPr>
                <w:rFonts w:eastAsia="DengXian"/>
                <w:sz w:val="20"/>
                <w:szCs w:val="20"/>
              </w:rPr>
              <w:t>NVFP4 formula</w:t>
            </w:r>
          </w:p>
        </w:tc>
      </w:tr>
      <w:tr w:rsidR="00BE0FF4" w14:paraId="5A51C23E" w14:textId="77777777" w:rsidTr="673711E2">
        <w:trPr>
          <w:trHeight w:val="300"/>
        </w:trPr>
        <w:tc>
          <w:tcPr>
            <w:tcW w:w="2388" w:type="dxa"/>
          </w:tcPr>
          <w:p w14:paraId="6C9AA74D" w14:textId="06A7C08E" w:rsidR="00B04100" w:rsidRPr="20CD090D" w:rsidRDefault="00B04100" w:rsidP="20CD090D">
            <w:pPr>
              <w:rPr>
                <w:rFonts w:eastAsia="DengXian"/>
                <w:sz w:val="20"/>
                <w:szCs w:val="20"/>
              </w:rPr>
            </w:pPr>
            <w:r>
              <w:rPr>
                <w:rFonts w:eastAsia="DengXian" w:hint="eastAsia"/>
                <w:sz w:val="20"/>
                <w:szCs w:val="20"/>
              </w:rPr>
              <w:t>8/5/2025</w:t>
            </w:r>
          </w:p>
        </w:tc>
        <w:tc>
          <w:tcPr>
            <w:tcW w:w="1274" w:type="dxa"/>
          </w:tcPr>
          <w:p w14:paraId="0411218C" w14:textId="1A066A81" w:rsidR="00B04100" w:rsidRPr="20CD090D" w:rsidRDefault="00B04100" w:rsidP="20CD090D">
            <w:pPr>
              <w:rPr>
                <w:rFonts w:eastAsia="DengXian"/>
                <w:sz w:val="20"/>
                <w:szCs w:val="20"/>
              </w:rPr>
            </w:pPr>
            <w:r>
              <w:rPr>
                <w:rFonts w:eastAsia="DengXian" w:hint="eastAsia"/>
                <w:sz w:val="20"/>
                <w:szCs w:val="20"/>
              </w:rPr>
              <w:t>0.4.2</w:t>
            </w:r>
          </w:p>
        </w:tc>
        <w:tc>
          <w:tcPr>
            <w:tcW w:w="1652" w:type="dxa"/>
          </w:tcPr>
          <w:p w14:paraId="2040B2FB" w14:textId="1F1D96C0" w:rsidR="00B04100" w:rsidRPr="20CD090D" w:rsidRDefault="00B04100" w:rsidP="20CD090D">
            <w:pPr>
              <w:rPr>
                <w:rFonts w:eastAsia="DengXian"/>
                <w:sz w:val="20"/>
                <w:szCs w:val="20"/>
              </w:rPr>
            </w:pPr>
            <w:r>
              <w:rPr>
                <w:rFonts w:eastAsia="DengXian" w:hint="eastAsia"/>
                <w:sz w:val="20"/>
                <w:szCs w:val="20"/>
              </w:rPr>
              <w:t>Haihao Shen</w:t>
            </w:r>
            <w:r w:rsidR="002F1EDA">
              <w:rPr>
                <w:rFonts w:eastAsia="DengXian" w:hint="eastAsia"/>
                <w:sz w:val="20"/>
                <w:szCs w:val="20"/>
              </w:rPr>
              <w:t>, Tai Huang</w:t>
            </w:r>
          </w:p>
        </w:tc>
        <w:tc>
          <w:tcPr>
            <w:tcW w:w="3316" w:type="dxa"/>
          </w:tcPr>
          <w:p w14:paraId="6D1F06B8" w14:textId="6DD75B27" w:rsidR="00B04100" w:rsidRPr="1F06339F" w:rsidRDefault="00B04100" w:rsidP="20CD090D">
            <w:pPr>
              <w:rPr>
                <w:rFonts w:eastAsia="DengXian"/>
                <w:sz w:val="20"/>
                <w:szCs w:val="20"/>
              </w:rPr>
            </w:pPr>
            <w:r>
              <w:rPr>
                <w:rFonts w:eastAsia="DengXian" w:hint="eastAsia"/>
                <w:sz w:val="20"/>
                <w:szCs w:val="20"/>
              </w:rPr>
              <w:t xml:space="preserve">Add overall status for </w:t>
            </w:r>
            <w:r w:rsidR="001F6A1C">
              <w:rPr>
                <w:rFonts w:eastAsia="DengXian" w:hint="eastAsia"/>
                <w:sz w:val="20"/>
                <w:szCs w:val="20"/>
              </w:rPr>
              <w:t>recipe readiness</w:t>
            </w:r>
          </w:p>
        </w:tc>
      </w:tr>
      <w:tr w:rsidR="00BE0FF4" w14:paraId="4FBFD46A" w14:textId="77777777" w:rsidTr="673711E2">
        <w:trPr>
          <w:trHeight w:val="300"/>
        </w:trPr>
        <w:tc>
          <w:tcPr>
            <w:tcW w:w="2388" w:type="dxa"/>
          </w:tcPr>
          <w:p w14:paraId="5824FF87" w14:textId="71072E2B" w:rsidR="002E7D17" w:rsidRDefault="002E7D17" w:rsidP="20CD090D">
            <w:pPr>
              <w:rPr>
                <w:rFonts w:eastAsia="DengXian"/>
                <w:sz w:val="20"/>
                <w:szCs w:val="20"/>
              </w:rPr>
            </w:pPr>
            <w:r>
              <w:rPr>
                <w:rFonts w:eastAsia="DengXian" w:hint="eastAsia"/>
                <w:sz w:val="20"/>
                <w:szCs w:val="20"/>
              </w:rPr>
              <w:t>8/8/2025</w:t>
            </w:r>
          </w:p>
        </w:tc>
        <w:tc>
          <w:tcPr>
            <w:tcW w:w="1274" w:type="dxa"/>
          </w:tcPr>
          <w:p w14:paraId="1E6BB27D" w14:textId="2961330D" w:rsidR="002E7D17" w:rsidRDefault="009E2D80" w:rsidP="20CD090D">
            <w:pPr>
              <w:rPr>
                <w:rFonts w:eastAsia="DengXian"/>
                <w:sz w:val="20"/>
                <w:szCs w:val="20"/>
              </w:rPr>
            </w:pPr>
            <w:r>
              <w:rPr>
                <w:rFonts w:eastAsia="DengXian" w:hint="eastAsia"/>
                <w:sz w:val="20"/>
                <w:szCs w:val="20"/>
              </w:rPr>
              <w:t>0.5</w:t>
            </w:r>
          </w:p>
        </w:tc>
        <w:tc>
          <w:tcPr>
            <w:tcW w:w="1652" w:type="dxa"/>
          </w:tcPr>
          <w:p w14:paraId="24AB3416" w14:textId="0BC64F20" w:rsidR="002E7D17" w:rsidRDefault="00891CD2" w:rsidP="20CD090D">
            <w:pPr>
              <w:rPr>
                <w:rFonts w:eastAsia="DengXian"/>
                <w:sz w:val="20"/>
                <w:szCs w:val="20"/>
              </w:rPr>
            </w:pPr>
            <w:r>
              <w:rPr>
                <w:rFonts w:eastAsia="DengXian" w:hint="eastAsia"/>
                <w:sz w:val="20"/>
                <w:szCs w:val="20"/>
              </w:rPr>
              <w:t>Mengni Wang</w:t>
            </w:r>
          </w:p>
        </w:tc>
        <w:tc>
          <w:tcPr>
            <w:tcW w:w="3316" w:type="dxa"/>
          </w:tcPr>
          <w:p w14:paraId="56F9FF31" w14:textId="742CD440" w:rsidR="002E7D17" w:rsidRDefault="00891CD2" w:rsidP="20CD090D">
            <w:pPr>
              <w:rPr>
                <w:rFonts w:eastAsia="DengXian"/>
                <w:sz w:val="20"/>
                <w:szCs w:val="20"/>
              </w:rPr>
            </w:pPr>
            <w:r w:rsidRPr="69877E34">
              <w:rPr>
                <w:rFonts w:eastAsia="DengXian"/>
                <w:sz w:val="20"/>
                <w:szCs w:val="20"/>
              </w:rPr>
              <w:t>Add recipes for Llama4 Scout and Flux</w:t>
            </w:r>
          </w:p>
        </w:tc>
      </w:tr>
      <w:tr w:rsidR="00BE0FF4" w14:paraId="23218056" w14:textId="77777777" w:rsidTr="673711E2">
        <w:trPr>
          <w:trHeight w:val="300"/>
        </w:trPr>
        <w:tc>
          <w:tcPr>
            <w:tcW w:w="2388" w:type="dxa"/>
          </w:tcPr>
          <w:p w14:paraId="5CB513B2" w14:textId="3799BA6C" w:rsidR="1D66C831" w:rsidRDefault="1D66C831" w:rsidP="69877E34">
            <w:pPr>
              <w:rPr>
                <w:rFonts w:ascii="Aptos" w:eastAsia="Aptos" w:hAnsi="Aptos" w:cs="Aptos"/>
                <w:color w:val="000000" w:themeColor="text1"/>
                <w:sz w:val="20"/>
                <w:szCs w:val="20"/>
              </w:rPr>
            </w:pPr>
            <w:r w:rsidRPr="69877E34">
              <w:rPr>
                <w:rFonts w:ascii="Aptos" w:eastAsia="Aptos" w:hAnsi="Aptos" w:cs="Aptos"/>
                <w:color w:val="000000" w:themeColor="text1"/>
                <w:sz w:val="20"/>
                <w:szCs w:val="20"/>
              </w:rPr>
              <w:t>8/13/2025</w:t>
            </w:r>
          </w:p>
        </w:tc>
        <w:tc>
          <w:tcPr>
            <w:tcW w:w="1274" w:type="dxa"/>
          </w:tcPr>
          <w:p w14:paraId="1E0353FA" w14:textId="62DA669A" w:rsidR="69877E34" w:rsidRDefault="05519A73" w:rsidP="012470DC">
            <w:pPr>
              <w:rPr>
                <w:rFonts w:ascii="Aptos" w:eastAsia="Aptos" w:hAnsi="Aptos" w:cs="Aptos"/>
                <w:color w:val="000000" w:themeColor="text1"/>
                <w:sz w:val="20"/>
                <w:szCs w:val="20"/>
              </w:rPr>
            </w:pPr>
            <w:r w:rsidRPr="012470DC">
              <w:rPr>
                <w:rFonts w:ascii="Aptos" w:eastAsia="Aptos" w:hAnsi="Aptos" w:cs="Aptos"/>
                <w:color w:val="000000" w:themeColor="text1"/>
                <w:sz w:val="20"/>
                <w:szCs w:val="20"/>
              </w:rPr>
              <w:t>0.</w:t>
            </w:r>
            <w:r w:rsidR="03A28500" w:rsidRPr="012470DC">
              <w:rPr>
                <w:rFonts w:ascii="Aptos" w:eastAsia="Aptos" w:hAnsi="Aptos" w:cs="Aptos"/>
                <w:color w:val="000000" w:themeColor="text1"/>
                <w:sz w:val="20"/>
                <w:szCs w:val="20"/>
              </w:rPr>
              <w:t>5</w:t>
            </w:r>
            <w:r w:rsidRPr="012470DC">
              <w:rPr>
                <w:rFonts w:ascii="Aptos" w:eastAsia="Aptos" w:hAnsi="Aptos" w:cs="Aptos"/>
                <w:color w:val="000000" w:themeColor="text1"/>
                <w:sz w:val="20"/>
                <w:szCs w:val="20"/>
              </w:rPr>
              <w:t>.</w:t>
            </w:r>
            <w:r w:rsidR="290173B7" w:rsidRPr="012470DC">
              <w:rPr>
                <w:rFonts w:ascii="Aptos" w:eastAsia="Aptos" w:hAnsi="Aptos" w:cs="Aptos"/>
                <w:color w:val="000000" w:themeColor="text1"/>
                <w:sz w:val="20"/>
                <w:szCs w:val="20"/>
              </w:rPr>
              <w:t>1</w:t>
            </w:r>
          </w:p>
        </w:tc>
        <w:tc>
          <w:tcPr>
            <w:tcW w:w="1652" w:type="dxa"/>
          </w:tcPr>
          <w:p w14:paraId="17FEF80E" w14:textId="3A63AC87" w:rsidR="69877E34" w:rsidRDefault="05519A73" w:rsidP="012470DC">
            <w:pPr>
              <w:rPr>
                <w:rFonts w:ascii="Aptos" w:eastAsia="Aptos" w:hAnsi="Aptos" w:cs="Aptos"/>
                <w:color w:val="000000" w:themeColor="text1"/>
                <w:sz w:val="20"/>
                <w:szCs w:val="20"/>
              </w:rPr>
            </w:pPr>
            <w:r w:rsidRPr="012470DC">
              <w:rPr>
                <w:rFonts w:ascii="Aptos" w:eastAsia="Aptos" w:hAnsi="Aptos" w:cs="Aptos"/>
                <w:color w:val="000000" w:themeColor="text1"/>
                <w:sz w:val="20"/>
                <w:szCs w:val="20"/>
              </w:rPr>
              <w:t>Yi Liu, Weiwei Zhang</w:t>
            </w:r>
          </w:p>
        </w:tc>
        <w:tc>
          <w:tcPr>
            <w:tcW w:w="3316" w:type="dxa"/>
          </w:tcPr>
          <w:p w14:paraId="581576E8" w14:textId="3ECD8A67" w:rsidR="69877E34" w:rsidRDefault="05519A73" w:rsidP="012470DC">
            <w:pPr>
              <w:rPr>
                <w:rFonts w:ascii="Aptos" w:eastAsia="Aptos" w:hAnsi="Aptos" w:cs="Aptos"/>
                <w:color w:val="000000" w:themeColor="text1"/>
                <w:sz w:val="20"/>
                <w:szCs w:val="20"/>
              </w:rPr>
            </w:pPr>
            <w:r w:rsidRPr="012470DC">
              <w:rPr>
                <w:rFonts w:ascii="Aptos" w:eastAsia="Aptos" w:hAnsi="Aptos" w:cs="Aptos"/>
                <w:color w:val="000000" w:themeColor="text1"/>
                <w:sz w:val="20"/>
                <w:szCs w:val="20"/>
              </w:rPr>
              <w:t>Updated the NVFP4 recipe, reference, and test results for DeepSeek</w:t>
            </w:r>
          </w:p>
        </w:tc>
      </w:tr>
      <w:tr w:rsidR="00BE0FF4" w14:paraId="5B6F14D1" w14:textId="77777777" w:rsidTr="673711E2">
        <w:trPr>
          <w:trHeight w:val="300"/>
        </w:trPr>
        <w:tc>
          <w:tcPr>
            <w:tcW w:w="2388" w:type="dxa"/>
          </w:tcPr>
          <w:p w14:paraId="41D1B71E" w14:textId="62F64352" w:rsidR="062BB030" w:rsidRDefault="062BB030" w:rsidP="062BB030">
            <w:pPr>
              <w:rPr>
                <w:rFonts w:ascii="Aptos" w:eastAsia="Aptos" w:hAnsi="Aptos" w:cs="Aptos"/>
                <w:color w:val="000000" w:themeColor="text1"/>
                <w:sz w:val="20"/>
                <w:szCs w:val="20"/>
              </w:rPr>
            </w:pPr>
            <w:r w:rsidRPr="062BB030">
              <w:rPr>
                <w:rFonts w:ascii="Aptos" w:eastAsia="Aptos" w:hAnsi="Aptos" w:cs="Aptos"/>
                <w:color w:val="000000" w:themeColor="text1"/>
                <w:sz w:val="20"/>
                <w:szCs w:val="20"/>
              </w:rPr>
              <w:t>8/16/2025</w:t>
            </w:r>
          </w:p>
        </w:tc>
        <w:tc>
          <w:tcPr>
            <w:tcW w:w="1274" w:type="dxa"/>
          </w:tcPr>
          <w:p w14:paraId="0F6E154F" w14:textId="417EC4AE" w:rsidR="062BB030" w:rsidRDefault="062BB030" w:rsidP="062BB030">
            <w:pPr>
              <w:rPr>
                <w:rFonts w:ascii="Aptos" w:eastAsia="Aptos" w:hAnsi="Aptos" w:cs="Aptos"/>
                <w:color w:val="000000" w:themeColor="text1"/>
                <w:sz w:val="20"/>
                <w:szCs w:val="20"/>
              </w:rPr>
            </w:pPr>
            <w:r w:rsidRPr="062BB030">
              <w:rPr>
                <w:rFonts w:ascii="Aptos" w:eastAsia="Aptos" w:hAnsi="Aptos" w:cs="Aptos"/>
                <w:color w:val="000000" w:themeColor="text1"/>
                <w:sz w:val="20"/>
                <w:szCs w:val="20"/>
              </w:rPr>
              <w:t>0.5.2</w:t>
            </w:r>
          </w:p>
        </w:tc>
        <w:tc>
          <w:tcPr>
            <w:tcW w:w="1652" w:type="dxa"/>
          </w:tcPr>
          <w:p w14:paraId="39CA7DCC" w14:textId="5F8B6565" w:rsidR="062BB030" w:rsidRDefault="062BB030" w:rsidP="062BB030">
            <w:pPr>
              <w:rPr>
                <w:rFonts w:ascii="Aptos" w:eastAsia="Aptos" w:hAnsi="Aptos" w:cs="Aptos"/>
                <w:color w:val="000000" w:themeColor="text1"/>
                <w:sz w:val="20"/>
                <w:szCs w:val="20"/>
              </w:rPr>
            </w:pPr>
            <w:r w:rsidRPr="062BB030">
              <w:rPr>
                <w:rFonts w:ascii="Aptos" w:eastAsia="Aptos" w:hAnsi="Aptos" w:cs="Aptos"/>
                <w:color w:val="000000" w:themeColor="text1"/>
                <w:sz w:val="20"/>
                <w:szCs w:val="20"/>
              </w:rPr>
              <w:t>Mengni Wang</w:t>
            </w:r>
          </w:p>
        </w:tc>
        <w:tc>
          <w:tcPr>
            <w:tcW w:w="3316" w:type="dxa"/>
          </w:tcPr>
          <w:p w14:paraId="3B2529FD" w14:textId="401A3D1E" w:rsidR="062BB030" w:rsidRDefault="062BB030" w:rsidP="062BB030">
            <w:pPr>
              <w:rPr>
                <w:rFonts w:ascii="Aptos" w:eastAsia="Aptos" w:hAnsi="Aptos" w:cs="Aptos"/>
                <w:color w:val="000000" w:themeColor="text1"/>
                <w:sz w:val="20"/>
                <w:szCs w:val="20"/>
              </w:rPr>
            </w:pPr>
            <w:r w:rsidRPr="062BB030">
              <w:rPr>
                <w:rFonts w:ascii="Aptos" w:eastAsia="Aptos" w:hAnsi="Aptos" w:cs="Aptos"/>
                <w:color w:val="000000" w:themeColor="text1"/>
                <w:sz w:val="20"/>
                <w:szCs w:val="20"/>
              </w:rPr>
              <w:t>Add FP8 KV cache recipe</w:t>
            </w:r>
          </w:p>
        </w:tc>
      </w:tr>
      <w:tr w:rsidR="00BE0FF4" w14:paraId="454277C4" w14:textId="77777777" w:rsidTr="673711E2">
        <w:trPr>
          <w:trHeight w:val="300"/>
        </w:trPr>
        <w:tc>
          <w:tcPr>
            <w:tcW w:w="2388" w:type="dxa"/>
          </w:tcPr>
          <w:p w14:paraId="04BBC399" w14:textId="5E5203A8" w:rsidR="3F803144" w:rsidRDefault="3F803144" w:rsidP="3F803144">
            <w:pPr>
              <w:rPr>
                <w:rFonts w:ascii="Aptos" w:eastAsia="Aptos" w:hAnsi="Aptos" w:cs="Aptos"/>
                <w:color w:val="000000" w:themeColor="text1"/>
                <w:sz w:val="20"/>
                <w:szCs w:val="20"/>
              </w:rPr>
            </w:pPr>
            <w:r w:rsidRPr="3F803144">
              <w:rPr>
                <w:rFonts w:ascii="Aptos" w:eastAsia="Aptos" w:hAnsi="Aptos" w:cs="Aptos"/>
                <w:color w:val="000000" w:themeColor="text1"/>
                <w:sz w:val="20"/>
                <w:szCs w:val="20"/>
              </w:rPr>
              <w:t>8/1</w:t>
            </w:r>
            <w:r w:rsidR="69B98E1D" w:rsidRPr="3F803144">
              <w:rPr>
                <w:rFonts w:ascii="Aptos" w:eastAsia="Aptos" w:hAnsi="Aptos" w:cs="Aptos"/>
                <w:color w:val="000000" w:themeColor="text1"/>
                <w:sz w:val="20"/>
                <w:szCs w:val="20"/>
              </w:rPr>
              <w:t>8</w:t>
            </w:r>
            <w:r w:rsidRPr="3F803144">
              <w:rPr>
                <w:rFonts w:ascii="Aptos" w:eastAsia="Aptos" w:hAnsi="Aptos" w:cs="Aptos"/>
                <w:color w:val="000000" w:themeColor="text1"/>
                <w:sz w:val="20"/>
                <w:szCs w:val="20"/>
              </w:rPr>
              <w:t>/2025</w:t>
            </w:r>
          </w:p>
        </w:tc>
        <w:tc>
          <w:tcPr>
            <w:tcW w:w="1274" w:type="dxa"/>
          </w:tcPr>
          <w:p w14:paraId="56E58086" w14:textId="277D6106" w:rsidR="3F803144" w:rsidRDefault="3F803144" w:rsidP="3F803144">
            <w:pPr>
              <w:rPr>
                <w:rFonts w:ascii="Aptos" w:eastAsia="Aptos" w:hAnsi="Aptos" w:cs="Aptos"/>
                <w:color w:val="000000" w:themeColor="text1"/>
                <w:sz w:val="20"/>
                <w:szCs w:val="20"/>
              </w:rPr>
            </w:pPr>
            <w:r w:rsidRPr="3F803144">
              <w:rPr>
                <w:rFonts w:ascii="Aptos" w:eastAsia="Aptos" w:hAnsi="Aptos" w:cs="Aptos"/>
                <w:color w:val="000000" w:themeColor="text1"/>
                <w:sz w:val="20"/>
                <w:szCs w:val="20"/>
              </w:rPr>
              <w:t>0.5.</w:t>
            </w:r>
            <w:r w:rsidR="746C2610" w:rsidRPr="062BB030">
              <w:rPr>
                <w:rFonts w:ascii="Aptos" w:eastAsia="Aptos" w:hAnsi="Aptos" w:cs="Aptos"/>
                <w:color w:val="000000" w:themeColor="text1"/>
                <w:sz w:val="20"/>
                <w:szCs w:val="20"/>
              </w:rPr>
              <w:t>3</w:t>
            </w:r>
          </w:p>
        </w:tc>
        <w:tc>
          <w:tcPr>
            <w:tcW w:w="1652" w:type="dxa"/>
          </w:tcPr>
          <w:p w14:paraId="35F1512A" w14:textId="3A63AC87" w:rsidR="3F803144" w:rsidRDefault="3F803144" w:rsidP="3F803144">
            <w:pPr>
              <w:rPr>
                <w:rFonts w:ascii="Aptos" w:eastAsia="Aptos" w:hAnsi="Aptos" w:cs="Aptos"/>
                <w:color w:val="000000" w:themeColor="text1"/>
                <w:sz w:val="20"/>
                <w:szCs w:val="20"/>
              </w:rPr>
            </w:pPr>
            <w:r w:rsidRPr="3F803144">
              <w:rPr>
                <w:rFonts w:ascii="Aptos" w:eastAsia="Aptos" w:hAnsi="Aptos" w:cs="Aptos"/>
                <w:color w:val="000000" w:themeColor="text1"/>
                <w:sz w:val="20"/>
                <w:szCs w:val="20"/>
              </w:rPr>
              <w:t>Yi Liu, Weiwei Zhang</w:t>
            </w:r>
          </w:p>
        </w:tc>
        <w:tc>
          <w:tcPr>
            <w:tcW w:w="3316" w:type="dxa"/>
          </w:tcPr>
          <w:p w14:paraId="44E3DB47" w14:textId="67BE2FA4" w:rsidR="3F803144" w:rsidRDefault="3F803144" w:rsidP="3F803144">
            <w:pPr>
              <w:rPr>
                <w:rFonts w:ascii="Aptos" w:eastAsia="Aptos" w:hAnsi="Aptos" w:cs="Aptos"/>
                <w:color w:val="000000" w:themeColor="text1"/>
                <w:sz w:val="20"/>
                <w:szCs w:val="20"/>
              </w:rPr>
            </w:pPr>
            <w:r w:rsidRPr="3F803144">
              <w:rPr>
                <w:rFonts w:ascii="Aptos" w:eastAsia="Aptos" w:hAnsi="Aptos" w:cs="Aptos"/>
                <w:color w:val="000000" w:themeColor="text1"/>
                <w:sz w:val="20"/>
                <w:szCs w:val="20"/>
              </w:rPr>
              <w:t xml:space="preserve">Updated the </w:t>
            </w:r>
            <w:r w:rsidR="58005701" w:rsidRPr="3F803144">
              <w:rPr>
                <w:rFonts w:ascii="Aptos" w:eastAsia="Aptos" w:hAnsi="Aptos" w:cs="Aptos"/>
                <w:color w:val="000000" w:themeColor="text1"/>
                <w:sz w:val="20"/>
                <w:szCs w:val="20"/>
              </w:rPr>
              <w:t xml:space="preserve">MXFP4/MXFP8 </w:t>
            </w:r>
            <w:r w:rsidRPr="3F803144">
              <w:rPr>
                <w:rFonts w:ascii="Aptos" w:eastAsia="Aptos" w:hAnsi="Aptos" w:cs="Aptos"/>
                <w:color w:val="000000" w:themeColor="text1"/>
                <w:sz w:val="20"/>
                <w:szCs w:val="20"/>
              </w:rPr>
              <w:t>results for DeepSeek</w:t>
            </w:r>
          </w:p>
        </w:tc>
      </w:tr>
      <w:tr w:rsidR="00BE0FF4" w14:paraId="769793C6" w14:textId="77777777" w:rsidTr="673711E2">
        <w:trPr>
          <w:trHeight w:val="300"/>
        </w:trPr>
        <w:tc>
          <w:tcPr>
            <w:tcW w:w="2388" w:type="dxa"/>
          </w:tcPr>
          <w:p w14:paraId="280291D4" w14:textId="79F5328A"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8/</w:t>
            </w:r>
            <w:r w:rsidR="2D77C205" w:rsidRPr="5BF76F0C">
              <w:rPr>
                <w:rFonts w:ascii="Aptos" w:eastAsia="Aptos" w:hAnsi="Aptos" w:cs="Aptos"/>
                <w:color w:val="000000" w:themeColor="text1"/>
                <w:sz w:val="20"/>
                <w:szCs w:val="20"/>
              </w:rPr>
              <w:t>19</w:t>
            </w:r>
            <w:r w:rsidRPr="5BF76F0C">
              <w:rPr>
                <w:rFonts w:ascii="Aptos" w:eastAsia="Aptos" w:hAnsi="Aptos" w:cs="Aptos"/>
                <w:color w:val="000000" w:themeColor="text1"/>
                <w:sz w:val="20"/>
                <w:szCs w:val="20"/>
              </w:rPr>
              <w:t>/2025</w:t>
            </w:r>
          </w:p>
        </w:tc>
        <w:tc>
          <w:tcPr>
            <w:tcW w:w="1274" w:type="dxa"/>
          </w:tcPr>
          <w:p w14:paraId="642A18E8" w14:textId="3BBC43D7"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0.5.4</w:t>
            </w:r>
          </w:p>
        </w:tc>
        <w:tc>
          <w:tcPr>
            <w:tcW w:w="1652" w:type="dxa"/>
          </w:tcPr>
          <w:p w14:paraId="4416164A" w14:textId="2D79C0F7"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Mengni Wang, Kaokao Lv</w:t>
            </w:r>
          </w:p>
        </w:tc>
        <w:tc>
          <w:tcPr>
            <w:tcW w:w="3316" w:type="dxa"/>
          </w:tcPr>
          <w:p w14:paraId="09BB7A8E" w14:textId="6C10F487"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Add gpt-oss model evaluation results: bf16/mxfp4/int4 (autoround)/int4 wi</w:t>
            </w:r>
            <w:r w:rsidR="28F3F188" w:rsidRPr="5BF76F0C">
              <w:rPr>
                <w:rFonts w:ascii="Aptos" w:eastAsia="Aptos" w:hAnsi="Aptos" w:cs="Aptos"/>
                <w:color w:val="000000" w:themeColor="text1"/>
                <w:sz w:val="20"/>
                <w:szCs w:val="20"/>
              </w:rPr>
              <w:t>th kv quant</w:t>
            </w:r>
          </w:p>
        </w:tc>
      </w:tr>
      <w:tr w:rsidR="00BE0FF4" w14:paraId="790B1E23" w14:textId="77777777" w:rsidTr="673711E2">
        <w:trPr>
          <w:trHeight w:val="300"/>
        </w:trPr>
        <w:tc>
          <w:tcPr>
            <w:tcW w:w="2388" w:type="dxa"/>
          </w:tcPr>
          <w:p w14:paraId="5D1D64EE" w14:textId="72A9F390"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8/21/2025</w:t>
            </w:r>
          </w:p>
        </w:tc>
        <w:tc>
          <w:tcPr>
            <w:tcW w:w="1274" w:type="dxa"/>
          </w:tcPr>
          <w:p w14:paraId="007B644F" w14:textId="1F6D5CAF"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0.5.5</w:t>
            </w:r>
          </w:p>
        </w:tc>
        <w:tc>
          <w:tcPr>
            <w:tcW w:w="1652" w:type="dxa"/>
          </w:tcPr>
          <w:p w14:paraId="73AAD419" w14:textId="5D760221"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Kaokao Lv</w:t>
            </w:r>
          </w:p>
        </w:tc>
        <w:tc>
          <w:tcPr>
            <w:tcW w:w="3316" w:type="dxa"/>
          </w:tcPr>
          <w:p w14:paraId="61FB3F3B" w14:textId="799DB40E" w:rsidR="21C901AC" w:rsidRDefault="21C901A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Add low precision finetuning recipes for bf16/fp8/mxfp8</w:t>
            </w:r>
          </w:p>
        </w:tc>
      </w:tr>
      <w:tr w:rsidR="00BE0FF4" w14:paraId="3C7797A4" w14:textId="77777777" w:rsidTr="673711E2">
        <w:trPr>
          <w:trHeight w:val="300"/>
        </w:trPr>
        <w:tc>
          <w:tcPr>
            <w:tcW w:w="2388" w:type="dxa"/>
          </w:tcPr>
          <w:p w14:paraId="3FBE6599" w14:textId="5971BA75" w:rsidR="5BF76F0C" w:rsidRDefault="5BF76F0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8/</w:t>
            </w:r>
            <w:r w:rsidR="09640816" w:rsidRPr="5BF76F0C">
              <w:rPr>
                <w:rFonts w:ascii="Aptos" w:eastAsia="Aptos" w:hAnsi="Aptos" w:cs="Aptos"/>
                <w:color w:val="000000" w:themeColor="text1"/>
                <w:sz w:val="20"/>
                <w:szCs w:val="20"/>
              </w:rPr>
              <w:t>26</w:t>
            </w:r>
            <w:r w:rsidRPr="5BF76F0C">
              <w:rPr>
                <w:rFonts w:ascii="Aptos" w:eastAsia="Aptos" w:hAnsi="Aptos" w:cs="Aptos"/>
                <w:color w:val="000000" w:themeColor="text1"/>
                <w:sz w:val="20"/>
                <w:szCs w:val="20"/>
              </w:rPr>
              <w:t>/2025</w:t>
            </w:r>
          </w:p>
        </w:tc>
        <w:tc>
          <w:tcPr>
            <w:tcW w:w="1274" w:type="dxa"/>
          </w:tcPr>
          <w:p w14:paraId="343DDFF1" w14:textId="27C7C080" w:rsidR="5BF76F0C" w:rsidRDefault="041F6F5F" w:rsidP="5BF76F0C">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0.5.</w:t>
            </w:r>
            <w:r w:rsidR="35F68CD4" w:rsidRPr="5E333694">
              <w:rPr>
                <w:rFonts w:ascii="Aptos" w:eastAsia="Aptos" w:hAnsi="Aptos" w:cs="Aptos"/>
                <w:color w:val="000000" w:themeColor="text1"/>
                <w:sz w:val="20"/>
                <w:szCs w:val="20"/>
              </w:rPr>
              <w:t>6</w:t>
            </w:r>
          </w:p>
        </w:tc>
        <w:tc>
          <w:tcPr>
            <w:tcW w:w="1652" w:type="dxa"/>
          </w:tcPr>
          <w:p w14:paraId="7D5CA5D2" w14:textId="3A63AC87" w:rsidR="5BF76F0C" w:rsidRDefault="5BF76F0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Yi Liu, Weiwei Zhang</w:t>
            </w:r>
          </w:p>
        </w:tc>
        <w:tc>
          <w:tcPr>
            <w:tcW w:w="3316" w:type="dxa"/>
          </w:tcPr>
          <w:p w14:paraId="38616C9B" w14:textId="6AF2C570" w:rsidR="5BF76F0C" w:rsidRDefault="5BF76F0C" w:rsidP="5BF76F0C">
            <w:pPr>
              <w:rPr>
                <w:rFonts w:ascii="Aptos" w:eastAsia="Aptos" w:hAnsi="Aptos" w:cs="Aptos"/>
                <w:color w:val="000000" w:themeColor="text1"/>
                <w:sz w:val="20"/>
                <w:szCs w:val="20"/>
              </w:rPr>
            </w:pPr>
            <w:r w:rsidRPr="5BF76F0C">
              <w:rPr>
                <w:rFonts w:ascii="Aptos" w:eastAsia="Aptos" w:hAnsi="Aptos" w:cs="Aptos"/>
                <w:color w:val="000000" w:themeColor="text1"/>
                <w:sz w:val="20"/>
                <w:szCs w:val="20"/>
              </w:rPr>
              <w:t>Updated the MXFP4 recipe and result for DeepSeek</w:t>
            </w:r>
          </w:p>
        </w:tc>
      </w:tr>
      <w:tr w:rsidR="00BE0FF4" w14:paraId="4BD5755D" w14:textId="77777777" w:rsidTr="673711E2">
        <w:trPr>
          <w:trHeight w:val="300"/>
        </w:trPr>
        <w:tc>
          <w:tcPr>
            <w:tcW w:w="2388" w:type="dxa"/>
          </w:tcPr>
          <w:p w14:paraId="4615AA49" w14:textId="7D9FB3C6" w:rsidR="5E333694" w:rsidRDefault="5E333694"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lastRenderedPageBreak/>
              <w:t>8/27/2025</w:t>
            </w:r>
          </w:p>
        </w:tc>
        <w:tc>
          <w:tcPr>
            <w:tcW w:w="1274" w:type="dxa"/>
          </w:tcPr>
          <w:p w14:paraId="0F330B5A" w14:textId="0C4823E5" w:rsidR="5E333694" w:rsidRDefault="5E333694"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0.5.7</w:t>
            </w:r>
          </w:p>
        </w:tc>
        <w:tc>
          <w:tcPr>
            <w:tcW w:w="1652" w:type="dxa"/>
          </w:tcPr>
          <w:p w14:paraId="78B51C28" w14:textId="44A554C8" w:rsidR="5E333694" w:rsidRDefault="5E333694"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Mengni Wang</w:t>
            </w:r>
          </w:p>
        </w:tc>
        <w:tc>
          <w:tcPr>
            <w:tcW w:w="3316" w:type="dxa"/>
          </w:tcPr>
          <w:p w14:paraId="7A59DAD7" w14:textId="521F4F49" w:rsidR="5E333694" w:rsidRDefault="5E333694"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Add NVFP4 KV cache</w:t>
            </w:r>
          </w:p>
        </w:tc>
      </w:tr>
      <w:tr w:rsidR="00BE0FF4" w14:paraId="54F6E2CE" w14:textId="77777777" w:rsidTr="673711E2">
        <w:trPr>
          <w:trHeight w:val="300"/>
        </w:trPr>
        <w:tc>
          <w:tcPr>
            <w:tcW w:w="2388" w:type="dxa"/>
          </w:tcPr>
          <w:p w14:paraId="7AF2E220" w14:textId="71AE48A8" w:rsidR="6952D0E0" w:rsidRDefault="6952D0E0"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9/2/2025</w:t>
            </w:r>
          </w:p>
        </w:tc>
        <w:tc>
          <w:tcPr>
            <w:tcW w:w="1274" w:type="dxa"/>
          </w:tcPr>
          <w:p w14:paraId="7B8F56C9" w14:textId="10424394" w:rsidR="6952D0E0" w:rsidRDefault="6952D0E0"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0.5.8</w:t>
            </w:r>
          </w:p>
        </w:tc>
        <w:tc>
          <w:tcPr>
            <w:tcW w:w="1652" w:type="dxa"/>
          </w:tcPr>
          <w:p w14:paraId="1F95F7DF" w14:textId="04E93279" w:rsidR="6952D0E0" w:rsidRDefault="6952D0E0"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Xin He</w:t>
            </w:r>
          </w:p>
        </w:tc>
        <w:tc>
          <w:tcPr>
            <w:tcW w:w="3316" w:type="dxa"/>
          </w:tcPr>
          <w:p w14:paraId="457C0292" w14:textId="745B3B4C" w:rsidR="6952D0E0" w:rsidRDefault="6952D0E0" w:rsidP="5E333694">
            <w:pPr>
              <w:rPr>
                <w:rFonts w:ascii="Aptos" w:eastAsia="Aptos" w:hAnsi="Aptos" w:cs="Aptos"/>
                <w:color w:val="000000" w:themeColor="text1"/>
                <w:sz w:val="20"/>
                <w:szCs w:val="20"/>
              </w:rPr>
            </w:pPr>
            <w:r w:rsidRPr="5E333694">
              <w:rPr>
                <w:rFonts w:ascii="Aptos" w:eastAsia="Aptos" w:hAnsi="Aptos" w:cs="Aptos"/>
                <w:color w:val="000000" w:themeColor="text1"/>
                <w:sz w:val="20"/>
                <w:szCs w:val="20"/>
              </w:rPr>
              <w:t>Update MXFP4 recipe for Llama 3 3 70B</w:t>
            </w:r>
          </w:p>
        </w:tc>
      </w:tr>
      <w:tr w:rsidR="00BE0FF4" w14:paraId="0F5E0149" w14:textId="77777777" w:rsidTr="673711E2">
        <w:trPr>
          <w:trHeight w:val="300"/>
        </w:trPr>
        <w:tc>
          <w:tcPr>
            <w:tcW w:w="2388" w:type="dxa"/>
          </w:tcPr>
          <w:p w14:paraId="010824E9" w14:textId="3550BEAE" w:rsidR="1E308659" w:rsidRDefault="745D92DD" w:rsidP="1E308659">
            <w:pPr>
              <w:rPr>
                <w:rFonts w:ascii="Aptos" w:eastAsia="Aptos" w:hAnsi="Aptos" w:cs="Aptos"/>
                <w:color w:val="000000" w:themeColor="text1"/>
                <w:sz w:val="20"/>
                <w:szCs w:val="20"/>
              </w:rPr>
            </w:pPr>
            <w:r w:rsidRPr="1FF4646D">
              <w:rPr>
                <w:rFonts w:ascii="Aptos" w:eastAsia="Aptos" w:hAnsi="Aptos" w:cs="Aptos"/>
                <w:color w:val="000000" w:themeColor="text1"/>
                <w:sz w:val="20"/>
                <w:szCs w:val="20"/>
              </w:rPr>
              <w:t>9</w:t>
            </w:r>
            <w:r w:rsidR="1FF4646D" w:rsidRPr="1FF4646D">
              <w:rPr>
                <w:rFonts w:ascii="Aptos" w:eastAsia="Aptos" w:hAnsi="Aptos" w:cs="Aptos"/>
                <w:color w:val="000000" w:themeColor="text1"/>
                <w:sz w:val="20"/>
                <w:szCs w:val="20"/>
              </w:rPr>
              <w:t>/</w:t>
            </w:r>
            <w:r w:rsidRPr="1FF4646D">
              <w:rPr>
                <w:rFonts w:ascii="Aptos" w:eastAsia="Aptos" w:hAnsi="Aptos" w:cs="Aptos"/>
                <w:color w:val="000000" w:themeColor="text1"/>
                <w:sz w:val="20"/>
                <w:szCs w:val="20"/>
              </w:rPr>
              <w:t>2</w:t>
            </w:r>
            <w:r w:rsidR="1E308659" w:rsidRPr="1FF4646D">
              <w:rPr>
                <w:rFonts w:ascii="Aptos" w:eastAsia="Aptos" w:hAnsi="Aptos" w:cs="Aptos"/>
                <w:color w:val="000000" w:themeColor="text1"/>
                <w:sz w:val="20"/>
                <w:szCs w:val="20"/>
              </w:rPr>
              <w:t>/2025</w:t>
            </w:r>
          </w:p>
        </w:tc>
        <w:tc>
          <w:tcPr>
            <w:tcW w:w="1274" w:type="dxa"/>
          </w:tcPr>
          <w:p w14:paraId="362AC51D" w14:textId="411023C5" w:rsidR="1E308659" w:rsidRDefault="1E308659" w:rsidP="1E308659">
            <w:pPr>
              <w:rPr>
                <w:rFonts w:ascii="Aptos" w:eastAsia="Aptos" w:hAnsi="Aptos" w:cs="Aptos"/>
                <w:color w:val="000000" w:themeColor="text1"/>
                <w:sz w:val="20"/>
                <w:szCs w:val="20"/>
              </w:rPr>
            </w:pPr>
            <w:r w:rsidRPr="4A34722E">
              <w:rPr>
                <w:rFonts w:ascii="Aptos" w:eastAsia="Aptos" w:hAnsi="Aptos" w:cs="Aptos"/>
                <w:color w:val="000000" w:themeColor="text1"/>
                <w:sz w:val="20"/>
                <w:szCs w:val="20"/>
              </w:rPr>
              <w:t>0.5.</w:t>
            </w:r>
            <w:r w:rsidR="5E41F86C" w:rsidRPr="4A34722E">
              <w:rPr>
                <w:rFonts w:ascii="Aptos" w:eastAsia="Aptos" w:hAnsi="Aptos" w:cs="Aptos"/>
                <w:color w:val="000000" w:themeColor="text1"/>
                <w:sz w:val="20"/>
                <w:szCs w:val="20"/>
              </w:rPr>
              <w:t>9</w:t>
            </w:r>
          </w:p>
        </w:tc>
        <w:tc>
          <w:tcPr>
            <w:tcW w:w="1652" w:type="dxa"/>
          </w:tcPr>
          <w:p w14:paraId="5F76E765" w14:textId="7E3497A8" w:rsidR="5E41F86C" w:rsidRDefault="5E41F86C" w:rsidP="1E308659">
            <w:pPr>
              <w:rPr>
                <w:rFonts w:ascii="Aptos" w:eastAsia="Aptos" w:hAnsi="Aptos" w:cs="Aptos"/>
                <w:color w:val="000000" w:themeColor="text1"/>
                <w:sz w:val="20"/>
                <w:szCs w:val="20"/>
              </w:rPr>
            </w:pPr>
            <w:r w:rsidRPr="1E308659">
              <w:rPr>
                <w:rFonts w:ascii="Aptos" w:eastAsia="Aptos" w:hAnsi="Aptos" w:cs="Aptos"/>
                <w:color w:val="000000" w:themeColor="text1"/>
                <w:sz w:val="20"/>
                <w:szCs w:val="20"/>
              </w:rPr>
              <w:t>Yi Liu</w:t>
            </w:r>
          </w:p>
        </w:tc>
        <w:tc>
          <w:tcPr>
            <w:tcW w:w="3316" w:type="dxa"/>
          </w:tcPr>
          <w:p w14:paraId="2BCBB930" w14:textId="0FA3DA5A" w:rsidR="1E308659" w:rsidRDefault="5E41F86C" w:rsidP="1E308659">
            <w:pPr>
              <w:rPr>
                <w:rFonts w:ascii="Aptos" w:eastAsia="Aptos" w:hAnsi="Aptos" w:cs="Aptos"/>
                <w:color w:val="000000" w:themeColor="text1"/>
                <w:sz w:val="20"/>
                <w:szCs w:val="20"/>
              </w:rPr>
            </w:pPr>
            <w:r w:rsidRPr="1E308659">
              <w:rPr>
                <w:rFonts w:ascii="Aptos" w:eastAsia="Aptos" w:hAnsi="Aptos" w:cs="Aptos"/>
                <w:color w:val="000000" w:themeColor="text1"/>
                <w:sz w:val="20"/>
                <w:szCs w:val="20"/>
              </w:rPr>
              <w:t>Updated the recipes and results for QWen-235B</w:t>
            </w:r>
          </w:p>
        </w:tc>
      </w:tr>
      <w:tr w:rsidR="00BE0FF4" w14:paraId="31D04201" w14:textId="77777777" w:rsidTr="673711E2">
        <w:trPr>
          <w:trHeight w:val="300"/>
        </w:trPr>
        <w:tc>
          <w:tcPr>
            <w:tcW w:w="2388" w:type="dxa"/>
          </w:tcPr>
          <w:p w14:paraId="1ABB21B0" w14:textId="64173AA5" w:rsidR="6821B5A4" w:rsidRDefault="6821B5A4" w:rsidP="615D4277">
            <w:pPr>
              <w:rPr>
                <w:rFonts w:ascii="Aptos" w:eastAsia="Aptos" w:hAnsi="Aptos" w:cs="Aptos"/>
                <w:color w:val="000000" w:themeColor="text1"/>
                <w:sz w:val="20"/>
                <w:szCs w:val="20"/>
              </w:rPr>
            </w:pPr>
            <w:r w:rsidRPr="615D4277">
              <w:rPr>
                <w:rFonts w:ascii="Aptos" w:eastAsia="Aptos" w:hAnsi="Aptos" w:cs="Aptos"/>
                <w:color w:val="000000" w:themeColor="text1"/>
                <w:sz w:val="20"/>
                <w:szCs w:val="20"/>
              </w:rPr>
              <w:t>9/4/2025</w:t>
            </w:r>
          </w:p>
        </w:tc>
        <w:tc>
          <w:tcPr>
            <w:tcW w:w="1274" w:type="dxa"/>
          </w:tcPr>
          <w:p w14:paraId="67ABE3F5" w14:textId="6A2B2E4E" w:rsidR="6821B5A4" w:rsidRDefault="6821B5A4" w:rsidP="615D4277">
            <w:pPr>
              <w:rPr>
                <w:rFonts w:ascii="Aptos" w:eastAsia="Aptos" w:hAnsi="Aptos" w:cs="Aptos"/>
                <w:color w:val="000000" w:themeColor="text1"/>
                <w:sz w:val="20"/>
                <w:szCs w:val="20"/>
              </w:rPr>
            </w:pPr>
            <w:r w:rsidRPr="615D4277">
              <w:rPr>
                <w:rFonts w:ascii="Aptos" w:eastAsia="Aptos" w:hAnsi="Aptos" w:cs="Aptos"/>
                <w:color w:val="000000" w:themeColor="text1"/>
                <w:sz w:val="20"/>
                <w:szCs w:val="20"/>
              </w:rPr>
              <w:t>0.6</w:t>
            </w:r>
          </w:p>
        </w:tc>
        <w:tc>
          <w:tcPr>
            <w:tcW w:w="1652" w:type="dxa"/>
          </w:tcPr>
          <w:p w14:paraId="1A306119" w14:textId="52EF8298" w:rsidR="6821B5A4" w:rsidRDefault="6821B5A4" w:rsidP="615D4277">
            <w:pPr>
              <w:rPr>
                <w:rFonts w:ascii="Aptos" w:eastAsia="Aptos" w:hAnsi="Aptos" w:cs="Aptos"/>
                <w:color w:val="000000" w:themeColor="text1"/>
                <w:sz w:val="20"/>
                <w:szCs w:val="20"/>
              </w:rPr>
            </w:pPr>
            <w:r w:rsidRPr="615D4277">
              <w:rPr>
                <w:rFonts w:ascii="Aptos" w:eastAsia="Aptos" w:hAnsi="Aptos" w:cs="Aptos"/>
                <w:color w:val="000000" w:themeColor="text1"/>
                <w:sz w:val="20"/>
                <w:szCs w:val="20"/>
              </w:rPr>
              <w:t>Mengni Wang, Tai Huang</w:t>
            </w:r>
          </w:p>
        </w:tc>
        <w:tc>
          <w:tcPr>
            <w:tcW w:w="3316" w:type="dxa"/>
          </w:tcPr>
          <w:p w14:paraId="41F4A696" w14:textId="4EF5CD8D" w:rsidR="6821B5A4" w:rsidRDefault="6821B5A4" w:rsidP="615D4277">
            <w:pPr>
              <w:rPr>
                <w:rFonts w:ascii="Aptos" w:eastAsia="Aptos" w:hAnsi="Aptos" w:cs="Aptos"/>
                <w:color w:val="000000" w:themeColor="text1"/>
                <w:sz w:val="20"/>
                <w:szCs w:val="20"/>
              </w:rPr>
            </w:pPr>
            <w:r w:rsidRPr="615D4277">
              <w:rPr>
                <w:rFonts w:ascii="Aptos" w:eastAsia="Aptos" w:hAnsi="Aptos" w:cs="Aptos"/>
                <w:color w:val="000000" w:themeColor="text1"/>
                <w:sz w:val="20"/>
                <w:szCs w:val="20"/>
              </w:rPr>
              <w:t>Update Flux recipes and overall status</w:t>
            </w:r>
          </w:p>
        </w:tc>
      </w:tr>
      <w:tr w:rsidR="00BE0FF4" w14:paraId="162553B3" w14:textId="77777777" w:rsidTr="673711E2">
        <w:trPr>
          <w:trHeight w:val="300"/>
        </w:trPr>
        <w:tc>
          <w:tcPr>
            <w:tcW w:w="2388" w:type="dxa"/>
          </w:tcPr>
          <w:p w14:paraId="33C23550" w14:textId="65902B36" w:rsidR="08ACA3D8" w:rsidRDefault="08ACA3D8" w:rsidP="7A86A9DE">
            <w:pPr>
              <w:rPr>
                <w:rFonts w:ascii="Aptos" w:eastAsia="Aptos" w:hAnsi="Aptos" w:cs="Aptos"/>
                <w:color w:val="000000" w:themeColor="text1"/>
                <w:sz w:val="20"/>
                <w:szCs w:val="20"/>
              </w:rPr>
            </w:pPr>
            <w:r w:rsidRPr="7A86A9DE">
              <w:rPr>
                <w:rFonts w:ascii="Aptos" w:eastAsia="Aptos" w:hAnsi="Aptos" w:cs="Aptos"/>
                <w:color w:val="000000" w:themeColor="text1"/>
                <w:sz w:val="20"/>
                <w:szCs w:val="20"/>
              </w:rPr>
              <w:t>9/18/2025</w:t>
            </w:r>
          </w:p>
        </w:tc>
        <w:tc>
          <w:tcPr>
            <w:tcW w:w="1274" w:type="dxa"/>
          </w:tcPr>
          <w:p w14:paraId="4A4C7A1D" w14:textId="446726DC" w:rsidR="08ACA3D8" w:rsidRDefault="08ACA3D8" w:rsidP="7A86A9DE">
            <w:pPr>
              <w:rPr>
                <w:rFonts w:ascii="Aptos" w:eastAsia="Aptos" w:hAnsi="Aptos" w:cs="Aptos"/>
                <w:color w:val="000000" w:themeColor="text1"/>
                <w:sz w:val="20"/>
                <w:szCs w:val="20"/>
              </w:rPr>
            </w:pPr>
            <w:r w:rsidRPr="7A86A9DE">
              <w:rPr>
                <w:rFonts w:ascii="Aptos" w:eastAsia="Aptos" w:hAnsi="Aptos" w:cs="Aptos"/>
                <w:color w:val="000000" w:themeColor="text1"/>
                <w:sz w:val="20"/>
                <w:szCs w:val="20"/>
              </w:rPr>
              <w:t>0.6.1</w:t>
            </w:r>
          </w:p>
        </w:tc>
        <w:tc>
          <w:tcPr>
            <w:tcW w:w="1652" w:type="dxa"/>
          </w:tcPr>
          <w:p w14:paraId="5FC96191" w14:textId="244415D2" w:rsidR="08ACA3D8" w:rsidRDefault="08ACA3D8" w:rsidP="7A86A9DE">
            <w:pPr>
              <w:rPr>
                <w:rFonts w:ascii="Aptos" w:eastAsia="Aptos" w:hAnsi="Aptos" w:cs="Aptos"/>
                <w:color w:val="000000" w:themeColor="text1"/>
                <w:sz w:val="20"/>
                <w:szCs w:val="20"/>
              </w:rPr>
            </w:pPr>
            <w:r w:rsidRPr="7A86A9DE">
              <w:rPr>
                <w:rFonts w:ascii="Aptos" w:eastAsia="Aptos" w:hAnsi="Aptos" w:cs="Aptos"/>
                <w:color w:val="000000" w:themeColor="text1"/>
                <w:sz w:val="20"/>
                <w:szCs w:val="20"/>
              </w:rPr>
              <w:t>Tai Huang</w:t>
            </w:r>
          </w:p>
        </w:tc>
        <w:tc>
          <w:tcPr>
            <w:tcW w:w="3316" w:type="dxa"/>
          </w:tcPr>
          <w:p w14:paraId="46E80B0F" w14:textId="3478A37F" w:rsidR="08ACA3D8" w:rsidRDefault="08ACA3D8" w:rsidP="7A86A9DE">
            <w:pPr>
              <w:rPr>
                <w:rFonts w:ascii="Aptos" w:eastAsia="Aptos" w:hAnsi="Aptos" w:cs="Aptos"/>
                <w:color w:val="000000" w:themeColor="text1"/>
                <w:sz w:val="20"/>
                <w:szCs w:val="20"/>
              </w:rPr>
            </w:pPr>
            <w:r w:rsidRPr="7A86A9DE">
              <w:rPr>
                <w:rFonts w:ascii="Aptos" w:eastAsia="Aptos" w:hAnsi="Aptos" w:cs="Aptos"/>
                <w:color w:val="000000" w:themeColor="text1"/>
                <w:sz w:val="20"/>
                <w:szCs w:val="20"/>
              </w:rPr>
              <w:t>Separate global scale fo</w:t>
            </w:r>
            <w:r w:rsidR="040F0E6D" w:rsidRPr="7A86A9DE">
              <w:rPr>
                <w:rFonts w:ascii="Aptos" w:eastAsia="Aptos" w:hAnsi="Aptos" w:cs="Aptos"/>
                <w:color w:val="000000" w:themeColor="text1"/>
                <w:sz w:val="20"/>
                <w:szCs w:val="20"/>
              </w:rPr>
              <w:t>r</w:t>
            </w:r>
            <w:r w:rsidRPr="7A86A9DE">
              <w:rPr>
                <w:rFonts w:ascii="Aptos" w:eastAsia="Aptos" w:hAnsi="Aptos" w:cs="Aptos"/>
                <w:color w:val="000000" w:themeColor="text1"/>
                <w:sz w:val="20"/>
                <w:szCs w:val="20"/>
              </w:rPr>
              <w:t xml:space="preserve">mula for NVFP4+ </w:t>
            </w:r>
          </w:p>
        </w:tc>
      </w:tr>
      <w:tr w:rsidR="00BE0FF4" w14:paraId="59E26AB4" w14:textId="77777777" w:rsidTr="673711E2">
        <w:trPr>
          <w:trHeight w:val="300"/>
        </w:trPr>
        <w:tc>
          <w:tcPr>
            <w:tcW w:w="2388" w:type="dxa"/>
          </w:tcPr>
          <w:p w14:paraId="0C95896C" w14:textId="76E8CDE7" w:rsidR="3C594D2E" w:rsidRDefault="3C594D2E" w:rsidP="3C594D2E">
            <w:pPr>
              <w:rPr>
                <w:rFonts w:ascii="Aptos" w:eastAsia="Aptos" w:hAnsi="Aptos" w:cs="Aptos"/>
                <w:color w:val="000000" w:themeColor="text1"/>
                <w:sz w:val="20"/>
                <w:szCs w:val="20"/>
              </w:rPr>
            </w:pPr>
            <w:r w:rsidRPr="3C594D2E">
              <w:rPr>
                <w:rFonts w:ascii="Aptos" w:eastAsia="Aptos" w:hAnsi="Aptos" w:cs="Aptos"/>
                <w:color w:val="000000" w:themeColor="text1"/>
                <w:sz w:val="20"/>
                <w:szCs w:val="20"/>
              </w:rPr>
              <w:t>9/</w:t>
            </w:r>
            <w:r w:rsidR="07426A59" w:rsidRPr="3C594D2E">
              <w:rPr>
                <w:rFonts w:ascii="Aptos" w:eastAsia="Aptos" w:hAnsi="Aptos" w:cs="Aptos"/>
                <w:color w:val="000000" w:themeColor="text1"/>
                <w:sz w:val="20"/>
                <w:szCs w:val="20"/>
              </w:rPr>
              <w:t>19</w:t>
            </w:r>
            <w:r w:rsidRPr="3C594D2E">
              <w:rPr>
                <w:rFonts w:ascii="Aptos" w:eastAsia="Aptos" w:hAnsi="Aptos" w:cs="Aptos"/>
                <w:color w:val="000000" w:themeColor="text1"/>
                <w:sz w:val="20"/>
                <w:szCs w:val="20"/>
              </w:rPr>
              <w:t>/2025</w:t>
            </w:r>
          </w:p>
        </w:tc>
        <w:tc>
          <w:tcPr>
            <w:tcW w:w="1274" w:type="dxa"/>
          </w:tcPr>
          <w:p w14:paraId="6A4A8AEC" w14:textId="5F80396E" w:rsidR="3C594D2E" w:rsidRDefault="3C594D2E" w:rsidP="3C594D2E">
            <w:pPr>
              <w:rPr>
                <w:rFonts w:ascii="Aptos" w:eastAsia="Aptos" w:hAnsi="Aptos" w:cs="Aptos"/>
                <w:color w:val="000000" w:themeColor="text1"/>
                <w:sz w:val="20"/>
                <w:szCs w:val="20"/>
              </w:rPr>
            </w:pPr>
            <w:r w:rsidRPr="3C594D2E">
              <w:rPr>
                <w:rFonts w:ascii="Aptos" w:eastAsia="Aptos" w:hAnsi="Aptos" w:cs="Aptos"/>
                <w:color w:val="000000" w:themeColor="text1"/>
                <w:sz w:val="20"/>
                <w:szCs w:val="20"/>
              </w:rPr>
              <w:t>0.</w:t>
            </w:r>
            <w:r w:rsidR="78473999" w:rsidRPr="3C594D2E">
              <w:rPr>
                <w:rFonts w:ascii="Aptos" w:eastAsia="Aptos" w:hAnsi="Aptos" w:cs="Aptos"/>
                <w:color w:val="000000" w:themeColor="text1"/>
                <w:sz w:val="20"/>
                <w:szCs w:val="20"/>
              </w:rPr>
              <w:t>6.2</w:t>
            </w:r>
          </w:p>
        </w:tc>
        <w:tc>
          <w:tcPr>
            <w:tcW w:w="1652" w:type="dxa"/>
          </w:tcPr>
          <w:p w14:paraId="1DFB87B3" w14:textId="7E3497A8" w:rsidR="3C594D2E" w:rsidRDefault="3C594D2E" w:rsidP="3C594D2E">
            <w:pPr>
              <w:rPr>
                <w:rFonts w:ascii="Aptos" w:eastAsia="Aptos" w:hAnsi="Aptos" w:cs="Aptos"/>
                <w:color w:val="000000" w:themeColor="text1"/>
                <w:sz w:val="20"/>
                <w:szCs w:val="20"/>
              </w:rPr>
            </w:pPr>
            <w:r w:rsidRPr="3C594D2E">
              <w:rPr>
                <w:rFonts w:ascii="Aptos" w:eastAsia="Aptos" w:hAnsi="Aptos" w:cs="Aptos"/>
                <w:color w:val="000000" w:themeColor="text1"/>
                <w:sz w:val="20"/>
                <w:szCs w:val="20"/>
              </w:rPr>
              <w:t>Yi Liu</w:t>
            </w:r>
          </w:p>
        </w:tc>
        <w:tc>
          <w:tcPr>
            <w:tcW w:w="3316" w:type="dxa"/>
          </w:tcPr>
          <w:p w14:paraId="23DF7827" w14:textId="50C165A8" w:rsidR="3C594D2E" w:rsidRDefault="3C594D2E" w:rsidP="3C594D2E">
            <w:pPr>
              <w:rPr>
                <w:rFonts w:ascii="Aptos" w:eastAsia="Aptos" w:hAnsi="Aptos" w:cs="Aptos"/>
                <w:color w:val="000000" w:themeColor="text1"/>
                <w:sz w:val="20"/>
                <w:szCs w:val="20"/>
              </w:rPr>
            </w:pPr>
            <w:r w:rsidRPr="3C594D2E">
              <w:rPr>
                <w:rFonts w:ascii="Aptos" w:eastAsia="Aptos" w:hAnsi="Aptos" w:cs="Aptos"/>
                <w:color w:val="000000" w:themeColor="text1"/>
                <w:sz w:val="20"/>
                <w:szCs w:val="20"/>
              </w:rPr>
              <w:t xml:space="preserve">Updated the </w:t>
            </w:r>
            <w:r w:rsidR="18AD574B" w:rsidRPr="3C594D2E">
              <w:rPr>
                <w:rFonts w:ascii="Aptos" w:eastAsia="Aptos" w:hAnsi="Aptos" w:cs="Aptos"/>
                <w:color w:val="000000" w:themeColor="text1"/>
                <w:sz w:val="20"/>
                <w:szCs w:val="20"/>
              </w:rPr>
              <w:t xml:space="preserve">MXFP4 </w:t>
            </w:r>
            <w:r w:rsidRPr="3C594D2E">
              <w:rPr>
                <w:rFonts w:ascii="Aptos" w:eastAsia="Aptos" w:hAnsi="Aptos" w:cs="Aptos"/>
                <w:color w:val="000000" w:themeColor="text1"/>
                <w:sz w:val="20"/>
                <w:szCs w:val="20"/>
              </w:rPr>
              <w:t>results for QWen-235B</w:t>
            </w:r>
          </w:p>
        </w:tc>
      </w:tr>
      <w:tr w:rsidR="00BE0FF4" w14:paraId="42DC2079" w14:textId="77777777" w:rsidTr="673711E2">
        <w:trPr>
          <w:trHeight w:val="300"/>
        </w:trPr>
        <w:tc>
          <w:tcPr>
            <w:tcW w:w="2388" w:type="dxa"/>
          </w:tcPr>
          <w:p w14:paraId="60F503E3" w14:textId="30935968" w:rsidR="2656F997" w:rsidRDefault="66D62452" w:rsidP="2656F997">
            <w:pPr>
              <w:rPr>
                <w:rFonts w:ascii="Aptos" w:eastAsia="Aptos" w:hAnsi="Aptos" w:cs="Aptos"/>
                <w:color w:val="000000" w:themeColor="text1"/>
                <w:sz w:val="20"/>
                <w:szCs w:val="20"/>
              </w:rPr>
            </w:pPr>
            <w:r w:rsidRPr="39C7EF8E">
              <w:rPr>
                <w:rFonts w:ascii="Aptos" w:eastAsia="Aptos" w:hAnsi="Aptos" w:cs="Aptos"/>
                <w:color w:val="000000" w:themeColor="text1"/>
                <w:sz w:val="20"/>
                <w:szCs w:val="20"/>
              </w:rPr>
              <w:t>9/22/2025</w:t>
            </w:r>
          </w:p>
        </w:tc>
        <w:tc>
          <w:tcPr>
            <w:tcW w:w="1274" w:type="dxa"/>
          </w:tcPr>
          <w:p w14:paraId="22D7F75A" w14:textId="2DB51BA1" w:rsidR="2656F997" w:rsidRDefault="66D62452" w:rsidP="2656F997">
            <w:pPr>
              <w:rPr>
                <w:rFonts w:ascii="Aptos" w:eastAsia="Aptos" w:hAnsi="Aptos" w:cs="Aptos"/>
                <w:color w:val="000000" w:themeColor="text1"/>
                <w:sz w:val="20"/>
                <w:szCs w:val="20"/>
              </w:rPr>
            </w:pPr>
            <w:r w:rsidRPr="39C7EF8E">
              <w:rPr>
                <w:rFonts w:ascii="Aptos" w:eastAsia="Aptos" w:hAnsi="Aptos" w:cs="Aptos"/>
                <w:color w:val="000000" w:themeColor="text1"/>
                <w:sz w:val="20"/>
                <w:szCs w:val="20"/>
              </w:rPr>
              <w:t>0.6.3</w:t>
            </w:r>
          </w:p>
        </w:tc>
        <w:tc>
          <w:tcPr>
            <w:tcW w:w="1652" w:type="dxa"/>
          </w:tcPr>
          <w:p w14:paraId="553BBD63" w14:textId="6E1532BD" w:rsidR="2656F997" w:rsidRDefault="66D62452" w:rsidP="2656F997">
            <w:pPr>
              <w:rPr>
                <w:rFonts w:ascii="Aptos" w:eastAsia="Aptos" w:hAnsi="Aptos" w:cs="Aptos"/>
                <w:color w:val="000000" w:themeColor="text1"/>
                <w:sz w:val="20"/>
                <w:szCs w:val="20"/>
              </w:rPr>
            </w:pPr>
            <w:r w:rsidRPr="39C7EF8E">
              <w:rPr>
                <w:rFonts w:ascii="Aptos" w:eastAsia="Aptos" w:hAnsi="Aptos" w:cs="Aptos"/>
                <w:color w:val="000000" w:themeColor="text1"/>
                <w:sz w:val="20"/>
                <w:szCs w:val="20"/>
              </w:rPr>
              <w:t>Kaokao Lv</w:t>
            </w:r>
          </w:p>
        </w:tc>
        <w:tc>
          <w:tcPr>
            <w:tcW w:w="3316" w:type="dxa"/>
          </w:tcPr>
          <w:p w14:paraId="11EBFE40" w14:textId="6D163DED" w:rsidR="2656F997" w:rsidRDefault="66D62452" w:rsidP="39C7EF8E">
            <w:pPr>
              <w:rPr>
                <w:rFonts w:ascii="Aptos" w:eastAsia="Aptos" w:hAnsi="Aptos" w:cs="Aptos"/>
                <w:color w:val="000000" w:themeColor="text1"/>
                <w:sz w:val="20"/>
                <w:szCs w:val="20"/>
              </w:rPr>
            </w:pPr>
            <w:r w:rsidRPr="39C7EF8E">
              <w:rPr>
                <w:rFonts w:ascii="Aptos" w:eastAsia="Aptos" w:hAnsi="Aptos" w:cs="Aptos"/>
                <w:color w:val="000000" w:themeColor="text1"/>
                <w:sz w:val="20"/>
                <w:szCs w:val="20"/>
              </w:rPr>
              <w:t xml:space="preserve">Updated the </w:t>
            </w:r>
            <w:r w:rsidR="1C8E65CD" w:rsidRPr="39C7EF8E">
              <w:rPr>
                <w:rFonts w:ascii="Aptos" w:eastAsia="Aptos" w:hAnsi="Aptos" w:cs="Aptos"/>
                <w:color w:val="000000" w:themeColor="text1"/>
                <w:sz w:val="20"/>
                <w:szCs w:val="20"/>
              </w:rPr>
              <w:t xml:space="preserve">low precision finetuning </w:t>
            </w:r>
            <w:r w:rsidRPr="39C7EF8E">
              <w:rPr>
                <w:rFonts w:ascii="Aptos" w:eastAsia="Aptos" w:hAnsi="Aptos" w:cs="Aptos"/>
                <w:color w:val="000000" w:themeColor="text1"/>
                <w:sz w:val="20"/>
                <w:szCs w:val="20"/>
              </w:rPr>
              <w:t xml:space="preserve">results for </w:t>
            </w:r>
            <w:r w:rsidR="4A39CFA4" w:rsidRPr="39C7EF8E">
              <w:rPr>
                <w:rFonts w:ascii="Aptos" w:eastAsia="Aptos" w:hAnsi="Aptos" w:cs="Aptos"/>
                <w:color w:val="000000" w:themeColor="text1"/>
                <w:sz w:val="20"/>
                <w:szCs w:val="20"/>
              </w:rPr>
              <w:t>Llama3.1-70B-Instruct</w:t>
            </w:r>
          </w:p>
        </w:tc>
      </w:tr>
      <w:tr w:rsidR="00BE0FF4" w14:paraId="3C697D09" w14:textId="77777777" w:rsidTr="673711E2">
        <w:trPr>
          <w:trHeight w:val="300"/>
        </w:trPr>
        <w:tc>
          <w:tcPr>
            <w:tcW w:w="2388" w:type="dxa"/>
          </w:tcPr>
          <w:p w14:paraId="5AB83BF6" w14:textId="607C02BF" w:rsidR="0BBDA807" w:rsidRDefault="0BBDA807" w:rsidP="6687EA5B">
            <w:pPr>
              <w:rPr>
                <w:rFonts w:ascii="Aptos" w:eastAsia="Aptos" w:hAnsi="Aptos" w:cs="Aptos"/>
                <w:color w:val="000000" w:themeColor="text1"/>
                <w:sz w:val="20"/>
                <w:szCs w:val="20"/>
              </w:rPr>
            </w:pPr>
            <w:r w:rsidRPr="6687EA5B">
              <w:rPr>
                <w:rFonts w:ascii="Aptos" w:eastAsia="Aptos" w:hAnsi="Aptos" w:cs="Aptos"/>
                <w:color w:val="000000" w:themeColor="text1"/>
                <w:sz w:val="20"/>
                <w:szCs w:val="20"/>
              </w:rPr>
              <w:t>9/23/2025</w:t>
            </w:r>
          </w:p>
        </w:tc>
        <w:tc>
          <w:tcPr>
            <w:tcW w:w="1274" w:type="dxa"/>
          </w:tcPr>
          <w:p w14:paraId="69AAB14D" w14:textId="0E8F60B3" w:rsidR="0BBDA807" w:rsidRDefault="0BBDA807" w:rsidP="6687EA5B">
            <w:pPr>
              <w:rPr>
                <w:rFonts w:ascii="Aptos" w:eastAsia="Aptos" w:hAnsi="Aptos" w:cs="Aptos"/>
                <w:color w:val="000000" w:themeColor="text1"/>
                <w:sz w:val="20"/>
                <w:szCs w:val="20"/>
              </w:rPr>
            </w:pPr>
            <w:r w:rsidRPr="6687EA5B">
              <w:rPr>
                <w:rFonts w:ascii="Aptos" w:eastAsia="Aptos" w:hAnsi="Aptos" w:cs="Aptos"/>
                <w:color w:val="000000" w:themeColor="text1"/>
                <w:sz w:val="20"/>
                <w:szCs w:val="20"/>
              </w:rPr>
              <w:t>0.6.</w:t>
            </w:r>
            <w:r w:rsidR="017F9C10" w:rsidRPr="6687EA5B">
              <w:rPr>
                <w:rFonts w:ascii="Aptos" w:eastAsia="Aptos" w:hAnsi="Aptos" w:cs="Aptos"/>
                <w:color w:val="000000" w:themeColor="text1"/>
                <w:sz w:val="20"/>
                <w:szCs w:val="20"/>
              </w:rPr>
              <w:t>4</w:t>
            </w:r>
          </w:p>
        </w:tc>
        <w:tc>
          <w:tcPr>
            <w:tcW w:w="1652" w:type="dxa"/>
          </w:tcPr>
          <w:p w14:paraId="7E6D5678" w14:textId="54A6C996" w:rsidR="0BBDA807" w:rsidRDefault="0BBDA807" w:rsidP="6687EA5B">
            <w:pPr>
              <w:rPr>
                <w:rFonts w:ascii="Aptos" w:eastAsia="Aptos" w:hAnsi="Aptos" w:cs="Aptos"/>
                <w:color w:val="000000" w:themeColor="text1"/>
                <w:sz w:val="20"/>
                <w:szCs w:val="20"/>
              </w:rPr>
            </w:pPr>
            <w:r w:rsidRPr="6687EA5B">
              <w:rPr>
                <w:rFonts w:ascii="Aptos" w:eastAsia="Aptos" w:hAnsi="Aptos" w:cs="Aptos"/>
                <w:color w:val="000000" w:themeColor="text1"/>
                <w:sz w:val="20"/>
                <w:szCs w:val="20"/>
              </w:rPr>
              <w:t>Xin He</w:t>
            </w:r>
          </w:p>
        </w:tc>
        <w:tc>
          <w:tcPr>
            <w:tcW w:w="3316" w:type="dxa"/>
          </w:tcPr>
          <w:p w14:paraId="35C24D67" w14:textId="2EF6FF0E" w:rsidR="0BBDA807" w:rsidRDefault="0BBDA807" w:rsidP="6687EA5B">
            <w:pPr>
              <w:rPr>
                <w:rFonts w:ascii="Aptos" w:eastAsia="Aptos" w:hAnsi="Aptos" w:cs="Aptos"/>
                <w:color w:val="000000" w:themeColor="text1"/>
                <w:sz w:val="20"/>
                <w:szCs w:val="20"/>
              </w:rPr>
            </w:pPr>
            <w:r w:rsidRPr="79175449">
              <w:rPr>
                <w:rFonts w:ascii="Aptos" w:eastAsia="Aptos" w:hAnsi="Aptos" w:cs="Aptos"/>
                <w:color w:val="000000" w:themeColor="text1"/>
                <w:sz w:val="20"/>
                <w:szCs w:val="20"/>
              </w:rPr>
              <w:t>Add MXFP4 recipe and results of Llama 3.1 8B; Update MXFP4 recipe and results of Llama 3 3 70B with lower bits</w:t>
            </w:r>
            <w:r w:rsidR="12BDCA9D" w:rsidRPr="79175449">
              <w:rPr>
                <w:rFonts w:ascii="Aptos" w:eastAsia="Aptos" w:hAnsi="Aptos" w:cs="Aptos"/>
                <w:color w:val="000000" w:themeColor="text1"/>
                <w:sz w:val="20"/>
                <w:szCs w:val="20"/>
              </w:rPr>
              <w:t>;</w:t>
            </w:r>
            <w:r w:rsidR="33452A64" w:rsidRPr="79175449">
              <w:rPr>
                <w:rFonts w:ascii="Aptos" w:eastAsia="Aptos" w:hAnsi="Aptos" w:cs="Aptos"/>
                <w:color w:val="000000" w:themeColor="text1"/>
                <w:sz w:val="20"/>
                <w:szCs w:val="20"/>
              </w:rPr>
              <w:t xml:space="preserve"> Update table of content;</w:t>
            </w:r>
          </w:p>
        </w:tc>
      </w:tr>
      <w:tr w:rsidR="00BE0FF4" w14:paraId="16228FAC" w14:textId="77777777" w:rsidTr="673711E2">
        <w:trPr>
          <w:trHeight w:val="300"/>
        </w:trPr>
        <w:tc>
          <w:tcPr>
            <w:tcW w:w="2388" w:type="dxa"/>
          </w:tcPr>
          <w:p w14:paraId="0F2FCCD6" w14:textId="67C45B2C" w:rsidR="7A4DB0C3" w:rsidRDefault="7A4DB0C3" w:rsidP="46F8F6FF">
            <w:pPr>
              <w:rPr>
                <w:rFonts w:ascii="Aptos" w:eastAsia="Aptos" w:hAnsi="Aptos" w:cs="Aptos"/>
                <w:color w:val="000000" w:themeColor="text1"/>
                <w:sz w:val="20"/>
                <w:szCs w:val="20"/>
              </w:rPr>
            </w:pPr>
            <w:r w:rsidRPr="46F8F6FF">
              <w:rPr>
                <w:rFonts w:ascii="Aptos" w:eastAsia="Aptos" w:hAnsi="Aptos" w:cs="Aptos"/>
                <w:color w:val="000000" w:themeColor="text1"/>
                <w:sz w:val="20"/>
                <w:szCs w:val="20"/>
              </w:rPr>
              <w:t>9/26/2025</w:t>
            </w:r>
          </w:p>
        </w:tc>
        <w:tc>
          <w:tcPr>
            <w:tcW w:w="1274" w:type="dxa"/>
          </w:tcPr>
          <w:p w14:paraId="5ECF1FD1" w14:textId="2C9AE11E" w:rsidR="7A4DB0C3" w:rsidRDefault="7A4DB0C3" w:rsidP="46F8F6FF">
            <w:pPr>
              <w:rPr>
                <w:rFonts w:ascii="Aptos" w:eastAsia="Aptos" w:hAnsi="Aptos" w:cs="Aptos"/>
                <w:color w:val="000000" w:themeColor="text1"/>
                <w:sz w:val="20"/>
                <w:szCs w:val="20"/>
              </w:rPr>
            </w:pPr>
            <w:r w:rsidRPr="46F8F6FF">
              <w:rPr>
                <w:rFonts w:ascii="Aptos" w:eastAsia="Aptos" w:hAnsi="Aptos" w:cs="Aptos"/>
                <w:color w:val="000000" w:themeColor="text1"/>
                <w:sz w:val="20"/>
                <w:szCs w:val="20"/>
              </w:rPr>
              <w:t>0.6.5</w:t>
            </w:r>
          </w:p>
        </w:tc>
        <w:tc>
          <w:tcPr>
            <w:tcW w:w="1652" w:type="dxa"/>
          </w:tcPr>
          <w:p w14:paraId="51B5DB66" w14:textId="6B047CE5" w:rsidR="7A4DB0C3" w:rsidRDefault="7A4DB0C3" w:rsidP="46F8F6FF">
            <w:pPr>
              <w:rPr>
                <w:rFonts w:ascii="Aptos" w:eastAsia="Aptos" w:hAnsi="Aptos" w:cs="Aptos"/>
                <w:color w:val="000000" w:themeColor="text1"/>
                <w:sz w:val="20"/>
                <w:szCs w:val="20"/>
              </w:rPr>
            </w:pPr>
            <w:r w:rsidRPr="46F8F6FF">
              <w:rPr>
                <w:rFonts w:ascii="Aptos" w:eastAsia="Aptos" w:hAnsi="Aptos" w:cs="Aptos"/>
                <w:color w:val="000000" w:themeColor="text1"/>
                <w:sz w:val="20"/>
                <w:szCs w:val="20"/>
              </w:rPr>
              <w:t>Xin He</w:t>
            </w:r>
          </w:p>
        </w:tc>
        <w:tc>
          <w:tcPr>
            <w:tcW w:w="3316" w:type="dxa"/>
          </w:tcPr>
          <w:p w14:paraId="4A25BD55" w14:textId="2EB11754" w:rsidR="7A4DB0C3" w:rsidRDefault="7A4DB0C3" w:rsidP="46F8F6FF">
            <w:pPr>
              <w:rPr>
                <w:rFonts w:ascii="Aptos" w:eastAsia="Aptos" w:hAnsi="Aptos" w:cs="Aptos"/>
                <w:color w:val="000000" w:themeColor="text1"/>
                <w:sz w:val="20"/>
                <w:szCs w:val="20"/>
              </w:rPr>
            </w:pPr>
            <w:r w:rsidRPr="46F8F6FF">
              <w:rPr>
                <w:rFonts w:ascii="Aptos" w:eastAsia="Aptos" w:hAnsi="Aptos" w:cs="Aptos"/>
                <w:color w:val="000000" w:themeColor="text1"/>
                <w:sz w:val="20"/>
                <w:szCs w:val="20"/>
              </w:rPr>
              <w:t>Add Intel MXFP8 recipe for Llama3.1 8B</w:t>
            </w:r>
          </w:p>
        </w:tc>
      </w:tr>
      <w:tr w:rsidR="00BE0FF4" w14:paraId="00E267CB" w14:textId="77777777" w:rsidTr="673711E2">
        <w:trPr>
          <w:trHeight w:val="300"/>
        </w:trPr>
        <w:tc>
          <w:tcPr>
            <w:tcW w:w="2388" w:type="dxa"/>
          </w:tcPr>
          <w:p w14:paraId="097239C4" w14:textId="5B778F44" w:rsidR="5762A0A8" w:rsidRDefault="5762A0A8" w:rsidP="13A81482">
            <w:pPr>
              <w:rPr>
                <w:rFonts w:ascii="Aptos" w:eastAsia="Aptos" w:hAnsi="Aptos" w:cs="Aptos"/>
                <w:color w:val="000000" w:themeColor="text1"/>
                <w:sz w:val="20"/>
                <w:szCs w:val="20"/>
              </w:rPr>
            </w:pPr>
            <w:r w:rsidRPr="13A81482">
              <w:rPr>
                <w:rFonts w:ascii="Aptos" w:eastAsia="Aptos" w:hAnsi="Aptos" w:cs="Aptos"/>
                <w:color w:val="000000" w:themeColor="text1"/>
                <w:sz w:val="20"/>
                <w:szCs w:val="20"/>
              </w:rPr>
              <w:t>9/29/2025</w:t>
            </w:r>
          </w:p>
        </w:tc>
        <w:tc>
          <w:tcPr>
            <w:tcW w:w="1274" w:type="dxa"/>
          </w:tcPr>
          <w:p w14:paraId="365C7E0A" w14:textId="32EE62F2" w:rsidR="5762A0A8" w:rsidRDefault="5762A0A8" w:rsidP="13A81482">
            <w:pPr>
              <w:rPr>
                <w:rFonts w:ascii="Aptos" w:eastAsia="Aptos" w:hAnsi="Aptos" w:cs="Aptos"/>
                <w:color w:val="000000" w:themeColor="text1"/>
                <w:sz w:val="20"/>
                <w:szCs w:val="20"/>
              </w:rPr>
            </w:pPr>
            <w:r w:rsidRPr="13A81482">
              <w:rPr>
                <w:rFonts w:ascii="Aptos" w:eastAsia="Aptos" w:hAnsi="Aptos" w:cs="Aptos"/>
                <w:color w:val="000000" w:themeColor="text1"/>
                <w:sz w:val="20"/>
                <w:szCs w:val="20"/>
              </w:rPr>
              <w:t>0.6.6</w:t>
            </w:r>
          </w:p>
        </w:tc>
        <w:tc>
          <w:tcPr>
            <w:tcW w:w="1652" w:type="dxa"/>
          </w:tcPr>
          <w:p w14:paraId="44C3F5C1" w14:textId="5DB24BE7" w:rsidR="5762A0A8" w:rsidRDefault="5762A0A8" w:rsidP="13A81482">
            <w:pPr>
              <w:rPr>
                <w:rFonts w:ascii="Aptos" w:eastAsia="Aptos" w:hAnsi="Aptos" w:cs="Aptos"/>
                <w:color w:val="000000" w:themeColor="text1"/>
                <w:sz w:val="20"/>
                <w:szCs w:val="20"/>
              </w:rPr>
            </w:pPr>
            <w:r w:rsidRPr="13A81482">
              <w:rPr>
                <w:rFonts w:ascii="Aptos" w:eastAsia="Aptos" w:hAnsi="Aptos" w:cs="Aptos"/>
                <w:color w:val="000000" w:themeColor="text1"/>
                <w:sz w:val="20"/>
                <w:szCs w:val="20"/>
              </w:rPr>
              <w:t>Xin He</w:t>
            </w:r>
          </w:p>
        </w:tc>
        <w:tc>
          <w:tcPr>
            <w:tcW w:w="3316" w:type="dxa"/>
          </w:tcPr>
          <w:p w14:paraId="0E641195" w14:textId="28831D4A" w:rsidR="5762A0A8" w:rsidRDefault="5762A0A8" w:rsidP="13A81482">
            <w:pPr>
              <w:rPr>
                <w:rFonts w:ascii="Aptos" w:eastAsia="Aptos" w:hAnsi="Aptos" w:cs="Aptos"/>
                <w:color w:val="000000" w:themeColor="text1"/>
                <w:sz w:val="20"/>
                <w:szCs w:val="20"/>
              </w:rPr>
            </w:pPr>
            <w:r w:rsidRPr="13A81482">
              <w:rPr>
                <w:rFonts w:ascii="Aptos" w:eastAsia="Aptos" w:hAnsi="Aptos" w:cs="Aptos"/>
                <w:color w:val="000000" w:themeColor="text1"/>
                <w:sz w:val="20"/>
                <w:szCs w:val="20"/>
              </w:rPr>
              <w:t xml:space="preserve">Add MXFP8, NVFP4, </w:t>
            </w:r>
            <w:r w:rsidR="5EB11F1E" w:rsidRPr="48FB38C1">
              <w:rPr>
                <w:rFonts w:ascii="Aptos" w:eastAsia="Aptos" w:hAnsi="Aptos" w:cs="Aptos"/>
                <w:color w:val="000000" w:themeColor="text1"/>
                <w:sz w:val="20"/>
                <w:szCs w:val="20"/>
              </w:rPr>
              <w:t>N</w:t>
            </w:r>
            <w:r w:rsidR="7B01F93A" w:rsidRPr="48FB38C1">
              <w:rPr>
                <w:rFonts w:ascii="Aptos" w:eastAsia="Aptos" w:hAnsi="Aptos" w:cs="Aptos"/>
                <w:color w:val="000000" w:themeColor="text1"/>
                <w:sz w:val="20"/>
                <w:szCs w:val="20"/>
              </w:rPr>
              <w:t xml:space="preserve">VFP4+ recipe </w:t>
            </w:r>
            <w:r w:rsidR="25E5CFCC" w:rsidRPr="48FB38C1">
              <w:rPr>
                <w:rFonts w:ascii="Aptos" w:eastAsia="Aptos" w:hAnsi="Aptos" w:cs="Aptos"/>
                <w:color w:val="000000" w:themeColor="text1"/>
                <w:sz w:val="20"/>
                <w:szCs w:val="20"/>
              </w:rPr>
              <w:t>results</w:t>
            </w:r>
            <w:r w:rsidRPr="13A81482">
              <w:rPr>
                <w:rFonts w:ascii="Aptos" w:eastAsia="Aptos" w:hAnsi="Aptos" w:cs="Aptos"/>
                <w:color w:val="000000" w:themeColor="text1"/>
                <w:sz w:val="20"/>
                <w:szCs w:val="20"/>
              </w:rPr>
              <w:t xml:space="preserve"> of llama 3.1 70B</w:t>
            </w:r>
          </w:p>
        </w:tc>
      </w:tr>
      <w:tr w:rsidR="00BE0FF4" w14:paraId="5F595620" w14:textId="77777777" w:rsidTr="673711E2">
        <w:trPr>
          <w:trHeight w:val="300"/>
        </w:trPr>
        <w:tc>
          <w:tcPr>
            <w:tcW w:w="2388" w:type="dxa"/>
          </w:tcPr>
          <w:p w14:paraId="206876CC" w14:textId="61F670C5" w:rsidR="1E9A516A" w:rsidRDefault="1E9A516A" w:rsidP="48FB38C1">
            <w:pPr>
              <w:rPr>
                <w:rFonts w:ascii="Aptos" w:eastAsia="Aptos" w:hAnsi="Aptos" w:cs="Aptos"/>
                <w:color w:val="000000" w:themeColor="text1"/>
                <w:sz w:val="20"/>
                <w:szCs w:val="20"/>
              </w:rPr>
            </w:pPr>
            <w:r w:rsidRPr="48FB38C1">
              <w:rPr>
                <w:rFonts w:ascii="Aptos" w:eastAsia="Aptos" w:hAnsi="Aptos" w:cs="Aptos"/>
                <w:color w:val="000000" w:themeColor="text1"/>
                <w:sz w:val="20"/>
                <w:szCs w:val="20"/>
              </w:rPr>
              <w:t>10/10</w:t>
            </w:r>
            <w:r w:rsidR="48FB38C1" w:rsidRPr="48FB38C1">
              <w:rPr>
                <w:rFonts w:ascii="Aptos" w:eastAsia="Aptos" w:hAnsi="Aptos" w:cs="Aptos"/>
                <w:color w:val="000000" w:themeColor="text1"/>
                <w:sz w:val="20"/>
                <w:szCs w:val="20"/>
              </w:rPr>
              <w:t>/2025</w:t>
            </w:r>
          </w:p>
        </w:tc>
        <w:tc>
          <w:tcPr>
            <w:tcW w:w="1274" w:type="dxa"/>
          </w:tcPr>
          <w:p w14:paraId="7D990625" w14:textId="30C0B4D1" w:rsidR="48FB38C1" w:rsidRDefault="48FB38C1" w:rsidP="48FB38C1">
            <w:pPr>
              <w:rPr>
                <w:rFonts w:ascii="Aptos" w:eastAsia="Aptos" w:hAnsi="Aptos" w:cs="Aptos"/>
                <w:color w:val="000000" w:themeColor="text1"/>
                <w:sz w:val="20"/>
                <w:szCs w:val="20"/>
              </w:rPr>
            </w:pPr>
            <w:r w:rsidRPr="48FB38C1">
              <w:rPr>
                <w:rFonts w:ascii="Aptos" w:eastAsia="Aptos" w:hAnsi="Aptos" w:cs="Aptos"/>
                <w:color w:val="000000" w:themeColor="text1"/>
                <w:sz w:val="20"/>
                <w:szCs w:val="20"/>
              </w:rPr>
              <w:t>0.6.</w:t>
            </w:r>
            <w:r w:rsidR="0F0018D5" w:rsidRPr="48FB38C1">
              <w:rPr>
                <w:rFonts w:ascii="Aptos" w:eastAsia="Aptos" w:hAnsi="Aptos" w:cs="Aptos"/>
                <w:color w:val="000000" w:themeColor="text1"/>
                <w:sz w:val="20"/>
                <w:szCs w:val="20"/>
              </w:rPr>
              <w:t>7</w:t>
            </w:r>
          </w:p>
        </w:tc>
        <w:tc>
          <w:tcPr>
            <w:tcW w:w="1652" w:type="dxa"/>
          </w:tcPr>
          <w:p w14:paraId="7F2D74BE" w14:textId="4BA45334" w:rsidR="48FB38C1" w:rsidRDefault="48FB38C1" w:rsidP="48FB38C1">
            <w:pPr>
              <w:rPr>
                <w:rFonts w:ascii="Aptos" w:eastAsia="Aptos" w:hAnsi="Aptos" w:cs="Aptos"/>
                <w:color w:val="000000" w:themeColor="text1"/>
                <w:sz w:val="20"/>
                <w:szCs w:val="20"/>
              </w:rPr>
            </w:pPr>
            <w:r w:rsidRPr="48FB38C1">
              <w:rPr>
                <w:rFonts w:ascii="Aptos" w:eastAsia="Aptos" w:hAnsi="Aptos" w:cs="Aptos"/>
                <w:color w:val="000000" w:themeColor="text1"/>
                <w:sz w:val="20"/>
                <w:szCs w:val="20"/>
              </w:rPr>
              <w:t>Xin He</w:t>
            </w:r>
          </w:p>
        </w:tc>
        <w:tc>
          <w:tcPr>
            <w:tcW w:w="3316" w:type="dxa"/>
          </w:tcPr>
          <w:p w14:paraId="5C9239AA" w14:textId="62E55772" w:rsidR="615CFE4F" w:rsidRDefault="615CFE4F" w:rsidP="48FB38C1">
            <w:pPr>
              <w:rPr>
                <w:rFonts w:ascii="Aptos" w:eastAsia="Aptos" w:hAnsi="Aptos" w:cs="Aptos"/>
                <w:color w:val="000000" w:themeColor="text1"/>
                <w:sz w:val="20"/>
                <w:szCs w:val="20"/>
              </w:rPr>
            </w:pPr>
            <w:r w:rsidRPr="48FB38C1">
              <w:rPr>
                <w:rFonts w:ascii="Aptos" w:eastAsia="Aptos" w:hAnsi="Aptos" w:cs="Aptos"/>
                <w:color w:val="000000" w:themeColor="text1"/>
                <w:sz w:val="20"/>
                <w:szCs w:val="20"/>
              </w:rPr>
              <w:t>R</w:t>
            </w:r>
            <w:r w:rsidR="1CAB75C5" w:rsidRPr="48FB38C1">
              <w:rPr>
                <w:rFonts w:ascii="Aptos" w:eastAsia="Aptos" w:hAnsi="Aptos" w:cs="Aptos"/>
                <w:color w:val="000000" w:themeColor="text1"/>
                <w:sz w:val="20"/>
                <w:szCs w:val="20"/>
              </w:rPr>
              <w:t>emove</w:t>
            </w:r>
            <w:r w:rsidR="48FB38C1" w:rsidRPr="48FB38C1">
              <w:rPr>
                <w:rFonts w:ascii="Aptos" w:eastAsia="Aptos" w:hAnsi="Aptos" w:cs="Aptos"/>
                <w:color w:val="000000" w:themeColor="text1"/>
                <w:sz w:val="20"/>
                <w:szCs w:val="20"/>
              </w:rPr>
              <w:t xml:space="preserve"> NVFP4</w:t>
            </w:r>
            <w:r w:rsidR="48FD3466" w:rsidRPr="48FB38C1">
              <w:rPr>
                <w:rFonts w:ascii="Aptos" w:eastAsia="Aptos" w:hAnsi="Aptos" w:cs="Aptos"/>
                <w:color w:val="000000" w:themeColor="text1"/>
                <w:sz w:val="20"/>
                <w:szCs w:val="20"/>
              </w:rPr>
              <w:t xml:space="preserve"> </w:t>
            </w:r>
            <w:r w:rsidR="48FD3466" w:rsidRPr="05EF0B86">
              <w:rPr>
                <w:rFonts w:ascii="Aptos" w:eastAsia="Aptos" w:hAnsi="Aptos" w:cs="Aptos"/>
                <w:color w:val="000000" w:themeColor="text1"/>
                <w:sz w:val="20"/>
                <w:szCs w:val="20"/>
              </w:rPr>
              <w:t>recipe</w:t>
            </w:r>
            <w:r w:rsidR="48FD3466" w:rsidRPr="48FB38C1">
              <w:rPr>
                <w:rFonts w:ascii="Aptos" w:eastAsia="Aptos" w:hAnsi="Aptos" w:cs="Aptos"/>
                <w:color w:val="000000" w:themeColor="text1"/>
                <w:sz w:val="20"/>
                <w:szCs w:val="20"/>
              </w:rPr>
              <w:t xml:space="preserve"> content </w:t>
            </w:r>
            <w:r w:rsidR="41322DD9" w:rsidRPr="48FB38C1">
              <w:rPr>
                <w:rFonts w:ascii="Aptos" w:eastAsia="Aptos" w:hAnsi="Aptos" w:cs="Aptos"/>
                <w:color w:val="000000" w:themeColor="text1"/>
                <w:sz w:val="20"/>
                <w:szCs w:val="20"/>
              </w:rPr>
              <w:t>of 3.1 8b and 3.3 70b</w:t>
            </w:r>
            <w:r w:rsidR="778CBED4" w:rsidRPr="48FB38C1">
              <w:rPr>
                <w:rFonts w:ascii="Aptos" w:eastAsia="Aptos" w:hAnsi="Aptos" w:cs="Aptos"/>
                <w:color w:val="000000" w:themeColor="text1"/>
                <w:sz w:val="20"/>
                <w:szCs w:val="20"/>
              </w:rPr>
              <w:t>; Add N</w:t>
            </w:r>
            <w:r w:rsidR="48FB38C1" w:rsidRPr="48FB38C1">
              <w:rPr>
                <w:rFonts w:ascii="Aptos" w:eastAsia="Aptos" w:hAnsi="Aptos" w:cs="Aptos"/>
                <w:color w:val="000000" w:themeColor="text1"/>
                <w:sz w:val="20"/>
                <w:szCs w:val="20"/>
              </w:rPr>
              <w:t xml:space="preserve">VFP4+ </w:t>
            </w:r>
            <w:r w:rsidR="48FB38C1" w:rsidRPr="05EF0B86">
              <w:rPr>
                <w:rFonts w:ascii="Aptos" w:eastAsia="Aptos" w:hAnsi="Aptos" w:cs="Aptos"/>
                <w:color w:val="000000" w:themeColor="text1"/>
                <w:sz w:val="20"/>
                <w:szCs w:val="20"/>
              </w:rPr>
              <w:t>recip</w:t>
            </w:r>
            <w:r w:rsidR="4BAA7DCD" w:rsidRPr="05EF0B86">
              <w:rPr>
                <w:rFonts w:ascii="Aptos" w:eastAsia="Aptos" w:hAnsi="Aptos" w:cs="Aptos"/>
                <w:color w:val="000000" w:themeColor="text1"/>
                <w:sz w:val="20"/>
                <w:szCs w:val="20"/>
              </w:rPr>
              <w:t>e</w:t>
            </w:r>
            <w:r w:rsidR="48FB38C1" w:rsidRPr="48FB38C1">
              <w:rPr>
                <w:rFonts w:ascii="Aptos" w:eastAsia="Aptos" w:hAnsi="Aptos" w:cs="Aptos"/>
                <w:color w:val="000000" w:themeColor="text1"/>
                <w:sz w:val="20"/>
                <w:szCs w:val="20"/>
              </w:rPr>
              <w:t xml:space="preserve"> </w:t>
            </w:r>
            <w:r w:rsidR="71D8A64A" w:rsidRPr="48FB38C1">
              <w:rPr>
                <w:rFonts w:ascii="Aptos" w:eastAsia="Aptos" w:hAnsi="Aptos" w:cs="Aptos"/>
                <w:color w:val="000000" w:themeColor="text1"/>
                <w:sz w:val="20"/>
                <w:szCs w:val="20"/>
              </w:rPr>
              <w:t xml:space="preserve">content </w:t>
            </w:r>
            <w:r w:rsidR="48FB38C1" w:rsidRPr="48FB38C1">
              <w:rPr>
                <w:rFonts w:ascii="Aptos" w:eastAsia="Aptos" w:hAnsi="Aptos" w:cs="Aptos"/>
                <w:color w:val="000000" w:themeColor="text1"/>
                <w:sz w:val="20"/>
                <w:szCs w:val="20"/>
              </w:rPr>
              <w:t>of llama 3.1 70B</w:t>
            </w:r>
          </w:p>
        </w:tc>
      </w:tr>
      <w:tr w:rsidR="00BE0FF4" w14:paraId="57F89759" w14:textId="77777777" w:rsidTr="673711E2">
        <w:trPr>
          <w:trHeight w:val="300"/>
        </w:trPr>
        <w:tc>
          <w:tcPr>
            <w:tcW w:w="2388" w:type="dxa"/>
          </w:tcPr>
          <w:p w14:paraId="6F03494A" w14:textId="0488F02E" w:rsidR="00EC3EA2" w:rsidRPr="48FB38C1" w:rsidRDefault="00EC3EA2" w:rsidP="48FB38C1">
            <w:pPr>
              <w:rPr>
                <w:rFonts w:ascii="Aptos" w:eastAsia="Aptos" w:hAnsi="Aptos" w:cs="Aptos"/>
                <w:color w:val="000000" w:themeColor="text1"/>
                <w:sz w:val="20"/>
                <w:szCs w:val="20"/>
              </w:rPr>
            </w:pPr>
            <w:r>
              <w:rPr>
                <w:rFonts w:ascii="Aptos" w:eastAsia="Aptos" w:hAnsi="Aptos" w:cs="Aptos"/>
                <w:color w:val="000000" w:themeColor="text1"/>
                <w:sz w:val="20"/>
                <w:szCs w:val="20"/>
              </w:rPr>
              <w:t>10/17</w:t>
            </w:r>
            <w:r w:rsidR="00CF7DF5">
              <w:rPr>
                <w:rFonts w:ascii="Aptos" w:eastAsia="Aptos" w:hAnsi="Aptos" w:cs="Aptos"/>
                <w:color w:val="000000" w:themeColor="text1"/>
                <w:sz w:val="20"/>
                <w:szCs w:val="20"/>
              </w:rPr>
              <w:t>/2025</w:t>
            </w:r>
          </w:p>
        </w:tc>
        <w:tc>
          <w:tcPr>
            <w:tcW w:w="1274" w:type="dxa"/>
          </w:tcPr>
          <w:p w14:paraId="6C1F82D5" w14:textId="25883DA2" w:rsidR="00EC3EA2" w:rsidRPr="48FB38C1" w:rsidRDefault="00EC3EA2" w:rsidP="48FB38C1">
            <w:pPr>
              <w:rPr>
                <w:rFonts w:ascii="Aptos" w:eastAsia="Aptos" w:hAnsi="Aptos" w:cs="Aptos"/>
                <w:color w:val="000000" w:themeColor="text1"/>
                <w:sz w:val="20"/>
                <w:szCs w:val="20"/>
              </w:rPr>
            </w:pPr>
            <w:r>
              <w:rPr>
                <w:rFonts w:ascii="Aptos" w:eastAsia="Aptos" w:hAnsi="Aptos" w:cs="Aptos"/>
                <w:color w:val="000000" w:themeColor="text1"/>
                <w:sz w:val="20"/>
                <w:szCs w:val="20"/>
              </w:rPr>
              <w:t>0.6.8</w:t>
            </w:r>
          </w:p>
        </w:tc>
        <w:tc>
          <w:tcPr>
            <w:tcW w:w="1652" w:type="dxa"/>
          </w:tcPr>
          <w:p w14:paraId="0FEB1566" w14:textId="20CF09AC" w:rsidR="00EC3EA2" w:rsidRPr="48FB38C1" w:rsidRDefault="00EC3EA2" w:rsidP="48FB38C1">
            <w:pPr>
              <w:rPr>
                <w:rFonts w:ascii="Aptos" w:eastAsia="Aptos" w:hAnsi="Aptos" w:cs="Aptos"/>
                <w:color w:val="000000" w:themeColor="text1"/>
                <w:sz w:val="20"/>
                <w:szCs w:val="20"/>
              </w:rPr>
            </w:pPr>
            <w:r>
              <w:rPr>
                <w:rFonts w:ascii="Aptos" w:eastAsia="Aptos" w:hAnsi="Aptos" w:cs="Aptos"/>
                <w:color w:val="000000" w:themeColor="text1"/>
                <w:sz w:val="20"/>
                <w:szCs w:val="20"/>
              </w:rPr>
              <w:t>Yi Liu</w:t>
            </w:r>
          </w:p>
        </w:tc>
        <w:tc>
          <w:tcPr>
            <w:tcW w:w="3316" w:type="dxa"/>
          </w:tcPr>
          <w:p w14:paraId="48A0B2CF" w14:textId="7C178EEE" w:rsidR="00EC3EA2" w:rsidRPr="48FB38C1" w:rsidRDefault="00EC3EA2" w:rsidP="48FB38C1">
            <w:pPr>
              <w:rPr>
                <w:rFonts w:ascii="Aptos" w:eastAsia="Aptos" w:hAnsi="Aptos" w:cs="Aptos"/>
                <w:color w:val="000000" w:themeColor="text1"/>
                <w:sz w:val="20"/>
                <w:szCs w:val="20"/>
              </w:rPr>
            </w:pPr>
            <w:r w:rsidRPr="79175449">
              <w:rPr>
                <w:rFonts w:ascii="Aptos" w:eastAsia="Aptos" w:hAnsi="Aptos" w:cs="Aptos"/>
                <w:color w:val="000000" w:themeColor="text1"/>
                <w:sz w:val="20"/>
                <w:szCs w:val="20"/>
              </w:rPr>
              <w:t>Add MXFP</w:t>
            </w:r>
            <w:r>
              <w:rPr>
                <w:rFonts w:ascii="Aptos" w:eastAsia="Aptos" w:hAnsi="Aptos" w:cs="Aptos"/>
                <w:color w:val="000000" w:themeColor="text1"/>
                <w:sz w:val="20"/>
                <w:szCs w:val="20"/>
              </w:rPr>
              <w:t>8</w:t>
            </w:r>
            <w:r w:rsidRPr="79175449">
              <w:rPr>
                <w:rFonts w:ascii="Aptos" w:eastAsia="Aptos" w:hAnsi="Aptos" w:cs="Aptos"/>
                <w:color w:val="000000" w:themeColor="text1"/>
                <w:sz w:val="20"/>
                <w:szCs w:val="20"/>
              </w:rPr>
              <w:t xml:space="preserve"> and</w:t>
            </w:r>
            <w:r>
              <w:rPr>
                <w:rFonts w:ascii="Aptos" w:eastAsia="Aptos" w:hAnsi="Aptos" w:cs="Aptos"/>
                <w:color w:val="000000" w:themeColor="text1"/>
                <w:sz w:val="20"/>
                <w:szCs w:val="20"/>
              </w:rPr>
              <w:t xml:space="preserve"> BF16</w:t>
            </w:r>
            <w:r w:rsidRPr="79175449">
              <w:rPr>
                <w:rFonts w:ascii="Aptos" w:eastAsia="Aptos" w:hAnsi="Aptos" w:cs="Aptos"/>
                <w:color w:val="000000" w:themeColor="text1"/>
                <w:sz w:val="20"/>
                <w:szCs w:val="20"/>
              </w:rPr>
              <w:t xml:space="preserve"> results</w:t>
            </w:r>
            <w:r>
              <w:rPr>
                <w:rFonts w:ascii="Aptos" w:eastAsia="Aptos" w:hAnsi="Aptos" w:cs="Aptos"/>
                <w:color w:val="000000" w:themeColor="text1"/>
                <w:sz w:val="20"/>
                <w:szCs w:val="20"/>
              </w:rPr>
              <w:t xml:space="preserve"> for Llama405B </w:t>
            </w:r>
          </w:p>
        </w:tc>
      </w:tr>
      <w:tr w:rsidR="00BE0FF4" w14:paraId="1AA3AE3E" w14:textId="77777777" w:rsidTr="673711E2">
        <w:trPr>
          <w:trHeight w:val="300"/>
        </w:trPr>
        <w:tc>
          <w:tcPr>
            <w:tcW w:w="2388" w:type="dxa"/>
          </w:tcPr>
          <w:p w14:paraId="32D4C4BA" w14:textId="147B6A8D" w:rsidR="1FBBC24D" w:rsidRDefault="1FBBC24D" w:rsidP="05EF0B86">
            <w:pPr>
              <w:rPr>
                <w:rFonts w:ascii="Aptos" w:eastAsia="Aptos" w:hAnsi="Aptos" w:cs="Aptos"/>
                <w:color w:val="000000" w:themeColor="text1"/>
                <w:sz w:val="20"/>
                <w:szCs w:val="20"/>
              </w:rPr>
            </w:pPr>
            <w:r w:rsidRPr="05EF0B86">
              <w:rPr>
                <w:rFonts w:ascii="Aptos" w:eastAsia="Aptos" w:hAnsi="Aptos" w:cs="Aptos"/>
                <w:color w:val="000000" w:themeColor="text1"/>
                <w:sz w:val="20"/>
                <w:szCs w:val="20"/>
              </w:rPr>
              <w:t>10/17/2025</w:t>
            </w:r>
          </w:p>
        </w:tc>
        <w:tc>
          <w:tcPr>
            <w:tcW w:w="1274" w:type="dxa"/>
          </w:tcPr>
          <w:p w14:paraId="2E85D31D" w14:textId="28BFF9AD" w:rsidR="1FBBC24D" w:rsidRDefault="1FBBC24D" w:rsidP="05EF0B86">
            <w:pPr>
              <w:rPr>
                <w:rFonts w:ascii="Aptos" w:eastAsia="Aptos" w:hAnsi="Aptos" w:cs="Aptos"/>
                <w:color w:val="000000" w:themeColor="text1"/>
                <w:sz w:val="20"/>
                <w:szCs w:val="20"/>
              </w:rPr>
            </w:pPr>
            <w:r w:rsidRPr="05EF0B86">
              <w:rPr>
                <w:rFonts w:ascii="Aptos" w:eastAsia="Aptos" w:hAnsi="Aptos" w:cs="Aptos"/>
                <w:color w:val="000000" w:themeColor="text1"/>
                <w:sz w:val="20"/>
                <w:szCs w:val="20"/>
              </w:rPr>
              <w:t>0.6.9</w:t>
            </w:r>
          </w:p>
        </w:tc>
        <w:tc>
          <w:tcPr>
            <w:tcW w:w="1652" w:type="dxa"/>
          </w:tcPr>
          <w:p w14:paraId="66AA8793" w14:textId="24A1B400" w:rsidR="1FBBC24D" w:rsidRDefault="1FBBC24D" w:rsidP="05EF0B86">
            <w:pPr>
              <w:rPr>
                <w:rFonts w:ascii="Aptos" w:eastAsia="Aptos" w:hAnsi="Aptos" w:cs="Aptos"/>
                <w:color w:val="000000" w:themeColor="text1"/>
                <w:sz w:val="20"/>
                <w:szCs w:val="20"/>
              </w:rPr>
            </w:pPr>
            <w:r w:rsidRPr="05EF0B86">
              <w:rPr>
                <w:rFonts w:ascii="Aptos" w:eastAsia="Aptos" w:hAnsi="Aptos" w:cs="Aptos"/>
                <w:color w:val="000000" w:themeColor="text1"/>
                <w:sz w:val="20"/>
                <w:szCs w:val="20"/>
              </w:rPr>
              <w:t>Xin He</w:t>
            </w:r>
          </w:p>
        </w:tc>
        <w:tc>
          <w:tcPr>
            <w:tcW w:w="3316" w:type="dxa"/>
          </w:tcPr>
          <w:p w14:paraId="7C4922DE" w14:textId="65D05524" w:rsidR="1FBBC24D" w:rsidRDefault="1FBBC24D" w:rsidP="05EF0B86">
            <w:pPr>
              <w:rPr>
                <w:rFonts w:ascii="Aptos" w:eastAsia="Aptos" w:hAnsi="Aptos" w:cs="Aptos"/>
                <w:color w:val="000000" w:themeColor="text1"/>
                <w:sz w:val="20"/>
                <w:szCs w:val="20"/>
              </w:rPr>
            </w:pPr>
            <w:r w:rsidRPr="4ED57395">
              <w:rPr>
                <w:rFonts w:ascii="Aptos" w:eastAsia="Aptos" w:hAnsi="Aptos" w:cs="Aptos"/>
                <w:color w:val="000000" w:themeColor="text1"/>
                <w:sz w:val="20"/>
                <w:szCs w:val="20"/>
              </w:rPr>
              <w:t>Update NVFP4+ recipe content</w:t>
            </w:r>
            <w:r w:rsidR="48E4728A" w:rsidRPr="4ED57395">
              <w:rPr>
                <w:rFonts w:ascii="Aptos" w:eastAsia="Aptos" w:hAnsi="Aptos" w:cs="Aptos"/>
                <w:color w:val="000000" w:themeColor="text1"/>
                <w:sz w:val="20"/>
                <w:szCs w:val="20"/>
              </w:rPr>
              <w:t xml:space="preserve"> of llama3.1 70B</w:t>
            </w:r>
          </w:p>
        </w:tc>
      </w:tr>
      <w:tr w:rsidR="00BE0FF4" w14:paraId="349CDF1A" w14:textId="77777777" w:rsidTr="673711E2">
        <w:trPr>
          <w:trHeight w:val="300"/>
        </w:trPr>
        <w:tc>
          <w:tcPr>
            <w:tcW w:w="2388" w:type="dxa"/>
          </w:tcPr>
          <w:p w14:paraId="2AFCE3E4" w14:textId="5A4EE26F" w:rsidR="004C56EC" w:rsidRPr="004C56EC" w:rsidRDefault="004C56EC" w:rsidP="05EF0B86">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10/22/2025</w:t>
            </w:r>
          </w:p>
        </w:tc>
        <w:tc>
          <w:tcPr>
            <w:tcW w:w="1274" w:type="dxa"/>
          </w:tcPr>
          <w:p w14:paraId="42BF6A5C" w14:textId="2583A0E6" w:rsidR="004C56EC" w:rsidRPr="004C56EC" w:rsidRDefault="004C56EC" w:rsidP="05EF0B86">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0.7</w:t>
            </w:r>
          </w:p>
        </w:tc>
        <w:tc>
          <w:tcPr>
            <w:tcW w:w="1652" w:type="dxa"/>
          </w:tcPr>
          <w:p w14:paraId="44601EAB" w14:textId="45D8AD5F" w:rsidR="004C56EC" w:rsidRPr="004C56EC" w:rsidRDefault="004C56EC" w:rsidP="05EF0B86">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Haihao Shen</w:t>
            </w:r>
          </w:p>
        </w:tc>
        <w:tc>
          <w:tcPr>
            <w:tcW w:w="3316" w:type="dxa"/>
          </w:tcPr>
          <w:p w14:paraId="36855865" w14:textId="7718D8F2" w:rsidR="004C56EC" w:rsidRPr="004C56EC" w:rsidRDefault="004C56EC" w:rsidP="05EF0B86">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 xml:space="preserve">Format </w:t>
            </w:r>
            <w:r w:rsidR="00D84C91">
              <w:rPr>
                <w:rFonts w:ascii="Aptos" w:eastAsia="DengXian" w:hAnsi="Aptos" w:cs="Aptos" w:hint="eastAsia"/>
                <w:color w:val="000000" w:themeColor="text1"/>
                <w:sz w:val="20"/>
                <w:szCs w:val="20"/>
              </w:rPr>
              <w:t>and fix minor doc issues</w:t>
            </w:r>
          </w:p>
        </w:tc>
      </w:tr>
      <w:tr w:rsidR="00BE0FF4" w14:paraId="4BC05DCF" w14:textId="77777777" w:rsidTr="673711E2">
        <w:trPr>
          <w:trHeight w:val="300"/>
        </w:trPr>
        <w:tc>
          <w:tcPr>
            <w:tcW w:w="2388" w:type="dxa"/>
          </w:tcPr>
          <w:p w14:paraId="324E3F93" w14:textId="019F4325" w:rsidR="0FA8610E" w:rsidRDefault="0FA8610E" w:rsidP="4CD45425">
            <w:pPr>
              <w:rPr>
                <w:rFonts w:ascii="Aptos" w:eastAsia="DengXian" w:hAnsi="Aptos" w:cs="Aptos"/>
                <w:color w:val="000000" w:themeColor="text1"/>
                <w:sz w:val="20"/>
                <w:szCs w:val="20"/>
              </w:rPr>
            </w:pPr>
            <w:r w:rsidRPr="4CD45425">
              <w:rPr>
                <w:rFonts w:ascii="Aptos" w:eastAsia="DengXian" w:hAnsi="Aptos" w:cs="Aptos"/>
                <w:color w:val="000000" w:themeColor="text1"/>
                <w:sz w:val="20"/>
                <w:szCs w:val="20"/>
              </w:rPr>
              <w:t>10/22/2025</w:t>
            </w:r>
          </w:p>
        </w:tc>
        <w:tc>
          <w:tcPr>
            <w:tcW w:w="1274" w:type="dxa"/>
          </w:tcPr>
          <w:p w14:paraId="506D5D01" w14:textId="4737204F" w:rsidR="0FA8610E" w:rsidRDefault="0FA8610E" w:rsidP="4CD45425">
            <w:pPr>
              <w:rPr>
                <w:rFonts w:ascii="Aptos" w:eastAsia="DengXian" w:hAnsi="Aptos" w:cs="Aptos"/>
                <w:color w:val="000000" w:themeColor="text1"/>
                <w:sz w:val="20"/>
                <w:szCs w:val="20"/>
              </w:rPr>
            </w:pPr>
            <w:r w:rsidRPr="4CD45425">
              <w:rPr>
                <w:rFonts w:ascii="Aptos" w:eastAsia="DengXian" w:hAnsi="Aptos" w:cs="Aptos"/>
                <w:color w:val="000000" w:themeColor="text1"/>
                <w:sz w:val="20"/>
                <w:szCs w:val="20"/>
              </w:rPr>
              <w:t>0.7.1</w:t>
            </w:r>
          </w:p>
        </w:tc>
        <w:tc>
          <w:tcPr>
            <w:tcW w:w="1652" w:type="dxa"/>
          </w:tcPr>
          <w:p w14:paraId="1CC0F796" w14:textId="2D64C570" w:rsidR="0FA8610E" w:rsidRDefault="0FA8610E" w:rsidP="4CD45425">
            <w:pPr>
              <w:rPr>
                <w:rFonts w:ascii="Aptos" w:eastAsia="DengXian" w:hAnsi="Aptos" w:cs="Aptos"/>
                <w:color w:val="000000" w:themeColor="text1"/>
                <w:sz w:val="20"/>
                <w:szCs w:val="20"/>
              </w:rPr>
            </w:pPr>
            <w:r w:rsidRPr="4CD45425">
              <w:rPr>
                <w:rFonts w:ascii="Aptos" w:eastAsia="DengXian" w:hAnsi="Aptos" w:cs="Aptos"/>
                <w:color w:val="000000" w:themeColor="text1"/>
                <w:sz w:val="20"/>
                <w:szCs w:val="20"/>
              </w:rPr>
              <w:t>Xin He</w:t>
            </w:r>
          </w:p>
        </w:tc>
        <w:tc>
          <w:tcPr>
            <w:tcW w:w="3316" w:type="dxa"/>
          </w:tcPr>
          <w:p w14:paraId="0A9A8A01" w14:textId="2FCEE1D8" w:rsidR="0FA8610E" w:rsidRDefault="32C0D91D" w:rsidP="4CD45425">
            <w:pPr>
              <w:rPr>
                <w:rFonts w:ascii="Aptos" w:eastAsia="DengXian" w:hAnsi="Aptos" w:cs="Aptos"/>
                <w:color w:val="000000" w:themeColor="text1"/>
                <w:sz w:val="20"/>
                <w:szCs w:val="20"/>
              </w:rPr>
            </w:pPr>
            <w:r w:rsidRPr="5F3E4169">
              <w:rPr>
                <w:rFonts w:ascii="Aptos" w:eastAsia="DengXian" w:hAnsi="Aptos" w:cs="Aptos"/>
                <w:color w:val="000000" w:themeColor="text1"/>
                <w:sz w:val="20"/>
                <w:szCs w:val="20"/>
              </w:rPr>
              <w:t>Update llama3.1 8B and llama3.3 70B accuracy with recipe for activation</w:t>
            </w:r>
          </w:p>
        </w:tc>
      </w:tr>
      <w:tr w:rsidR="00BE0FF4" w14:paraId="20128CB1" w14:textId="77777777" w:rsidTr="673711E2">
        <w:trPr>
          <w:trHeight w:val="300"/>
        </w:trPr>
        <w:tc>
          <w:tcPr>
            <w:tcW w:w="2388" w:type="dxa"/>
          </w:tcPr>
          <w:p w14:paraId="54B84CC8" w14:textId="17072874" w:rsidR="00847D88" w:rsidRPr="4CD45425" w:rsidRDefault="007D1024"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10/23/2025</w:t>
            </w:r>
          </w:p>
        </w:tc>
        <w:tc>
          <w:tcPr>
            <w:tcW w:w="1274" w:type="dxa"/>
          </w:tcPr>
          <w:p w14:paraId="3D666EB8" w14:textId="577656D7" w:rsidR="00847D88" w:rsidRPr="4CD45425" w:rsidRDefault="007D1024"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0.7.2</w:t>
            </w:r>
          </w:p>
        </w:tc>
        <w:tc>
          <w:tcPr>
            <w:tcW w:w="1652" w:type="dxa"/>
          </w:tcPr>
          <w:p w14:paraId="1DB26F6C" w14:textId="4C3B947D" w:rsidR="00847D88" w:rsidRPr="4CD45425" w:rsidRDefault="007D1024"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Yi Liu, Haihao Shen</w:t>
            </w:r>
          </w:p>
        </w:tc>
        <w:tc>
          <w:tcPr>
            <w:tcW w:w="3316" w:type="dxa"/>
          </w:tcPr>
          <w:p w14:paraId="61694F42" w14:textId="68CD2D6F" w:rsidR="00847D88" w:rsidRPr="4CD45425" w:rsidRDefault="00847D88"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 xml:space="preserve">Add </w:t>
            </w:r>
            <w:r w:rsidRPr="00847D88">
              <w:rPr>
                <w:rFonts w:ascii="Aptos" w:eastAsia="DengXian" w:hAnsi="Aptos" w:cs="Aptos"/>
                <w:color w:val="000000" w:themeColor="text1"/>
                <w:sz w:val="20"/>
                <w:szCs w:val="20"/>
              </w:rPr>
              <w:t>Layout and Shapes for Quantized Linear</w:t>
            </w:r>
          </w:p>
        </w:tc>
      </w:tr>
      <w:tr w:rsidR="00BE0FF4" w14:paraId="5BE033F5" w14:textId="77777777" w:rsidTr="673711E2">
        <w:trPr>
          <w:trHeight w:val="300"/>
        </w:trPr>
        <w:tc>
          <w:tcPr>
            <w:tcW w:w="2388" w:type="dxa"/>
          </w:tcPr>
          <w:p w14:paraId="50548DFA" w14:textId="31955A33" w:rsidR="007D1024" w:rsidRDefault="00E90B95"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10/24/2025</w:t>
            </w:r>
          </w:p>
        </w:tc>
        <w:tc>
          <w:tcPr>
            <w:tcW w:w="1274" w:type="dxa"/>
          </w:tcPr>
          <w:p w14:paraId="56D79B6B" w14:textId="015646B5" w:rsidR="007D1024" w:rsidRDefault="00E90B95"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0.7.3</w:t>
            </w:r>
          </w:p>
        </w:tc>
        <w:tc>
          <w:tcPr>
            <w:tcW w:w="1652" w:type="dxa"/>
          </w:tcPr>
          <w:p w14:paraId="28722B6B" w14:textId="6A522D23" w:rsidR="007D1024" w:rsidRDefault="00E90B95"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Yi Liu</w:t>
            </w:r>
          </w:p>
        </w:tc>
        <w:tc>
          <w:tcPr>
            <w:tcW w:w="3316" w:type="dxa"/>
          </w:tcPr>
          <w:p w14:paraId="3EF86FA7" w14:textId="34301FAF" w:rsidR="007D1024" w:rsidRDefault="00995CDC"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 xml:space="preserve">Move </w:t>
            </w:r>
            <w:r>
              <w:rPr>
                <w:rFonts w:ascii="Aptos" w:eastAsia="Aptos" w:hAnsi="Aptos" w:cs="Aptos"/>
                <w:color w:val="000000" w:themeColor="text1"/>
                <w:sz w:val="20"/>
                <w:szCs w:val="20"/>
              </w:rPr>
              <w:t>Llama405B results to appendix</w:t>
            </w:r>
          </w:p>
        </w:tc>
      </w:tr>
      <w:tr w:rsidR="00BE0FF4" w14:paraId="0EBF15CE" w14:textId="77777777" w:rsidTr="673711E2">
        <w:trPr>
          <w:trHeight w:val="300"/>
        </w:trPr>
        <w:tc>
          <w:tcPr>
            <w:tcW w:w="2388" w:type="dxa"/>
          </w:tcPr>
          <w:p w14:paraId="6B314BB7" w14:textId="325A6538" w:rsidR="0032461E" w:rsidRDefault="0032461E"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10/24/2025</w:t>
            </w:r>
          </w:p>
        </w:tc>
        <w:tc>
          <w:tcPr>
            <w:tcW w:w="1274" w:type="dxa"/>
          </w:tcPr>
          <w:p w14:paraId="5D32AD1B" w14:textId="35D88C0A" w:rsidR="0032461E" w:rsidRDefault="0032461E"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0.7.4</w:t>
            </w:r>
          </w:p>
        </w:tc>
        <w:tc>
          <w:tcPr>
            <w:tcW w:w="1652" w:type="dxa"/>
          </w:tcPr>
          <w:p w14:paraId="7C27C7EF" w14:textId="7DBDF819" w:rsidR="0032461E" w:rsidRDefault="0032461E"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Yi Liu</w:t>
            </w:r>
          </w:p>
        </w:tc>
        <w:tc>
          <w:tcPr>
            <w:tcW w:w="3316" w:type="dxa"/>
          </w:tcPr>
          <w:p w14:paraId="1D2E27F1" w14:textId="6D9D71F4" w:rsidR="0032461E" w:rsidRDefault="0032461E" w:rsidP="4CD45425">
            <w:pPr>
              <w:rPr>
                <w:rFonts w:ascii="Aptos" w:eastAsia="DengXian" w:hAnsi="Aptos" w:cs="Aptos"/>
                <w:color w:val="000000" w:themeColor="text1"/>
                <w:sz w:val="20"/>
                <w:szCs w:val="20"/>
              </w:rPr>
            </w:pPr>
            <w:r>
              <w:rPr>
                <w:rFonts w:ascii="Aptos" w:eastAsia="DengXian" w:hAnsi="Aptos" w:cs="Aptos"/>
                <w:color w:val="000000" w:themeColor="text1"/>
                <w:sz w:val="20"/>
                <w:szCs w:val="20"/>
              </w:rPr>
              <w:t>Add MXFP4(W4A4) results for GPT-OSS 120</w:t>
            </w:r>
            <w:r w:rsidR="00B80137">
              <w:rPr>
                <w:rFonts w:ascii="Aptos" w:eastAsia="DengXian" w:hAnsi="Aptos" w:cs="Aptos"/>
                <w:color w:val="000000" w:themeColor="text1"/>
                <w:sz w:val="20"/>
                <w:szCs w:val="20"/>
              </w:rPr>
              <w:t>B</w:t>
            </w:r>
          </w:p>
        </w:tc>
      </w:tr>
      <w:tr w:rsidR="00BE0FF4" w14:paraId="6B3D1A1C" w14:textId="77777777" w:rsidTr="673711E2">
        <w:trPr>
          <w:trHeight w:val="300"/>
        </w:trPr>
        <w:tc>
          <w:tcPr>
            <w:tcW w:w="2388" w:type="dxa"/>
          </w:tcPr>
          <w:p w14:paraId="55C40BC0" w14:textId="3D48B7F3" w:rsidR="1C004C3C" w:rsidRDefault="1C004C3C" w:rsidP="73E5448D">
            <w:pPr>
              <w:rPr>
                <w:rFonts w:ascii="Aptos" w:eastAsia="DengXian" w:hAnsi="Aptos" w:cs="Aptos"/>
                <w:color w:val="000000" w:themeColor="text1"/>
                <w:sz w:val="20"/>
                <w:szCs w:val="20"/>
              </w:rPr>
            </w:pPr>
            <w:r w:rsidRPr="73E5448D">
              <w:rPr>
                <w:rFonts w:ascii="Aptos" w:eastAsia="DengXian" w:hAnsi="Aptos" w:cs="Aptos"/>
                <w:color w:val="000000" w:themeColor="text1"/>
                <w:sz w:val="20"/>
                <w:szCs w:val="20"/>
              </w:rPr>
              <w:t>10/24/2025</w:t>
            </w:r>
          </w:p>
        </w:tc>
        <w:tc>
          <w:tcPr>
            <w:tcW w:w="1274" w:type="dxa"/>
          </w:tcPr>
          <w:p w14:paraId="2E373BFC" w14:textId="75775C65" w:rsidR="1C004C3C" w:rsidRDefault="1C004C3C" w:rsidP="73E5448D">
            <w:pPr>
              <w:rPr>
                <w:rFonts w:ascii="Aptos" w:eastAsia="DengXian" w:hAnsi="Aptos" w:cs="Aptos"/>
                <w:color w:val="000000" w:themeColor="text1"/>
                <w:sz w:val="20"/>
                <w:szCs w:val="20"/>
              </w:rPr>
            </w:pPr>
            <w:r w:rsidRPr="73E5448D">
              <w:rPr>
                <w:rFonts w:ascii="Aptos" w:eastAsia="DengXian" w:hAnsi="Aptos" w:cs="Aptos"/>
                <w:color w:val="000000" w:themeColor="text1"/>
                <w:sz w:val="20"/>
                <w:szCs w:val="20"/>
              </w:rPr>
              <w:t>0.7.5</w:t>
            </w:r>
          </w:p>
        </w:tc>
        <w:tc>
          <w:tcPr>
            <w:tcW w:w="1652" w:type="dxa"/>
          </w:tcPr>
          <w:p w14:paraId="500C9F90" w14:textId="5409E244" w:rsidR="1C004C3C" w:rsidRDefault="1C004C3C" w:rsidP="73E5448D">
            <w:pPr>
              <w:rPr>
                <w:rFonts w:ascii="Aptos" w:eastAsia="DengXian" w:hAnsi="Aptos" w:cs="Aptos"/>
                <w:color w:val="000000" w:themeColor="text1"/>
                <w:sz w:val="20"/>
                <w:szCs w:val="20"/>
              </w:rPr>
            </w:pPr>
            <w:r w:rsidRPr="73E5448D">
              <w:rPr>
                <w:rFonts w:ascii="Aptos" w:eastAsia="DengXian" w:hAnsi="Aptos" w:cs="Aptos"/>
                <w:color w:val="000000" w:themeColor="text1"/>
                <w:sz w:val="20"/>
                <w:szCs w:val="20"/>
              </w:rPr>
              <w:t>Xin He, Haihao Shen</w:t>
            </w:r>
          </w:p>
        </w:tc>
        <w:tc>
          <w:tcPr>
            <w:tcW w:w="3316" w:type="dxa"/>
          </w:tcPr>
          <w:p w14:paraId="60E6A250" w14:textId="0FBB0319" w:rsidR="1C004C3C" w:rsidRDefault="1C004C3C" w:rsidP="73E5448D">
            <w:pPr>
              <w:rPr>
                <w:rFonts w:ascii="Aptos" w:eastAsia="DengXian" w:hAnsi="Aptos" w:cs="Aptos"/>
                <w:color w:val="000000" w:themeColor="text1"/>
                <w:sz w:val="20"/>
                <w:szCs w:val="20"/>
              </w:rPr>
            </w:pPr>
            <w:r w:rsidRPr="73E5448D">
              <w:rPr>
                <w:rFonts w:ascii="Aptos" w:eastAsia="DengXian" w:hAnsi="Aptos" w:cs="Aptos"/>
                <w:color w:val="000000" w:themeColor="text1"/>
                <w:sz w:val="20"/>
                <w:szCs w:val="20"/>
              </w:rPr>
              <w:t>Update average bits without scale bits, fix typo.</w:t>
            </w:r>
          </w:p>
        </w:tc>
      </w:tr>
      <w:tr w:rsidR="00BE0FF4" w14:paraId="7B86BC23" w14:textId="77777777" w:rsidTr="673711E2">
        <w:trPr>
          <w:trHeight w:val="300"/>
        </w:trPr>
        <w:tc>
          <w:tcPr>
            <w:tcW w:w="2388" w:type="dxa"/>
          </w:tcPr>
          <w:p w14:paraId="3A9B4AF2" w14:textId="5149B915" w:rsidR="00E3511C" w:rsidRPr="73E5448D" w:rsidRDefault="003B5DDC" w:rsidP="73E5448D">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11/10/2025</w:t>
            </w:r>
          </w:p>
        </w:tc>
        <w:tc>
          <w:tcPr>
            <w:tcW w:w="1274" w:type="dxa"/>
          </w:tcPr>
          <w:p w14:paraId="7296F795" w14:textId="2BAC8257" w:rsidR="00E3511C" w:rsidRPr="73E5448D" w:rsidRDefault="003B5DDC" w:rsidP="73E5448D">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0.7.6</w:t>
            </w:r>
          </w:p>
        </w:tc>
        <w:tc>
          <w:tcPr>
            <w:tcW w:w="1652" w:type="dxa"/>
          </w:tcPr>
          <w:p w14:paraId="24A50EE2" w14:textId="6C26C431" w:rsidR="00E3511C" w:rsidRPr="73E5448D" w:rsidRDefault="003B5DDC" w:rsidP="73E5448D">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Haihao Shen, Mengni Wang</w:t>
            </w:r>
          </w:p>
        </w:tc>
        <w:tc>
          <w:tcPr>
            <w:tcW w:w="3316" w:type="dxa"/>
          </w:tcPr>
          <w:p w14:paraId="6B38C266" w14:textId="17DA879D" w:rsidR="00E3511C" w:rsidRPr="73E5448D" w:rsidRDefault="003B5DDC" w:rsidP="73E5448D">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Format all the recipes; add workflow diagram of FP8 KV Cache</w:t>
            </w:r>
          </w:p>
        </w:tc>
      </w:tr>
      <w:tr w:rsidR="00BE0FF4" w14:paraId="6F22EA24" w14:textId="77777777" w:rsidTr="673711E2">
        <w:trPr>
          <w:trHeight w:val="300"/>
        </w:trPr>
        <w:tc>
          <w:tcPr>
            <w:tcW w:w="2388" w:type="dxa"/>
          </w:tcPr>
          <w:p w14:paraId="718D82A8" w14:textId="40A891E9" w:rsidR="7AA1F1FB" w:rsidRDefault="7AA1F1FB" w:rsidP="4667E733">
            <w:pPr>
              <w:rPr>
                <w:rFonts w:ascii="Aptos" w:eastAsia="DengXian" w:hAnsi="Aptos" w:cs="Aptos"/>
                <w:color w:val="000000" w:themeColor="text1"/>
                <w:sz w:val="20"/>
                <w:szCs w:val="20"/>
              </w:rPr>
            </w:pPr>
            <w:r w:rsidRPr="4667E733">
              <w:rPr>
                <w:rFonts w:ascii="Aptos" w:eastAsia="DengXian" w:hAnsi="Aptos" w:cs="Aptos"/>
                <w:color w:val="000000" w:themeColor="text1"/>
                <w:sz w:val="20"/>
                <w:szCs w:val="20"/>
              </w:rPr>
              <w:t>11/12/2025</w:t>
            </w:r>
          </w:p>
        </w:tc>
        <w:tc>
          <w:tcPr>
            <w:tcW w:w="1274" w:type="dxa"/>
          </w:tcPr>
          <w:p w14:paraId="6F794F60" w14:textId="53AA0D26" w:rsidR="7AA1F1FB" w:rsidRDefault="7AA1F1FB" w:rsidP="4667E733">
            <w:pPr>
              <w:rPr>
                <w:rFonts w:ascii="Aptos" w:eastAsia="DengXian" w:hAnsi="Aptos" w:cs="Aptos"/>
                <w:color w:val="000000" w:themeColor="text1"/>
                <w:sz w:val="20"/>
                <w:szCs w:val="20"/>
              </w:rPr>
            </w:pPr>
            <w:r w:rsidRPr="4667E733">
              <w:rPr>
                <w:rFonts w:ascii="Aptos" w:eastAsia="DengXian" w:hAnsi="Aptos" w:cs="Aptos"/>
                <w:color w:val="000000" w:themeColor="text1"/>
                <w:sz w:val="20"/>
                <w:szCs w:val="20"/>
              </w:rPr>
              <w:t>0.7.7</w:t>
            </w:r>
          </w:p>
        </w:tc>
        <w:tc>
          <w:tcPr>
            <w:tcW w:w="1652" w:type="dxa"/>
          </w:tcPr>
          <w:p w14:paraId="1365C53A" w14:textId="60E1CD3C" w:rsidR="7AA1F1FB" w:rsidRDefault="7AA1F1FB" w:rsidP="4667E733">
            <w:pPr>
              <w:rPr>
                <w:rFonts w:ascii="Aptos" w:eastAsia="DengXian" w:hAnsi="Aptos" w:cs="Aptos"/>
                <w:color w:val="000000" w:themeColor="text1"/>
                <w:sz w:val="20"/>
                <w:szCs w:val="20"/>
              </w:rPr>
            </w:pPr>
            <w:r w:rsidRPr="4667E733">
              <w:rPr>
                <w:rFonts w:ascii="Aptos" w:eastAsia="DengXian" w:hAnsi="Aptos" w:cs="Aptos"/>
                <w:color w:val="000000" w:themeColor="text1"/>
                <w:sz w:val="20"/>
                <w:szCs w:val="20"/>
              </w:rPr>
              <w:t>Mengni Wang</w:t>
            </w:r>
          </w:p>
        </w:tc>
        <w:tc>
          <w:tcPr>
            <w:tcW w:w="3316" w:type="dxa"/>
          </w:tcPr>
          <w:p w14:paraId="12125BDD" w14:textId="00A68EEF" w:rsidR="7AA1F1FB" w:rsidRDefault="7AA1F1FB" w:rsidP="4667E733">
            <w:pPr>
              <w:rPr>
                <w:rFonts w:ascii="Aptos" w:eastAsia="DengXian" w:hAnsi="Aptos" w:cs="Aptos"/>
                <w:color w:val="000000" w:themeColor="text1"/>
                <w:sz w:val="20"/>
                <w:szCs w:val="20"/>
              </w:rPr>
            </w:pPr>
            <w:r w:rsidRPr="073F501D">
              <w:rPr>
                <w:rFonts w:ascii="Aptos" w:eastAsia="DengXian" w:hAnsi="Aptos" w:cs="Aptos"/>
                <w:color w:val="000000" w:themeColor="text1"/>
                <w:sz w:val="20"/>
                <w:szCs w:val="20"/>
              </w:rPr>
              <w:t>Add FP8 recipe and BF16/FP8 result for Frame</w:t>
            </w:r>
            <w:r w:rsidR="0272792E" w:rsidRPr="073F501D">
              <w:rPr>
                <w:rFonts w:ascii="Aptos" w:eastAsia="DengXian" w:hAnsi="Aptos" w:cs="Aptos"/>
                <w:color w:val="000000" w:themeColor="text1"/>
                <w:sz w:val="20"/>
                <w:szCs w:val="20"/>
              </w:rPr>
              <w:t>P</w:t>
            </w:r>
            <w:r w:rsidRPr="073F501D">
              <w:rPr>
                <w:rFonts w:ascii="Aptos" w:eastAsia="DengXian" w:hAnsi="Aptos" w:cs="Aptos"/>
                <w:color w:val="000000" w:themeColor="text1"/>
                <w:sz w:val="20"/>
                <w:szCs w:val="20"/>
              </w:rPr>
              <w:t>ack</w:t>
            </w:r>
          </w:p>
        </w:tc>
      </w:tr>
      <w:tr w:rsidR="00BE0FF4" w14:paraId="3A5CFABF" w14:textId="77777777" w:rsidTr="673711E2">
        <w:trPr>
          <w:trHeight w:val="300"/>
        </w:trPr>
        <w:tc>
          <w:tcPr>
            <w:tcW w:w="2388" w:type="dxa"/>
          </w:tcPr>
          <w:p w14:paraId="2BC72428" w14:textId="5656768C" w:rsidR="00D7378E" w:rsidRPr="4667E733" w:rsidRDefault="00D7378E" w:rsidP="4667E73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11/14/2025</w:t>
            </w:r>
          </w:p>
        </w:tc>
        <w:tc>
          <w:tcPr>
            <w:tcW w:w="1274" w:type="dxa"/>
          </w:tcPr>
          <w:p w14:paraId="11C2CC4E" w14:textId="15FBD107" w:rsidR="00D7378E" w:rsidRPr="4667E733" w:rsidRDefault="00D7378E" w:rsidP="4667E73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0.7.8</w:t>
            </w:r>
          </w:p>
        </w:tc>
        <w:tc>
          <w:tcPr>
            <w:tcW w:w="1652" w:type="dxa"/>
          </w:tcPr>
          <w:p w14:paraId="79248188" w14:textId="6BE90C9E" w:rsidR="00D7378E" w:rsidRPr="4667E733" w:rsidRDefault="00D7378E" w:rsidP="4667E73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Haihao Shen</w:t>
            </w:r>
          </w:p>
        </w:tc>
        <w:tc>
          <w:tcPr>
            <w:tcW w:w="3316" w:type="dxa"/>
          </w:tcPr>
          <w:p w14:paraId="088A3D43" w14:textId="63A65F06" w:rsidR="00D7378E" w:rsidRPr="073F501D" w:rsidRDefault="00D7378E" w:rsidP="4667E73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Format the recipe table</w:t>
            </w:r>
          </w:p>
        </w:tc>
      </w:tr>
      <w:tr w:rsidR="00BE0FF4" w14:paraId="4E8856AB" w14:textId="77777777" w:rsidTr="673711E2">
        <w:trPr>
          <w:trHeight w:val="300"/>
        </w:trPr>
        <w:tc>
          <w:tcPr>
            <w:tcW w:w="2388" w:type="dxa"/>
          </w:tcPr>
          <w:p w14:paraId="1E7A4444" w14:textId="758D0CB6" w:rsidR="694273CC" w:rsidRDefault="694273CC" w:rsidP="0A343668">
            <w:pPr>
              <w:rPr>
                <w:rFonts w:ascii="Aptos" w:eastAsia="DengXian" w:hAnsi="Aptos" w:cs="Aptos"/>
                <w:color w:val="000000" w:themeColor="text1"/>
                <w:sz w:val="20"/>
                <w:szCs w:val="20"/>
              </w:rPr>
            </w:pPr>
            <w:r w:rsidRPr="0A343668">
              <w:rPr>
                <w:rFonts w:ascii="Aptos" w:eastAsia="DengXian" w:hAnsi="Aptos" w:cs="Aptos"/>
                <w:color w:val="000000" w:themeColor="text1"/>
                <w:sz w:val="20"/>
                <w:szCs w:val="20"/>
              </w:rPr>
              <w:t>11/24/2025</w:t>
            </w:r>
          </w:p>
        </w:tc>
        <w:tc>
          <w:tcPr>
            <w:tcW w:w="1274" w:type="dxa"/>
          </w:tcPr>
          <w:p w14:paraId="54BAF868" w14:textId="145394DA" w:rsidR="694273CC" w:rsidRDefault="694273CC" w:rsidP="0A343668">
            <w:pPr>
              <w:rPr>
                <w:rFonts w:ascii="Aptos" w:eastAsia="DengXian" w:hAnsi="Aptos" w:cs="Aptos"/>
                <w:color w:val="000000" w:themeColor="text1"/>
                <w:sz w:val="20"/>
                <w:szCs w:val="20"/>
              </w:rPr>
            </w:pPr>
            <w:r w:rsidRPr="0A343668">
              <w:rPr>
                <w:rFonts w:ascii="Aptos" w:eastAsia="DengXian" w:hAnsi="Aptos" w:cs="Aptos"/>
                <w:color w:val="000000" w:themeColor="text1"/>
                <w:sz w:val="20"/>
                <w:szCs w:val="20"/>
              </w:rPr>
              <w:t>0.7.9</w:t>
            </w:r>
          </w:p>
        </w:tc>
        <w:tc>
          <w:tcPr>
            <w:tcW w:w="1652" w:type="dxa"/>
          </w:tcPr>
          <w:p w14:paraId="062A5536" w14:textId="3811BFAC" w:rsidR="694273CC" w:rsidRDefault="694273CC" w:rsidP="0A343668">
            <w:pPr>
              <w:rPr>
                <w:rFonts w:ascii="Aptos" w:eastAsia="DengXian" w:hAnsi="Aptos" w:cs="Aptos"/>
                <w:color w:val="000000" w:themeColor="text1"/>
                <w:sz w:val="20"/>
                <w:szCs w:val="20"/>
              </w:rPr>
            </w:pPr>
            <w:r w:rsidRPr="0A343668">
              <w:rPr>
                <w:rFonts w:ascii="Aptos" w:eastAsia="DengXian" w:hAnsi="Aptos" w:cs="Aptos"/>
                <w:color w:val="000000" w:themeColor="text1"/>
                <w:sz w:val="20"/>
                <w:szCs w:val="20"/>
              </w:rPr>
              <w:t>Xin He, Tai Huang</w:t>
            </w:r>
          </w:p>
        </w:tc>
        <w:tc>
          <w:tcPr>
            <w:tcW w:w="3316" w:type="dxa"/>
          </w:tcPr>
          <w:p w14:paraId="299FC434" w14:textId="2D7E9BF9" w:rsidR="694273CC" w:rsidRDefault="694273CC" w:rsidP="0A343668">
            <w:pPr>
              <w:rPr>
                <w:rFonts w:ascii="Aptos" w:eastAsia="DengXian" w:hAnsi="Aptos" w:cs="Aptos"/>
                <w:color w:val="000000" w:themeColor="text1"/>
                <w:sz w:val="20"/>
                <w:szCs w:val="20"/>
              </w:rPr>
            </w:pPr>
            <w:r w:rsidRPr="0A343668">
              <w:rPr>
                <w:rFonts w:ascii="Aptos" w:eastAsia="DengXian" w:hAnsi="Aptos" w:cs="Aptos"/>
                <w:color w:val="000000" w:themeColor="text1"/>
                <w:sz w:val="20"/>
                <w:szCs w:val="20"/>
              </w:rPr>
              <w:t>Update llama quant algo to avoid misleading</w:t>
            </w:r>
          </w:p>
        </w:tc>
      </w:tr>
      <w:tr w:rsidR="00BE0FF4" w14:paraId="3B4FDC0F" w14:textId="77777777" w:rsidTr="673711E2">
        <w:trPr>
          <w:trHeight w:val="300"/>
        </w:trPr>
        <w:tc>
          <w:tcPr>
            <w:tcW w:w="2388" w:type="dxa"/>
          </w:tcPr>
          <w:p w14:paraId="04A40F34" w14:textId="08B1B99C" w:rsidR="005654C6" w:rsidRPr="0A343668" w:rsidRDefault="005654C6"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11/24/2025</w:t>
            </w:r>
          </w:p>
        </w:tc>
        <w:tc>
          <w:tcPr>
            <w:tcW w:w="1274" w:type="dxa"/>
          </w:tcPr>
          <w:p w14:paraId="24E7FACF" w14:textId="3CB1F4BB" w:rsidR="005654C6" w:rsidRPr="0A343668" w:rsidRDefault="00FD41B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0.8</w:t>
            </w:r>
          </w:p>
        </w:tc>
        <w:tc>
          <w:tcPr>
            <w:tcW w:w="1652" w:type="dxa"/>
          </w:tcPr>
          <w:p w14:paraId="728DA486" w14:textId="425C6724" w:rsidR="005654C6" w:rsidRPr="0A343668" w:rsidRDefault="00FD41B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Mengni Wang, Haihao Shen</w:t>
            </w:r>
          </w:p>
        </w:tc>
        <w:tc>
          <w:tcPr>
            <w:tcW w:w="3316" w:type="dxa"/>
          </w:tcPr>
          <w:p w14:paraId="3EED93E7" w14:textId="72DABBF6" w:rsidR="005654C6" w:rsidRPr="05380303" w:rsidRDefault="00FD41B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 xml:space="preserve">Add SDPA/KV cache support </w:t>
            </w:r>
            <w:r w:rsidR="00CB3AA0">
              <w:rPr>
                <w:rFonts w:ascii="Aptos" w:eastAsia="DengXian" w:hAnsi="Aptos" w:cs="Aptos"/>
                <w:color w:val="000000" w:themeColor="text1"/>
                <w:sz w:val="20"/>
                <w:szCs w:val="20"/>
              </w:rPr>
              <w:t>matrix</w:t>
            </w:r>
          </w:p>
        </w:tc>
      </w:tr>
      <w:tr w:rsidR="00BE0FF4" w14:paraId="5DDCFE22" w14:textId="77777777" w:rsidTr="673711E2">
        <w:trPr>
          <w:trHeight w:val="300"/>
        </w:trPr>
        <w:tc>
          <w:tcPr>
            <w:tcW w:w="2388" w:type="dxa"/>
          </w:tcPr>
          <w:p w14:paraId="69A79484" w14:textId="5858EFEC" w:rsidR="00CB3AA0" w:rsidRDefault="00CB3AA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lastRenderedPageBreak/>
              <w:t>11/24/2025</w:t>
            </w:r>
          </w:p>
        </w:tc>
        <w:tc>
          <w:tcPr>
            <w:tcW w:w="1274" w:type="dxa"/>
          </w:tcPr>
          <w:p w14:paraId="5CF98E41" w14:textId="66AA216D" w:rsidR="00CB3AA0" w:rsidRDefault="00CB3AA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0.8.1</w:t>
            </w:r>
          </w:p>
        </w:tc>
        <w:tc>
          <w:tcPr>
            <w:tcW w:w="1652" w:type="dxa"/>
          </w:tcPr>
          <w:p w14:paraId="6CD32894" w14:textId="3AC9414F" w:rsidR="00CB3AA0" w:rsidRDefault="00CB3AA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Mengni Wang</w:t>
            </w:r>
          </w:p>
        </w:tc>
        <w:tc>
          <w:tcPr>
            <w:tcW w:w="3316" w:type="dxa"/>
          </w:tcPr>
          <w:p w14:paraId="7BC8B537" w14:textId="743DDED9" w:rsidR="00CB3AA0" w:rsidRDefault="00CB3AA0"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 xml:space="preserve">Add Flux T5 </w:t>
            </w:r>
            <w:r w:rsidR="00A40E06">
              <w:rPr>
                <w:rFonts w:ascii="Aptos" w:eastAsia="DengXian" w:hAnsi="Aptos" w:cs="Aptos"/>
                <w:color w:val="000000" w:themeColor="text1"/>
                <w:sz w:val="20"/>
                <w:szCs w:val="20"/>
              </w:rPr>
              <w:t>MXFP8 result</w:t>
            </w:r>
          </w:p>
        </w:tc>
      </w:tr>
      <w:tr w:rsidR="00BE0FF4" w14:paraId="32F5049A" w14:textId="77777777" w:rsidTr="673711E2">
        <w:trPr>
          <w:trHeight w:val="300"/>
        </w:trPr>
        <w:tc>
          <w:tcPr>
            <w:tcW w:w="2388" w:type="dxa"/>
          </w:tcPr>
          <w:p w14:paraId="60081277" w14:textId="56C93359" w:rsidR="0016111B" w:rsidRDefault="0016111B" w:rsidP="0538030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12/</w:t>
            </w:r>
            <w:r w:rsidR="007C1B97">
              <w:rPr>
                <w:rFonts w:ascii="Aptos" w:eastAsia="DengXian" w:hAnsi="Aptos" w:cs="Aptos" w:hint="eastAsia"/>
                <w:color w:val="000000" w:themeColor="text1"/>
                <w:sz w:val="20"/>
                <w:szCs w:val="20"/>
              </w:rPr>
              <w:t>04</w:t>
            </w:r>
            <w:r w:rsidR="00E94EA4">
              <w:rPr>
                <w:rFonts w:ascii="Aptos" w:eastAsia="DengXian" w:hAnsi="Aptos" w:cs="Aptos" w:hint="eastAsia"/>
                <w:color w:val="000000" w:themeColor="text1"/>
                <w:sz w:val="20"/>
                <w:szCs w:val="20"/>
              </w:rPr>
              <w:t>/2025</w:t>
            </w:r>
          </w:p>
        </w:tc>
        <w:tc>
          <w:tcPr>
            <w:tcW w:w="1274" w:type="dxa"/>
          </w:tcPr>
          <w:p w14:paraId="30B95AF0" w14:textId="5D9F1EB3" w:rsidR="0016111B" w:rsidRDefault="007C1B97" w:rsidP="0538030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0.8.2</w:t>
            </w:r>
          </w:p>
        </w:tc>
        <w:tc>
          <w:tcPr>
            <w:tcW w:w="1652" w:type="dxa"/>
          </w:tcPr>
          <w:p w14:paraId="51E27EC1" w14:textId="0383282C" w:rsidR="0016111B" w:rsidRDefault="002E58B1" w:rsidP="0538030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Tai Huang</w:t>
            </w:r>
            <w:r w:rsidR="00E94EA4">
              <w:rPr>
                <w:rFonts w:ascii="Aptos" w:eastAsia="DengXian" w:hAnsi="Aptos" w:cs="Aptos" w:hint="eastAsia"/>
                <w:color w:val="000000" w:themeColor="text1"/>
                <w:sz w:val="20"/>
                <w:szCs w:val="20"/>
              </w:rPr>
              <w:t>, Haihao Shen</w:t>
            </w:r>
          </w:p>
        </w:tc>
        <w:tc>
          <w:tcPr>
            <w:tcW w:w="3316" w:type="dxa"/>
          </w:tcPr>
          <w:p w14:paraId="79259C95" w14:textId="4FCA9DEA" w:rsidR="0016111B" w:rsidRDefault="002E58B1" w:rsidP="0538030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Update</w:t>
            </w:r>
            <w:r w:rsidR="00AC7267">
              <w:rPr>
                <w:rFonts w:ascii="Aptos" w:eastAsia="DengXian" w:hAnsi="Aptos" w:cs="Aptos" w:hint="eastAsia"/>
                <w:color w:val="000000" w:themeColor="text1"/>
                <w:sz w:val="20"/>
                <w:szCs w:val="20"/>
              </w:rPr>
              <w:t xml:space="preserve"> </w:t>
            </w:r>
            <w:r w:rsidR="00E94EA4">
              <w:rPr>
                <w:rFonts w:ascii="Aptos" w:eastAsia="DengXian" w:hAnsi="Aptos" w:cs="Aptos" w:hint="eastAsia"/>
                <w:color w:val="000000" w:themeColor="text1"/>
                <w:sz w:val="20"/>
                <w:szCs w:val="20"/>
              </w:rPr>
              <w:t xml:space="preserve">to re-prioritize NVFP4 for </w:t>
            </w:r>
            <w:r w:rsidR="002B1ADF">
              <w:rPr>
                <w:rFonts w:ascii="Aptos" w:eastAsia="DengXian" w:hAnsi="Aptos" w:cs="Aptos" w:hint="eastAsia"/>
                <w:color w:val="000000" w:themeColor="text1"/>
                <w:sz w:val="20"/>
                <w:szCs w:val="20"/>
              </w:rPr>
              <w:t xml:space="preserve">JGS </w:t>
            </w:r>
          </w:p>
        </w:tc>
      </w:tr>
      <w:tr w:rsidR="00BE0FF4" w14:paraId="31041493" w14:textId="77777777" w:rsidTr="673711E2">
        <w:trPr>
          <w:trHeight w:val="300"/>
        </w:trPr>
        <w:tc>
          <w:tcPr>
            <w:tcW w:w="2388" w:type="dxa"/>
          </w:tcPr>
          <w:p w14:paraId="7169D2D6" w14:textId="080E3240" w:rsidR="00DE11B6" w:rsidRDefault="00DE11B6"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12/07/2025</w:t>
            </w:r>
          </w:p>
        </w:tc>
        <w:tc>
          <w:tcPr>
            <w:tcW w:w="1274" w:type="dxa"/>
          </w:tcPr>
          <w:p w14:paraId="03CA3FA0" w14:textId="5A071294" w:rsidR="00DE11B6" w:rsidRDefault="00DE11B6"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0.8.3</w:t>
            </w:r>
          </w:p>
        </w:tc>
        <w:tc>
          <w:tcPr>
            <w:tcW w:w="1652" w:type="dxa"/>
          </w:tcPr>
          <w:p w14:paraId="00F7958D" w14:textId="026ADA34" w:rsidR="00DE11B6" w:rsidRDefault="00DE11B6" w:rsidP="05380303">
            <w:pPr>
              <w:rPr>
                <w:rFonts w:ascii="Aptos" w:eastAsia="DengXian" w:hAnsi="Aptos" w:cs="Aptos"/>
                <w:color w:val="000000" w:themeColor="text1"/>
                <w:sz w:val="20"/>
                <w:szCs w:val="20"/>
              </w:rPr>
            </w:pPr>
            <w:r>
              <w:rPr>
                <w:rFonts w:ascii="Aptos" w:eastAsia="DengXian" w:hAnsi="Aptos" w:cs="Aptos" w:hint="eastAsia"/>
                <w:color w:val="000000" w:themeColor="text1"/>
                <w:sz w:val="20"/>
                <w:szCs w:val="20"/>
              </w:rPr>
              <w:t>Tai Huang, Haihao Shen</w:t>
            </w:r>
          </w:p>
        </w:tc>
        <w:tc>
          <w:tcPr>
            <w:tcW w:w="3316" w:type="dxa"/>
          </w:tcPr>
          <w:p w14:paraId="3530ED15" w14:textId="17135F32" w:rsidR="00DE11B6" w:rsidRDefault="00DE11B6" w:rsidP="05380303">
            <w:pPr>
              <w:rPr>
                <w:rFonts w:ascii="Aptos" w:eastAsia="DengXian" w:hAnsi="Aptos" w:cs="Aptos"/>
                <w:color w:val="000000" w:themeColor="text1"/>
                <w:sz w:val="20"/>
                <w:szCs w:val="20"/>
              </w:rPr>
            </w:pPr>
            <w:r>
              <w:rPr>
                <w:rFonts w:ascii="Aptos" w:eastAsia="DengXian" w:hAnsi="Aptos" w:cs="Aptos"/>
                <w:color w:val="000000" w:themeColor="text1"/>
                <w:sz w:val="20"/>
                <w:szCs w:val="20"/>
              </w:rPr>
              <w:t>Update tabl</w:t>
            </w:r>
            <w:r w:rsidR="00E42331">
              <w:rPr>
                <w:rFonts w:ascii="Aptos" w:eastAsia="DengXian" w:hAnsi="Aptos" w:cs="Aptos"/>
                <w:color w:val="000000" w:themeColor="text1"/>
                <w:sz w:val="20"/>
                <w:szCs w:val="20"/>
              </w:rPr>
              <w:t>e1</w:t>
            </w:r>
            <w:r w:rsidR="009D07C0">
              <w:rPr>
                <w:rFonts w:ascii="Aptos" w:eastAsia="DengXian" w:hAnsi="Aptos" w:cs="Aptos"/>
                <w:color w:val="000000" w:themeColor="text1"/>
                <w:sz w:val="20"/>
                <w:szCs w:val="20"/>
              </w:rPr>
              <w:t xml:space="preserve">, </w:t>
            </w:r>
            <w:r w:rsidR="00624575">
              <w:rPr>
                <w:rFonts w:ascii="Aptos" w:eastAsia="DengXian" w:hAnsi="Aptos" w:cs="Aptos"/>
                <w:color w:val="000000" w:themeColor="text1"/>
                <w:sz w:val="20"/>
                <w:szCs w:val="20"/>
              </w:rPr>
              <w:t xml:space="preserve">add </w:t>
            </w:r>
            <w:r w:rsidR="00A324CD">
              <w:rPr>
                <w:rFonts w:ascii="Aptos" w:eastAsia="DengXian" w:hAnsi="Aptos" w:cs="Aptos"/>
                <w:color w:val="000000" w:themeColor="text1"/>
                <w:sz w:val="20"/>
                <w:szCs w:val="20"/>
              </w:rPr>
              <w:t>notes</w:t>
            </w:r>
            <w:r w:rsidR="00624575">
              <w:rPr>
                <w:rFonts w:ascii="Aptos" w:eastAsia="DengXian" w:hAnsi="Aptos" w:cs="Aptos"/>
                <w:color w:val="000000" w:themeColor="text1"/>
                <w:sz w:val="20"/>
                <w:szCs w:val="20"/>
              </w:rPr>
              <w:t xml:space="preserve"> for UE4M3</w:t>
            </w:r>
            <w:r w:rsidR="00E42331">
              <w:rPr>
                <w:rFonts w:ascii="Aptos" w:eastAsia="DengXian" w:hAnsi="Aptos" w:cs="Aptos"/>
                <w:color w:val="000000" w:themeColor="text1"/>
                <w:sz w:val="20"/>
                <w:szCs w:val="20"/>
              </w:rPr>
              <w:t xml:space="preserve"> and move scale numeric to appendix</w:t>
            </w:r>
          </w:p>
        </w:tc>
      </w:tr>
      <w:tr w:rsidR="00BE0FF4" w14:paraId="70CD15A7" w14:textId="77777777" w:rsidTr="673711E2">
        <w:trPr>
          <w:trHeight w:val="300"/>
        </w:trPr>
        <w:tc>
          <w:tcPr>
            <w:tcW w:w="2388" w:type="dxa"/>
          </w:tcPr>
          <w:p w14:paraId="2CC5A376" w14:textId="1B6358AF" w:rsidR="720BF183" w:rsidRDefault="720BF183" w:rsidP="169E1C66">
            <w:pPr>
              <w:rPr>
                <w:rFonts w:ascii="Aptos" w:eastAsia="DengXian" w:hAnsi="Aptos" w:cs="Aptos"/>
                <w:color w:val="000000" w:themeColor="text1"/>
                <w:sz w:val="20"/>
                <w:szCs w:val="20"/>
              </w:rPr>
            </w:pPr>
            <w:r w:rsidRPr="169E1C66">
              <w:rPr>
                <w:rFonts w:ascii="Aptos" w:eastAsia="DengXian" w:hAnsi="Aptos" w:cs="Aptos"/>
                <w:color w:val="000000" w:themeColor="text1"/>
                <w:sz w:val="20"/>
                <w:szCs w:val="20"/>
              </w:rPr>
              <w:t>12/22/2025</w:t>
            </w:r>
          </w:p>
        </w:tc>
        <w:tc>
          <w:tcPr>
            <w:tcW w:w="1274" w:type="dxa"/>
          </w:tcPr>
          <w:p w14:paraId="3514162F" w14:textId="4F6C15D6" w:rsidR="720BF183" w:rsidRDefault="720BF183" w:rsidP="169E1C66">
            <w:pPr>
              <w:rPr>
                <w:rFonts w:ascii="Aptos" w:eastAsia="DengXian" w:hAnsi="Aptos" w:cs="Aptos"/>
                <w:color w:val="000000" w:themeColor="text1"/>
                <w:sz w:val="20"/>
                <w:szCs w:val="20"/>
              </w:rPr>
            </w:pPr>
            <w:r w:rsidRPr="169E1C66">
              <w:rPr>
                <w:rFonts w:ascii="Aptos" w:eastAsia="DengXian" w:hAnsi="Aptos" w:cs="Aptos"/>
                <w:color w:val="000000" w:themeColor="text1"/>
                <w:sz w:val="20"/>
                <w:szCs w:val="20"/>
              </w:rPr>
              <w:t>0.8.4</w:t>
            </w:r>
          </w:p>
        </w:tc>
        <w:tc>
          <w:tcPr>
            <w:tcW w:w="1652" w:type="dxa"/>
          </w:tcPr>
          <w:p w14:paraId="0485DDF6" w14:textId="2C2A64BD" w:rsidR="720BF183" w:rsidRDefault="720BF183" w:rsidP="169E1C66">
            <w:pPr>
              <w:rPr>
                <w:rFonts w:ascii="Aptos" w:eastAsia="DengXian" w:hAnsi="Aptos" w:cs="Aptos"/>
                <w:color w:val="000000" w:themeColor="text1"/>
                <w:sz w:val="20"/>
                <w:szCs w:val="20"/>
              </w:rPr>
            </w:pPr>
            <w:r w:rsidRPr="169E1C66">
              <w:rPr>
                <w:rFonts w:ascii="Aptos" w:eastAsia="DengXian" w:hAnsi="Aptos" w:cs="Aptos"/>
                <w:color w:val="000000" w:themeColor="text1"/>
                <w:sz w:val="20"/>
                <w:szCs w:val="20"/>
              </w:rPr>
              <w:t>Kaokao Lv</w:t>
            </w:r>
          </w:p>
        </w:tc>
        <w:tc>
          <w:tcPr>
            <w:tcW w:w="3316" w:type="dxa"/>
          </w:tcPr>
          <w:p w14:paraId="39AAD52A" w14:textId="0076FE88" w:rsidR="720BF183" w:rsidRDefault="720BF183" w:rsidP="169E1C66">
            <w:pPr>
              <w:rPr>
                <w:rFonts w:ascii="Aptos" w:eastAsia="DengXian" w:hAnsi="Aptos" w:cs="Aptos"/>
                <w:color w:val="000000" w:themeColor="text1"/>
                <w:sz w:val="20"/>
                <w:szCs w:val="20"/>
              </w:rPr>
            </w:pPr>
            <w:r w:rsidRPr="169E1C66">
              <w:rPr>
                <w:rFonts w:ascii="Aptos" w:eastAsia="DengXian" w:hAnsi="Aptos" w:cs="Aptos"/>
                <w:color w:val="000000" w:themeColor="text1"/>
                <w:sz w:val="20"/>
                <w:szCs w:val="20"/>
              </w:rPr>
              <w:t>Add mxfp4 finetuning recipe</w:t>
            </w:r>
          </w:p>
        </w:tc>
      </w:tr>
      <w:tr w:rsidR="00BE0FF4" w14:paraId="097213D1" w14:textId="77777777" w:rsidTr="673711E2">
        <w:trPr>
          <w:trHeight w:val="300"/>
        </w:trPr>
        <w:tc>
          <w:tcPr>
            <w:tcW w:w="2388" w:type="dxa"/>
          </w:tcPr>
          <w:p w14:paraId="31C707FB" w14:textId="55928E37" w:rsidR="455C4E85" w:rsidRDefault="455C4E85" w:rsidP="415E295D">
            <w:pPr>
              <w:rPr>
                <w:rFonts w:ascii="Aptos" w:eastAsia="DengXian" w:hAnsi="Aptos" w:cs="Aptos"/>
                <w:color w:val="000000" w:themeColor="text1"/>
                <w:sz w:val="20"/>
                <w:szCs w:val="20"/>
              </w:rPr>
            </w:pPr>
            <w:r w:rsidRPr="652EAC6E">
              <w:rPr>
                <w:rFonts w:ascii="Aptos" w:eastAsia="DengXian" w:hAnsi="Aptos" w:cs="Aptos"/>
                <w:color w:val="000000" w:themeColor="text1"/>
                <w:sz w:val="20"/>
                <w:szCs w:val="20"/>
              </w:rPr>
              <w:t>1/5/20</w:t>
            </w:r>
            <w:r w:rsidR="4CDE9EC7" w:rsidRPr="652EAC6E">
              <w:rPr>
                <w:rFonts w:ascii="Aptos" w:eastAsia="DengXian" w:hAnsi="Aptos" w:cs="Aptos"/>
                <w:color w:val="000000" w:themeColor="text1"/>
                <w:sz w:val="20"/>
                <w:szCs w:val="20"/>
              </w:rPr>
              <w:t>26</w:t>
            </w:r>
          </w:p>
        </w:tc>
        <w:tc>
          <w:tcPr>
            <w:tcW w:w="1274" w:type="dxa"/>
          </w:tcPr>
          <w:p w14:paraId="6AE78C39" w14:textId="6CDE564E" w:rsidR="455C4E85" w:rsidRDefault="455C4E85" w:rsidP="415E295D">
            <w:pPr>
              <w:rPr>
                <w:rFonts w:ascii="Aptos" w:eastAsia="DengXian" w:hAnsi="Aptos" w:cs="Aptos"/>
                <w:color w:val="000000" w:themeColor="text1"/>
                <w:sz w:val="20"/>
                <w:szCs w:val="20"/>
              </w:rPr>
            </w:pPr>
            <w:r w:rsidRPr="415E295D">
              <w:rPr>
                <w:rFonts w:ascii="Aptos" w:eastAsia="DengXian" w:hAnsi="Aptos" w:cs="Aptos"/>
                <w:color w:val="000000" w:themeColor="text1"/>
                <w:sz w:val="20"/>
                <w:szCs w:val="20"/>
              </w:rPr>
              <w:t>0.8.5</w:t>
            </w:r>
          </w:p>
        </w:tc>
        <w:tc>
          <w:tcPr>
            <w:tcW w:w="1652" w:type="dxa"/>
          </w:tcPr>
          <w:p w14:paraId="771CA13C" w14:textId="30517887" w:rsidR="455C4E85" w:rsidRDefault="455C4E85" w:rsidP="415E295D">
            <w:pPr>
              <w:rPr>
                <w:rFonts w:ascii="Aptos" w:eastAsia="DengXian" w:hAnsi="Aptos" w:cs="Aptos"/>
                <w:color w:val="000000" w:themeColor="text1"/>
                <w:sz w:val="20"/>
                <w:szCs w:val="20"/>
              </w:rPr>
            </w:pPr>
            <w:r w:rsidRPr="415E295D">
              <w:rPr>
                <w:rFonts w:ascii="Aptos" w:eastAsia="DengXian" w:hAnsi="Aptos" w:cs="Aptos"/>
                <w:color w:val="000000" w:themeColor="text1"/>
                <w:sz w:val="20"/>
                <w:szCs w:val="20"/>
              </w:rPr>
              <w:t>Xin H</w:t>
            </w:r>
            <w:r w:rsidR="24A0E502" w:rsidRPr="415E295D">
              <w:rPr>
                <w:rFonts w:ascii="Aptos" w:eastAsia="DengXian" w:hAnsi="Aptos" w:cs="Aptos"/>
                <w:color w:val="000000" w:themeColor="text1"/>
                <w:sz w:val="20"/>
                <w:szCs w:val="20"/>
              </w:rPr>
              <w:t>e</w:t>
            </w:r>
          </w:p>
        </w:tc>
        <w:tc>
          <w:tcPr>
            <w:tcW w:w="3316" w:type="dxa"/>
          </w:tcPr>
          <w:p w14:paraId="69AFBC38" w14:textId="2F40406E" w:rsidR="455C4E85" w:rsidRDefault="455C4E85" w:rsidP="415E295D">
            <w:pPr>
              <w:rPr>
                <w:rFonts w:ascii="Aptos" w:eastAsia="DengXian" w:hAnsi="Aptos" w:cs="Aptos"/>
                <w:color w:val="000000" w:themeColor="text1"/>
                <w:sz w:val="20"/>
                <w:szCs w:val="20"/>
              </w:rPr>
            </w:pPr>
            <w:r w:rsidRPr="415E295D">
              <w:rPr>
                <w:rFonts w:ascii="Aptos" w:eastAsia="DengXian" w:hAnsi="Aptos" w:cs="Aptos"/>
                <w:color w:val="000000" w:themeColor="text1"/>
                <w:sz w:val="20"/>
                <w:szCs w:val="20"/>
              </w:rPr>
              <w:t>Update llama3 accuracy</w:t>
            </w:r>
            <w:r w:rsidR="05974D9F" w:rsidRPr="415E295D">
              <w:rPr>
                <w:rFonts w:ascii="Aptos" w:eastAsia="DengXian" w:hAnsi="Aptos" w:cs="Aptos"/>
                <w:color w:val="000000" w:themeColor="text1"/>
                <w:sz w:val="20"/>
                <w:szCs w:val="20"/>
              </w:rPr>
              <w:t xml:space="preserve"> </w:t>
            </w:r>
            <w:r w:rsidR="34C6A3C9" w:rsidRPr="415E295D">
              <w:rPr>
                <w:rFonts w:ascii="Aptos" w:eastAsia="DengXian" w:hAnsi="Aptos" w:cs="Aptos"/>
                <w:color w:val="000000" w:themeColor="text1"/>
                <w:sz w:val="20"/>
                <w:szCs w:val="20"/>
              </w:rPr>
              <w:t>tested with vLLM</w:t>
            </w:r>
            <w:r w:rsidR="6B92E534" w:rsidRPr="415E295D">
              <w:rPr>
                <w:rFonts w:ascii="Aptos" w:eastAsia="DengXian" w:hAnsi="Aptos" w:cs="Aptos"/>
                <w:color w:val="000000" w:themeColor="text1"/>
                <w:sz w:val="20"/>
                <w:szCs w:val="20"/>
              </w:rPr>
              <w:t>;</w:t>
            </w:r>
          </w:p>
          <w:p w14:paraId="1FB7F021" w14:textId="50F9C49D" w:rsidR="1DA46349" w:rsidRDefault="1DA46349" w:rsidP="415E295D">
            <w:pPr>
              <w:rPr>
                <w:rFonts w:ascii="Aptos" w:eastAsia="DengXian" w:hAnsi="Aptos" w:cs="Aptos"/>
                <w:color w:val="000000" w:themeColor="text1"/>
                <w:sz w:val="20"/>
                <w:szCs w:val="20"/>
              </w:rPr>
            </w:pPr>
            <w:r w:rsidRPr="415E295D">
              <w:rPr>
                <w:rFonts w:ascii="Aptos" w:eastAsia="DengXian" w:hAnsi="Aptos" w:cs="Aptos"/>
                <w:color w:val="000000" w:themeColor="text1"/>
                <w:sz w:val="20"/>
                <w:szCs w:val="20"/>
              </w:rPr>
              <w:t>lm_head is not quantized for all llama3 models since vLLM doesn’t support it;</w:t>
            </w:r>
          </w:p>
          <w:p w14:paraId="29405E31" w14:textId="6D25B8AC" w:rsidR="34C6A3C9" w:rsidRDefault="34C6A3C9" w:rsidP="46EA8665">
            <w:pPr>
              <w:rPr>
                <w:rFonts w:ascii="Aptos" w:eastAsia="DengXian" w:hAnsi="Aptos" w:cs="Aptos"/>
                <w:color w:val="000000" w:themeColor="text1"/>
                <w:sz w:val="20"/>
                <w:szCs w:val="20"/>
              </w:rPr>
            </w:pPr>
            <w:r w:rsidRPr="46EA8665">
              <w:rPr>
                <w:rFonts w:ascii="Aptos" w:eastAsia="DengXian" w:hAnsi="Aptos" w:cs="Aptos"/>
                <w:color w:val="000000" w:themeColor="text1"/>
                <w:sz w:val="20"/>
                <w:szCs w:val="20"/>
              </w:rPr>
              <w:t>Change dataset from [gsm8k, mmlu] to [</w:t>
            </w:r>
            <w:r w:rsidR="455C4E85" w:rsidRPr="46EA8665">
              <w:rPr>
                <w:rFonts w:ascii="Aptos" w:eastAsia="DengXian" w:hAnsi="Aptos" w:cs="Aptos"/>
                <w:color w:val="000000" w:themeColor="text1"/>
                <w:sz w:val="20"/>
                <w:szCs w:val="20"/>
              </w:rPr>
              <w:t>gsm8k_llama, mmlu_llama</w:t>
            </w:r>
            <w:r w:rsidR="4F19DA7A" w:rsidRPr="46EA8665">
              <w:rPr>
                <w:rFonts w:ascii="Aptos" w:eastAsia="DengXian" w:hAnsi="Aptos" w:cs="Aptos"/>
                <w:color w:val="000000" w:themeColor="text1"/>
                <w:sz w:val="20"/>
                <w:szCs w:val="20"/>
              </w:rPr>
              <w:t>]</w:t>
            </w:r>
            <w:r w:rsidR="4C13C62F" w:rsidRPr="46EA8665">
              <w:rPr>
                <w:rFonts w:ascii="Aptos" w:eastAsia="DengXian" w:hAnsi="Aptos" w:cs="Aptos"/>
                <w:color w:val="000000" w:themeColor="text1"/>
                <w:sz w:val="20"/>
                <w:szCs w:val="20"/>
              </w:rPr>
              <w:t>;</w:t>
            </w:r>
          </w:p>
          <w:p w14:paraId="145F4309" w14:textId="2DF997A3" w:rsidR="34C6A3C9" w:rsidRDefault="4C13C62F" w:rsidP="5DB1BA92">
            <w:pPr>
              <w:rPr>
                <w:rFonts w:ascii="Aptos" w:eastAsia="DengXian" w:hAnsi="Aptos" w:cs="Aptos"/>
                <w:color w:val="000000" w:themeColor="text1"/>
                <w:sz w:val="20"/>
                <w:szCs w:val="20"/>
              </w:rPr>
            </w:pPr>
            <w:r w:rsidRPr="652EAC6E">
              <w:rPr>
                <w:rFonts w:ascii="Aptos" w:eastAsia="DengXian" w:hAnsi="Aptos" w:cs="Aptos"/>
                <w:color w:val="000000" w:themeColor="text1"/>
                <w:sz w:val="20"/>
                <w:szCs w:val="20"/>
              </w:rPr>
              <w:t>Llama3.1 8b MXFP8 recipe changes from AutoRound to RTN;</w:t>
            </w:r>
          </w:p>
          <w:p w14:paraId="44C70524" w14:textId="7E8C71C3" w:rsidR="34C6A3C9" w:rsidRDefault="4C13C62F" w:rsidP="415E295D">
            <w:pPr>
              <w:rPr>
                <w:rFonts w:ascii="Aptos" w:eastAsia="DengXian" w:hAnsi="Aptos" w:cs="Aptos"/>
                <w:color w:val="000000" w:themeColor="text1"/>
                <w:sz w:val="20"/>
                <w:szCs w:val="20"/>
              </w:rPr>
            </w:pPr>
            <w:r w:rsidRPr="652EAC6E">
              <w:rPr>
                <w:rFonts w:ascii="Aptos" w:eastAsia="DengXian" w:hAnsi="Aptos" w:cs="Aptos"/>
                <w:color w:val="000000" w:themeColor="text1"/>
                <w:sz w:val="20"/>
                <w:szCs w:val="20"/>
              </w:rPr>
              <w:t>Llama3.3 70b NVFP4 recipe changes from RTN to AutoRound;</w:t>
            </w:r>
          </w:p>
        </w:tc>
      </w:tr>
      <w:tr w:rsidR="00BE0FF4" w14:paraId="2B1DBF8F" w14:textId="77777777" w:rsidTr="673711E2">
        <w:trPr>
          <w:trHeight w:val="300"/>
        </w:trPr>
        <w:tc>
          <w:tcPr>
            <w:tcW w:w="2388" w:type="dxa"/>
          </w:tcPr>
          <w:p w14:paraId="48DC414C" w14:textId="316E1235" w:rsidR="34665CB0" w:rsidRDefault="34665CB0" w:rsidP="253A7E2A">
            <w:pPr>
              <w:rPr>
                <w:rFonts w:ascii="Aptos" w:eastAsia="DengXian" w:hAnsi="Aptos" w:cs="Aptos"/>
                <w:color w:val="000000" w:themeColor="text1"/>
                <w:sz w:val="20"/>
                <w:szCs w:val="20"/>
              </w:rPr>
            </w:pPr>
            <w:r w:rsidRPr="253A7E2A">
              <w:rPr>
                <w:rFonts w:ascii="Aptos" w:eastAsia="DengXian" w:hAnsi="Aptos" w:cs="Aptos"/>
                <w:color w:val="000000" w:themeColor="text1"/>
                <w:sz w:val="20"/>
                <w:szCs w:val="20"/>
              </w:rPr>
              <w:t>1/23/2026</w:t>
            </w:r>
          </w:p>
        </w:tc>
        <w:tc>
          <w:tcPr>
            <w:tcW w:w="1274" w:type="dxa"/>
          </w:tcPr>
          <w:p w14:paraId="41B5D647" w14:textId="12C58AB7" w:rsidR="34665CB0" w:rsidRDefault="34665CB0" w:rsidP="253A7E2A">
            <w:pPr>
              <w:rPr>
                <w:rFonts w:ascii="Aptos" w:eastAsia="DengXian" w:hAnsi="Aptos" w:cs="Aptos"/>
                <w:color w:val="000000" w:themeColor="text1"/>
                <w:sz w:val="20"/>
                <w:szCs w:val="20"/>
              </w:rPr>
            </w:pPr>
            <w:r w:rsidRPr="253A7E2A">
              <w:rPr>
                <w:rFonts w:ascii="Aptos" w:eastAsia="DengXian" w:hAnsi="Aptos" w:cs="Aptos"/>
                <w:color w:val="000000" w:themeColor="text1"/>
                <w:sz w:val="20"/>
                <w:szCs w:val="20"/>
              </w:rPr>
              <w:t>0.8.6</w:t>
            </w:r>
          </w:p>
        </w:tc>
        <w:tc>
          <w:tcPr>
            <w:tcW w:w="1652" w:type="dxa"/>
          </w:tcPr>
          <w:p w14:paraId="7CAFD103" w14:textId="66253E62" w:rsidR="34665CB0" w:rsidRDefault="34665CB0" w:rsidP="1AC8F167">
            <w:pPr>
              <w:rPr>
                <w:rFonts w:ascii="Aptos" w:eastAsia="DengXian" w:hAnsi="Aptos" w:cs="Aptos"/>
                <w:color w:val="000000" w:themeColor="text1"/>
                <w:sz w:val="20"/>
                <w:szCs w:val="20"/>
              </w:rPr>
            </w:pPr>
            <w:r w:rsidRPr="1AC8F167">
              <w:rPr>
                <w:rFonts w:ascii="Aptos" w:eastAsia="DengXian" w:hAnsi="Aptos" w:cs="Aptos"/>
                <w:color w:val="000000" w:themeColor="text1"/>
                <w:sz w:val="20"/>
                <w:szCs w:val="20"/>
              </w:rPr>
              <w:t>Xin He</w:t>
            </w:r>
          </w:p>
        </w:tc>
        <w:tc>
          <w:tcPr>
            <w:tcW w:w="3316" w:type="dxa"/>
          </w:tcPr>
          <w:p w14:paraId="66FE76A8" w14:textId="117F1663" w:rsidR="34665CB0" w:rsidRDefault="1C1DFFDC" w:rsidP="1AC8F167">
            <w:pPr>
              <w:rPr>
                <w:rFonts w:ascii="Aptos" w:eastAsia="DengXian" w:hAnsi="Aptos" w:cs="Aptos"/>
                <w:color w:val="000000" w:themeColor="text1"/>
                <w:sz w:val="20"/>
                <w:szCs w:val="20"/>
              </w:rPr>
            </w:pPr>
            <w:r w:rsidRPr="2AD2C47A">
              <w:rPr>
                <w:rFonts w:ascii="Aptos" w:eastAsia="DengXian" w:hAnsi="Aptos" w:cs="Aptos"/>
                <w:color w:val="000000" w:themeColor="text1"/>
                <w:sz w:val="20"/>
                <w:szCs w:val="20"/>
              </w:rPr>
              <w:t>Update round method with FLOOR and CREIL</w:t>
            </w:r>
            <w:r w:rsidR="533733D9" w:rsidRPr="2AD2C47A">
              <w:rPr>
                <w:rFonts w:ascii="Aptos" w:eastAsia="DengXian" w:hAnsi="Aptos" w:cs="Aptos"/>
                <w:color w:val="000000" w:themeColor="text1"/>
                <w:sz w:val="20"/>
                <w:szCs w:val="20"/>
              </w:rPr>
              <w:t xml:space="preserve"> for Llama3</w:t>
            </w:r>
          </w:p>
        </w:tc>
      </w:tr>
      <w:tr w:rsidR="00BE0FF4" w14:paraId="1B3CD5D2" w14:textId="77777777" w:rsidTr="673711E2">
        <w:trPr>
          <w:trHeight w:val="300"/>
        </w:trPr>
        <w:tc>
          <w:tcPr>
            <w:tcW w:w="2388" w:type="dxa"/>
          </w:tcPr>
          <w:p w14:paraId="55EBD150" w14:textId="38AFC5A9" w:rsidR="76D30DF2" w:rsidRDefault="76D30DF2" w:rsidP="76D30DF2">
            <w:pPr>
              <w:rPr>
                <w:rFonts w:ascii="Aptos" w:eastAsia="DengXian" w:hAnsi="Aptos" w:cs="Aptos"/>
                <w:color w:val="000000" w:themeColor="text1"/>
                <w:sz w:val="20"/>
                <w:szCs w:val="20"/>
              </w:rPr>
            </w:pPr>
            <w:r w:rsidRPr="76D30DF2">
              <w:rPr>
                <w:rFonts w:ascii="Aptos" w:eastAsia="DengXian" w:hAnsi="Aptos" w:cs="Aptos"/>
                <w:color w:val="000000" w:themeColor="text1"/>
                <w:sz w:val="20"/>
                <w:szCs w:val="20"/>
              </w:rPr>
              <w:t>1/2</w:t>
            </w:r>
            <w:r w:rsidR="06EB7D6D" w:rsidRPr="76D30DF2">
              <w:rPr>
                <w:rFonts w:ascii="Aptos" w:eastAsia="DengXian" w:hAnsi="Aptos" w:cs="Aptos"/>
                <w:color w:val="000000" w:themeColor="text1"/>
                <w:sz w:val="20"/>
                <w:szCs w:val="20"/>
              </w:rPr>
              <w:t>4</w:t>
            </w:r>
            <w:r w:rsidRPr="76D30DF2">
              <w:rPr>
                <w:rFonts w:ascii="Aptos" w:eastAsia="DengXian" w:hAnsi="Aptos" w:cs="Aptos"/>
                <w:color w:val="000000" w:themeColor="text1"/>
                <w:sz w:val="20"/>
                <w:szCs w:val="20"/>
              </w:rPr>
              <w:t>/2026</w:t>
            </w:r>
          </w:p>
        </w:tc>
        <w:tc>
          <w:tcPr>
            <w:tcW w:w="1274" w:type="dxa"/>
          </w:tcPr>
          <w:p w14:paraId="40E2008A" w14:textId="741B3F97" w:rsidR="76D30DF2" w:rsidRDefault="76D30DF2" w:rsidP="76D30DF2">
            <w:pPr>
              <w:rPr>
                <w:rFonts w:ascii="Aptos" w:eastAsia="DengXian" w:hAnsi="Aptos" w:cs="Aptos"/>
                <w:color w:val="000000" w:themeColor="text1"/>
                <w:sz w:val="20"/>
                <w:szCs w:val="20"/>
              </w:rPr>
            </w:pPr>
            <w:r w:rsidRPr="76D30DF2">
              <w:rPr>
                <w:rFonts w:ascii="Aptos" w:eastAsia="DengXian" w:hAnsi="Aptos" w:cs="Aptos"/>
                <w:color w:val="000000" w:themeColor="text1"/>
                <w:sz w:val="20"/>
                <w:szCs w:val="20"/>
              </w:rPr>
              <w:t>0.8.</w:t>
            </w:r>
            <w:r w:rsidR="20855F8F" w:rsidRPr="76D30DF2">
              <w:rPr>
                <w:rFonts w:ascii="Aptos" w:eastAsia="DengXian" w:hAnsi="Aptos" w:cs="Aptos"/>
                <w:color w:val="000000" w:themeColor="text1"/>
                <w:sz w:val="20"/>
                <w:szCs w:val="20"/>
              </w:rPr>
              <w:t>7</w:t>
            </w:r>
          </w:p>
        </w:tc>
        <w:tc>
          <w:tcPr>
            <w:tcW w:w="1652" w:type="dxa"/>
          </w:tcPr>
          <w:p w14:paraId="01290D49" w14:textId="62AF2257" w:rsidR="20855F8F" w:rsidRDefault="20855F8F" w:rsidP="76D30DF2">
            <w:pPr>
              <w:rPr>
                <w:rFonts w:ascii="Aptos" w:eastAsia="DengXian" w:hAnsi="Aptos" w:cs="Aptos"/>
                <w:color w:val="000000" w:themeColor="text1"/>
                <w:sz w:val="20"/>
                <w:szCs w:val="20"/>
              </w:rPr>
            </w:pPr>
            <w:r w:rsidRPr="76D30DF2">
              <w:rPr>
                <w:rFonts w:ascii="Aptos" w:eastAsia="DengXian" w:hAnsi="Aptos" w:cs="Aptos"/>
                <w:color w:val="000000" w:themeColor="text1"/>
                <w:sz w:val="20"/>
                <w:szCs w:val="20"/>
              </w:rPr>
              <w:t>Yi Liu</w:t>
            </w:r>
          </w:p>
        </w:tc>
        <w:tc>
          <w:tcPr>
            <w:tcW w:w="3316" w:type="dxa"/>
          </w:tcPr>
          <w:p w14:paraId="14F93C48" w14:textId="6A6E24E0" w:rsidR="76D30DF2" w:rsidRDefault="76D30DF2" w:rsidP="76D30DF2">
            <w:pPr>
              <w:rPr>
                <w:rFonts w:ascii="Aptos" w:eastAsia="DengXian" w:hAnsi="Aptos" w:cs="Aptos"/>
                <w:color w:val="000000" w:themeColor="text1"/>
                <w:sz w:val="20"/>
                <w:szCs w:val="20"/>
              </w:rPr>
            </w:pPr>
            <w:r w:rsidRPr="76D30DF2">
              <w:rPr>
                <w:rFonts w:ascii="Aptos" w:eastAsia="DengXian" w:hAnsi="Aptos" w:cs="Aptos"/>
                <w:color w:val="000000" w:themeColor="text1"/>
                <w:sz w:val="20"/>
                <w:szCs w:val="20"/>
              </w:rPr>
              <w:t xml:space="preserve">Update round method for </w:t>
            </w:r>
            <w:r w:rsidR="58E72ACF" w:rsidRPr="76D30DF2">
              <w:rPr>
                <w:rFonts w:ascii="Aptos" w:eastAsia="DengXian" w:hAnsi="Aptos" w:cs="Aptos"/>
                <w:color w:val="000000" w:themeColor="text1"/>
                <w:sz w:val="20"/>
                <w:szCs w:val="20"/>
              </w:rPr>
              <w:t>DeepSeek and Qwen</w:t>
            </w:r>
          </w:p>
        </w:tc>
      </w:tr>
      <w:tr w:rsidR="0048453C" w14:paraId="7CDB12B2" w14:textId="77777777" w:rsidTr="673711E2">
        <w:trPr>
          <w:trHeight w:val="300"/>
        </w:trPr>
        <w:tc>
          <w:tcPr>
            <w:tcW w:w="2388" w:type="dxa"/>
          </w:tcPr>
          <w:p w14:paraId="25B778A6" w14:textId="60A7161D" w:rsidR="3954568A" w:rsidRDefault="3954568A" w:rsidP="166B391C">
            <w:pPr>
              <w:rPr>
                <w:rFonts w:ascii="Aptos" w:eastAsia="DengXian" w:hAnsi="Aptos" w:cs="Aptos"/>
                <w:color w:val="000000" w:themeColor="text1"/>
                <w:sz w:val="20"/>
                <w:szCs w:val="20"/>
              </w:rPr>
            </w:pPr>
            <w:r w:rsidRPr="0898BF72">
              <w:rPr>
                <w:rFonts w:ascii="Aptos" w:eastAsia="DengXian" w:hAnsi="Aptos" w:cs="Aptos"/>
                <w:color w:val="000000" w:themeColor="text1"/>
                <w:sz w:val="20"/>
                <w:szCs w:val="20"/>
              </w:rPr>
              <w:t>2/26/2026</w:t>
            </w:r>
          </w:p>
        </w:tc>
        <w:tc>
          <w:tcPr>
            <w:tcW w:w="1274" w:type="dxa"/>
          </w:tcPr>
          <w:p w14:paraId="13B39676" w14:textId="012CAD42" w:rsidR="166B391C" w:rsidRDefault="3954568A" w:rsidP="166B391C">
            <w:pPr>
              <w:rPr>
                <w:rFonts w:ascii="Aptos" w:eastAsia="DengXian" w:hAnsi="Aptos" w:cs="Aptos"/>
                <w:color w:val="000000" w:themeColor="text1"/>
                <w:sz w:val="20"/>
                <w:szCs w:val="20"/>
              </w:rPr>
            </w:pPr>
            <w:r w:rsidRPr="0898BF72">
              <w:rPr>
                <w:rFonts w:ascii="Aptos" w:eastAsia="DengXian" w:hAnsi="Aptos" w:cs="Aptos"/>
                <w:color w:val="000000" w:themeColor="text1"/>
                <w:sz w:val="20"/>
                <w:szCs w:val="20"/>
              </w:rPr>
              <w:t>0.8.8</w:t>
            </w:r>
          </w:p>
        </w:tc>
        <w:tc>
          <w:tcPr>
            <w:tcW w:w="1652" w:type="dxa"/>
          </w:tcPr>
          <w:p w14:paraId="36625737" w14:textId="7A93E7A0" w:rsidR="166B391C" w:rsidRDefault="3954568A" w:rsidP="166B391C">
            <w:pPr>
              <w:rPr>
                <w:rFonts w:ascii="Aptos" w:eastAsia="DengXian" w:hAnsi="Aptos" w:cs="Aptos"/>
                <w:color w:val="000000" w:themeColor="text1"/>
                <w:sz w:val="20"/>
                <w:szCs w:val="20"/>
              </w:rPr>
            </w:pPr>
            <w:r w:rsidRPr="0898BF72">
              <w:rPr>
                <w:rFonts w:ascii="Aptos" w:eastAsia="DengXian" w:hAnsi="Aptos" w:cs="Aptos"/>
                <w:color w:val="000000" w:themeColor="text1"/>
                <w:sz w:val="20"/>
                <w:szCs w:val="20"/>
              </w:rPr>
              <w:t>Yi Liu, Suyue</w:t>
            </w:r>
          </w:p>
        </w:tc>
        <w:tc>
          <w:tcPr>
            <w:tcW w:w="3316" w:type="dxa"/>
          </w:tcPr>
          <w:p w14:paraId="6506CFD3" w14:textId="660652CC" w:rsidR="166B391C" w:rsidRDefault="3A4FC061" w:rsidP="166B391C">
            <w:pPr>
              <w:rPr>
                <w:rFonts w:ascii="Aptos" w:eastAsia="DengXian" w:hAnsi="Aptos" w:cs="Aptos"/>
                <w:color w:val="000000" w:themeColor="text1"/>
                <w:sz w:val="20"/>
                <w:szCs w:val="20"/>
              </w:rPr>
            </w:pPr>
            <w:r w:rsidRPr="47BB9433">
              <w:rPr>
                <w:rFonts w:ascii="Aptos" w:eastAsia="DengXian" w:hAnsi="Aptos" w:cs="Aptos"/>
                <w:color w:val="000000" w:themeColor="text1"/>
                <w:sz w:val="20"/>
                <w:szCs w:val="20"/>
              </w:rPr>
              <w:t xml:space="preserve">Updated the results of DS/QWEN using v2 </w:t>
            </w:r>
            <w:r w:rsidR="765BA232" w:rsidRPr="47BB9433">
              <w:rPr>
                <w:rFonts w:ascii="Aptos" w:eastAsia="DengXian" w:hAnsi="Aptos" w:cs="Aptos"/>
                <w:color w:val="000000" w:themeColor="text1"/>
                <w:sz w:val="20"/>
                <w:szCs w:val="20"/>
              </w:rPr>
              <w:t>recipe (</w:t>
            </w:r>
            <w:r w:rsidRPr="47BB9433">
              <w:rPr>
                <w:rFonts w:ascii="Aptos" w:eastAsia="DengXian" w:hAnsi="Aptos" w:cs="Aptos"/>
                <w:color w:val="000000" w:themeColor="text1"/>
                <w:sz w:val="20"/>
                <w:szCs w:val="20"/>
              </w:rPr>
              <w:t>FP8KV/ Attn)</w:t>
            </w:r>
          </w:p>
        </w:tc>
      </w:tr>
      <w:tr w:rsidR="143C5FAD" w14:paraId="35178038" w14:textId="77777777" w:rsidTr="673711E2">
        <w:trPr>
          <w:trHeight w:val="300"/>
        </w:trPr>
        <w:tc>
          <w:tcPr>
            <w:tcW w:w="2388" w:type="dxa"/>
          </w:tcPr>
          <w:p w14:paraId="399768B6" w14:textId="7B4364C0" w:rsidR="4DD53DFC" w:rsidRDefault="4DD53DFC" w:rsidP="143C5FAD">
            <w:pPr>
              <w:rPr>
                <w:rFonts w:ascii="Aptos" w:eastAsia="DengXian" w:hAnsi="Aptos" w:cs="Aptos"/>
                <w:color w:val="000000" w:themeColor="text1"/>
                <w:sz w:val="20"/>
                <w:szCs w:val="20"/>
              </w:rPr>
            </w:pPr>
            <w:r w:rsidRPr="143C5FAD">
              <w:rPr>
                <w:rFonts w:ascii="Aptos" w:eastAsia="DengXian" w:hAnsi="Aptos" w:cs="Aptos"/>
                <w:color w:val="000000" w:themeColor="text1"/>
                <w:sz w:val="20"/>
                <w:szCs w:val="20"/>
              </w:rPr>
              <w:t>3/4/2026</w:t>
            </w:r>
          </w:p>
        </w:tc>
        <w:tc>
          <w:tcPr>
            <w:tcW w:w="1274" w:type="dxa"/>
          </w:tcPr>
          <w:p w14:paraId="15BCA381" w14:textId="393612C5" w:rsidR="4DD53DFC" w:rsidRDefault="4DD53DFC" w:rsidP="143C5FAD">
            <w:pPr>
              <w:rPr>
                <w:rFonts w:ascii="Aptos" w:eastAsia="DengXian" w:hAnsi="Aptos" w:cs="Aptos"/>
                <w:color w:val="000000" w:themeColor="text1"/>
                <w:sz w:val="20"/>
                <w:szCs w:val="20"/>
              </w:rPr>
            </w:pPr>
            <w:r w:rsidRPr="143C5FAD">
              <w:rPr>
                <w:rFonts w:ascii="Aptos" w:eastAsia="DengXian" w:hAnsi="Aptos" w:cs="Aptos"/>
                <w:color w:val="000000" w:themeColor="text1"/>
                <w:sz w:val="20"/>
                <w:szCs w:val="20"/>
              </w:rPr>
              <w:t>0.8.9</w:t>
            </w:r>
          </w:p>
        </w:tc>
        <w:tc>
          <w:tcPr>
            <w:tcW w:w="1652" w:type="dxa"/>
          </w:tcPr>
          <w:p w14:paraId="630C658F" w14:textId="5491B80D" w:rsidR="4DD53DFC" w:rsidRDefault="5807FCF7" w:rsidP="143C5FAD">
            <w:pPr>
              <w:rPr>
                <w:rFonts w:ascii="Aptos" w:eastAsia="DengXian" w:hAnsi="Aptos" w:cs="Aptos"/>
                <w:color w:val="000000" w:themeColor="text1"/>
                <w:sz w:val="20"/>
                <w:szCs w:val="20"/>
              </w:rPr>
            </w:pPr>
            <w:r w:rsidRPr="6B50A246">
              <w:rPr>
                <w:rFonts w:ascii="Aptos" w:eastAsia="DengXian" w:hAnsi="Aptos" w:cs="Aptos"/>
                <w:color w:val="000000" w:themeColor="text1"/>
                <w:sz w:val="20"/>
                <w:szCs w:val="20"/>
              </w:rPr>
              <w:t>Xin</w:t>
            </w:r>
            <w:r w:rsidR="1593D665" w:rsidRPr="6B50A246">
              <w:rPr>
                <w:rFonts w:ascii="Aptos" w:eastAsia="DengXian" w:hAnsi="Aptos" w:cs="Aptos"/>
                <w:color w:val="000000" w:themeColor="text1"/>
                <w:sz w:val="20"/>
                <w:szCs w:val="20"/>
              </w:rPr>
              <w:t>H</w:t>
            </w:r>
            <w:r w:rsidRPr="6B50A246">
              <w:rPr>
                <w:rFonts w:ascii="Aptos" w:eastAsia="DengXian" w:hAnsi="Aptos" w:cs="Aptos"/>
                <w:color w:val="000000" w:themeColor="text1"/>
                <w:sz w:val="20"/>
                <w:szCs w:val="20"/>
              </w:rPr>
              <w:t>e</w:t>
            </w:r>
            <w:r w:rsidR="4DD53DFC" w:rsidRPr="143C5FAD">
              <w:rPr>
                <w:rFonts w:ascii="Aptos" w:eastAsia="DengXian" w:hAnsi="Aptos" w:cs="Aptos"/>
                <w:color w:val="000000" w:themeColor="text1"/>
                <w:sz w:val="20"/>
                <w:szCs w:val="20"/>
              </w:rPr>
              <w:t>, Suyue</w:t>
            </w:r>
          </w:p>
        </w:tc>
        <w:tc>
          <w:tcPr>
            <w:tcW w:w="3316" w:type="dxa"/>
          </w:tcPr>
          <w:p w14:paraId="2117251F" w14:textId="739F4F5A" w:rsidR="4DD53DFC" w:rsidRDefault="4DD53DFC" w:rsidP="143C5FAD">
            <w:pPr>
              <w:rPr>
                <w:rFonts w:ascii="Aptos" w:eastAsia="DengXian" w:hAnsi="Aptos" w:cs="Aptos"/>
                <w:color w:val="000000" w:themeColor="text1"/>
                <w:sz w:val="20"/>
                <w:szCs w:val="20"/>
              </w:rPr>
            </w:pPr>
            <w:r w:rsidRPr="143C5FAD">
              <w:rPr>
                <w:rFonts w:ascii="Aptos" w:eastAsia="DengXian" w:hAnsi="Aptos" w:cs="Aptos"/>
                <w:color w:val="000000" w:themeColor="text1"/>
                <w:sz w:val="20"/>
                <w:szCs w:val="20"/>
              </w:rPr>
              <w:t>Updated the results of llama 3.1 8B and llama3.3 70B using v2 recipe (FP8KV/ Attn)</w:t>
            </w:r>
          </w:p>
        </w:tc>
      </w:tr>
      <w:tr w:rsidR="00BC4AA6" w14:paraId="688664BE" w14:textId="77777777" w:rsidTr="673711E2">
        <w:trPr>
          <w:trHeight w:val="300"/>
        </w:trPr>
        <w:tc>
          <w:tcPr>
            <w:tcW w:w="2388" w:type="dxa"/>
          </w:tcPr>
          <w:p w14:paraId="31949D77" w14:textId="644CF3C8" w:rsidR="00BC4AA6" w:rsidRPr="143C5FAD" w:rsidRDefault="00BC4AA6" w:rsidP="143C5FAD">
            <w:pPr>
              <w:rPr>
                <w:rFonts w:ascii="Aptos" w:eastAsia="DengXian" w:hAnsi="Aptos" w:cs="Aptos"/>
                <w:color w:val="000000" w:themeColor="text1"/>
                <w:sz w:val="20"/>
                <w:szCs w:val="20"/>
              </w:rPr>
            </w:pPr>
            <w:r>
              <w:rPr>
                <w:rFonts w:ascii="Aptos" w:eastAsia="DengXian" w:hAnsi="Aptos" w:cs="Aptos"/>
                <w:color w:val="000000" w:themeColor="text1"/>
                <w:sz w:val="20"/>
                <w:szCs w:val="20"/>
              </w:rPr>
              <w:t>3/18/2026</w:t>
            </w:r>
          </w:p>
        </w:tc>
        <w:tc>
          <w:tcPr>
            <w:tcW w:w="1274" w:type="dxa"/>
          </w:tcPr>
          <w:p w14:paraId="2D69B274" w14:textId="283EE112" w:rsidR="00BC4AA6" w:rsidRPr="143C5FAD" w:rsidRDefault="00BC4AA6" w:rsidP="143C5FAD">
            <w:pPr>
              <w:rPr>
                <w:rFonts w:ascii="Aptos" w:eastAsia="DengXian" w:hAnsi="Aptos" w:cs="Aptos"/>
                <w:color w:val="000000" w:themeColor="text1"/>
                <w:sz w:val="20"/>
                <w:szCs w:val="20"/>
              </w:rPr>
            </w:pPr>
            <w:r>
              <w:rPr>
                <w:rFonts w:ascii="Aptos" w:eastAsia="DengXian" w:hAnsi="Aptos" w:cs="Aptos"/>
                <w:color w:val="000000" w:themeColor="text1"/>
                <w:sz w:val="20"/>
                <w:szCs w:val="20"/>
              </w:rPr>
              <w:t>0.9.0</w:t>
            </w:r>
          </w:p>
        </w:tc>
        <w:tc>
          <w:tcPr>
            <w:tcW w:w="1652" w:type="dxa"/>
          </w:tcPr>
          <w:p w14:paraId="4AEFC5E9" w14:textId="27DE2B43" w:rsidR="00BC4AA6" w:rsidRPr="143C5FAD" w:rsidRDefault="00BC4AA6" w:rsidP="143C5FAD">
            <w:pPr>
              <w:rPr>
                <w:rFonts w:ascii="Aptos" w:eastAsia="DengXian" w:hAnsi="Aptos" w:cs="Aptos"/>
                <w:color w:val="000000" w:themeColor="text1"/>
                <w:sz w:val="20"/>
                <w:szCs w:val="20"/>
              </w:rPr>
            </w:pPr>
            <w:r>
              <w:rPr>
                <w:rFonts w:ascii="Aptos" w:eastAsia="DengXian" w:hAnsi="Aptos" w:cs="Aptos"/>
                <w:color w:val="000000" w:themeColor="text1"/>
                <w:sz w:val="20"/>
                <w:szCs w:val="20"/>
              </w:rPr>
              <w:t>Mengni Wang, Haihao Shen</w:t>
            </w:r>
          </w:p>
        </w:tc>
        <w:tc>
          <w:tcPr>
            <w:tcW w:w="3316" w:type="dxa"/>
          </w:tcPr>
          <w:p w14:paraId="6B885734" w14:textId="65C1BD02" w:rsidR="00BC4AA6" w:rsidRPr="143C5FAD" w:rsidRDefault="00BC4AA6" w:rsidP="143C5FAD">
            <w:pPr>
              <w:rPr>
                <w:rFonts w:ascii="Aptos" w:eastAsia="DengXian" w:hAnsi="Aptos" w:cs="Aptos"/>
                <w:color w:val="000000" w:themeColor="text1"/>
                <w:sz w:val="20"/>
                <w:szCs w:val="20"/>
              </w:rPr>
            </w:pPr>
            <w:r>
              <w:rPr>
                <w:rFonts w:ascii="Aptos" w:eastAsia="DengXian" w:hAnsi="Aptos" w:cs="Aptos"/>
                <w:color w:val="000000" w:themeColor="text1"/>
                <w:sz w:val="20"/>
                <w:szCs w:val="20"/>
              </w:rPr>
              <w:t xml:space="preserve">Update SDPA using BF16, and </w:t>
            </w:r>
            <w:r w:rsidR="00427D84">
              <w:rPr>
                <w:rFonts w:ascii="Aptos" w:eastAsia="DengXian" w:hAnsi="Aptos" w:cs="Aptos"/>
                <w:color w:val="000000" w:themeColor="text1"/>
                <w:sz w:val="20"/>
                <w:szCs w:val="20"/>
              </w:rPr>
              <w:t>change the order of KV Cache and SDPA</w:t>
            </w:r>
          </w:p>
        </w:tc>
      </w:tr>
      <w:tr w:rsidR="6B50A246" w14:paraId="551B94DE" w14:textId="77777777" w:rsidTr="673711E2">
        <w:trPr>
          <w:trHeight w:val="300"/>
        </w:trPr>
        <w:tc>
          <w:tcPr>
            <w:tcW w:w="2388" w:type="dxa"/>
          </w:tcPr>
          <w:p w14:paraId="114CBE8A" w14:textId="6A279700" w:rsidR="517AD71D" w:rsidRDefault="517AD71D" w:rsidP="6B50A246">
            <w:pPr>
              <w:rPr>
                <w:rFonts w:ascii="Aptos" w:eastAsia="DengXian" w:hAnsi="Aptos" w:cs="Aptos"/>
                <w:color w:val="000000" w:themeColor="text1"/>
                <w:sz w:val="20"/>
                <w:szCs w:val="20"/>
              </w:rPr>
            </w:pPr>
            <w:r w:rsidRPr="6B50A246">
              <w:rPr>
                <w:rFonts w:ascii="Aptos" w:eastAsia="DengXian" w:hAnsi="Aptos" w:cs="Aptos"/>
                <w:color w:val="000000" w:themeColor="text1"/>
                <w:sz w:val="20"/>
                <w:szCs w:val="20"/>
              </w:rPr>
              <w:t>3/23/2026</w:t>
            </w:r>
          </w:p>
        </w:tc>
        <w:tc>
          <w:tcPr>
            <w:tcW w:w="1274" w:type="dxa"/>
          </w:tcPr>
          <w:p w14:paraId="1D0D4D81" w14:textId="42E02558" w:rsidR="517AD71D" w:rsidRDefault="517AD71D" w:rsidP="6B50A246">
            <w:pPr>
              <w:rPr>
                <w:rFonts w:ascii="Aptos" w:eastAsia="DengXian" w:hAnsi="Aptos" w:cs="Aptos"/>
                <w:color w:val="000000" w:themeColor="text1"/>
                <w:sz w:val="20"/>
                <w:szCs w:val="20"/>
              </w:rPr>
            </w:pPr>
            <w:r w:rsidRPr="6B50A246">
              <w:rPr>
                <w:rFonts w:ascii="Aptos" w:eastAsia="DengXian" w:hAnsi="Aptos" w:cs="Aptos"/>
                <w:color w:val="000000" w:themeColor="text1"/>
                <w:sz w:val="20"/>
                <w:szCs w:val="20"/>
              </w:rPr>
              <w:t>0.9.1</w:t>
            </w:r>
          </w:p>
        </w:tc>
        <w:tc>
          <w:tcPr>
            <w:tcW w:w="1652" w:type="dxa"/>
          </w:tcPr>
          <w:p w14:paraId="45ED29E3" w14:textId="70345087" w:rsidR="517AD71D" w:rsidRDefault="517AD71D" w:rsidP="6B50A246">
            <w:pPr>
              <w:rPr>
                <w:rFonts w:ascii="Aptos" w:eastAsia="DengXian" w:hAnsi="Aptos" w:cs="Aptos"/>
                <w:color w:val="000000" w:themeColor="text1"/>
                <w:sz w:val="20"/>
                <w:szCs w:val="20"/>
              </w:rPr>
            </w:pPr>
            <w:r w:rsidRPr="6B50A246">
              <w:rPr>
                <w:rFonts w:ascii="Aptos" w:eastAsia="DengXian" w:hAnsi="Aptos" w:cs="Aptos"/>
                <w:color w:val="000000" w:themeColor="text1"/>
                <w:sz w:val="20"/>
                <w:szCs w:val="20"/>
              </w:rPr>
              <w:t>Xin He</w:t>
            </w:r>
            <w:r w:rsidR="1746242F" w:rsidRPr="6B50A246">
              <w:rPr>
                <w:rFonts w:ascii="Aptos" w:eastAsia="DengXian" w:hAnsi="Aptos" w:cs="Aptos"/>
                <w:color w:val="000000" w:themeColor="text1"/>
                <w:sz w:val="20"/>
                <w:szCs w:val="20"/>
              </w:rPr>
              <w:t>, Haihao Shen</w:t>
            </w:r>
          </w:p>
        </w:tc>
        <w:tc>
          <w:tcPr>
            <w:tcW w:w="3316" w:type="dxa"/>
          </w:tcPr>
          <w:p w14:paraId="4EF02B8B" w14:textId="5024E30B" w:rsidR="1746242F" w:rsidRDefault="1746242F" w:rsidP="6B50A246">
            <w:pPr>
              <w:rPr>
                <w:rFonts w:ascii="Aptos" w:eastAsia="DengXian" w:hAnsi="Aptos" w:cs="Aptos"/>
                <w:color w:val="000000" w:themeColor="text1"/>
                <w:sz w:val="20"/>
                <w:szCs w:val="20"/>
              </w:rPr>
            </w:pPr>
            <w:r w:rsidRPr="6B50A246">
              <w:rPr>
                <w:rFonts w:ascii="Aptos" w:eastAsia="DengXian" w:hAnsi="Aptos" w:cs="Aptos"/>
                <w:color w:val="000000" w:themeColor="text1"/>
                <w:sz w:val="20"/>
                <w:szCs w:val="20"/>
              </w:rPr>
              <w:t>Update quantized ops for Llama3</w:t>
            </w:r>
          </w:p>
        </w:tc>
      </w:tr>
      <w:tr w:rsidR="00E44CB9" w14:paraId="78B33BBC" w14:textId="77777777" w:rsidTr="673711E2">
        <w:trPr>
          <w:trHeight w:val="300"/>
        </w:trPr>
        <w:tc>
          <w:tcPr>
            <w:tcW w:w="2388" w:type="dxa"/>
          </w:tcPr>
          <w:p w14:paraId="149A924A" w14:textId="0AD09FC2" w:rsidR="00E44CB9" w:rsidRPr="6B50A246" w:rsidRDefault="00E44CB9" w:rsidP="6B50A246">
            <w:pPr>
              <w:rPr>
                <w:rFonts w:ascii="Aptos" w:eastAsia="DengXian" w:hAnsi="Aptos" w:cs="Aptos"/>
                <w:color w:val="000000" w:themeColor="text1"/>
                <w:sz w:val="20"/>
                <w:szCs w:val="20"/>
              </w:rPr>
            </w:pPr>
            <w:r>
              <w:rPr>
                <w:rFonts w:ascii="Aptos" w:eastAsia="DengXian" w:hAnsi="Aptos" w:cs="Aptos"/>
                <w:color w:val="000000" w:themeColor="text1"/>
                <w:sz w:val="20"/>
                <w:szCs w:val="20"/>
              </w:rPr>
              <w:t>3/24/2026</w:t>
            </w:r>
          </w:p>
        </w:tc>
        <w:tc>
          <w:tcPr>
            <w:tcW w:w="1274" w:type="dxa"/>
          </w:tcPr>
          <w:p w14:paraId="08EAD82F" w14:textId="56112F9A" w:rsidR="00E44CB9" w:rsidRPr="6B50A246" w:rsidRDefault="00E44CB9" w:rsidP="6B50A246">
            <w:pPr>
              <w:rPr>
                <w:rFonts w:ascii="Aptos" w:eastAsia="DengXian" w:hAnsi="Aptos" w:cs="Aptos"/>
                <w:color w:val="000000" w:themeColor="text1"/>
                <w:sz w:val="20"/>
                <w:szCs w:val="20"/>
              </w:rPr>
            </w:pPr>
            <w:r>
              <w:rPr>
                <w:rFonts w:ascii="Aptos" w:eastAsia="DengXian" w:hAnsi="Aptos" w:cs="Aptos"/>
                <w:color w:val="000000" w:themeColor="text1"/>
                <w:sz w:val="20"/>
                <w:szCs w:val="20"/>
              </w:rPr>
              <w:t>0.9.2</w:t>
            </w:r>
          </w:p>
        </w:tc>
        <w:tc>
          <w:tcPr>
            <w:tcW w:w="1652" w:type="dxa"/>
          </w:tcPr>
          <w:p w14:paraId="34743880" w14:textId="5BD3410E" w:rsidR="00E44CB9" w:rsidRPr="6B50A246" w:rsidRDefault="00E44CB9" w:rsidP="6B50A246">
            <w:pPr>
              <w:rPr>
                <w:rFonts w:ascii="Aptos" w:eastAsia="DengXian" w:hAnsi="Aptos" w:cs="Aptos"/>
                <w:color w:val="000000" w:themeColor="text1"/>
                <w:sz w:val="20"/>
                <w:szCs w:val="20"/>
              </w:rPr>
            </w:pPr>
            <w:r>
              <w:rPr>
                <w:rFonts w:ascii="Aptos" w:eastAsia="DengXian" w:hAnsi="Aptos" w:cs="Aptos"/>
                <w:color w:val="000000" w:themeColor="text1"/>
                <w:sz w:val="20"/>
                <w:szCs w:val="20"/>
              </w:rPr>
              <w:t>Tai, Huang</w:t>
            </w:r>
          </w:p>
        </w:tc>
        <w:tc>
          <w:tcPr>
            <w:tcW w:w="3316" w:type="dxa"/>
          </w:tcPr>
          <w:p w14:paraId="69A84D88" w14:textId="68C9AA8E" w:rsidR="00E44CB9" w:rsidRPr="6B50A246" w:rsidRDefault="00AD5FEF" w:rsidP="6B50A246">
            <w:pPr>
              <w:rPr>
                <w:rFonts w:ascii="Aptos" w:eastAsia="DengXian" w:hAnsi="Aptos" w:cs="Aptos"/>
                <w:color w:val="000000" w:themeColor="text1"/>
                <w:sz w:val="20"/>
                <w:szCs w:val="20"/>
              </w:rPr>
            </w:pPr>
            <w:r>
              <w:rPr>
                <w:rFonts w:ascii="Aptos" w:eastAsia="DengXian" w:hAnsi="Aptos" w:cs="Aptos"/>
                <w:color w:val="000000" w:themeColor="text1"/>
                <w:sz w:val="20"/>
                <w:szCs w:val="20"/>
              </w:rPr>
              <w:t>Update all v2 recipes (with FP8 KV/Attn) to consi</w:t>
            </w:r>
            <w:r w:rsidR="0028296F">
              <w:rPr>
                <w:rFonts w:ascii="Aptos" w:eastAsia="DengXian" w:hAnsi="Aptos" w:cs="Aptos"/>
                <w:color w:val="000000" w:themeColor="text1"/>
                <w:sz w:val="20"/>
                <w:szCs w:val="20"/>
              </w:rPr>
              <w:t>stent contents</w:t>
            </w:r>
          </w:p>
        </w:tc>
      </w:tr>
      <w:tr w:rsidR="488D4DE1" w14:paraId="068BC4DD" w14:textId="77777777" w:rsidTr="673711E2">
        <w:trPr>
          <w:trHeight w:val="300"/>
        </w:trPr>
        <w:tc>
          <w:tcPr>
            <w:tcW w:w="2388" w:type="dxa"/>
          </w:tcPr>
          <w:p w14:paraId="13A0A936" w14:textId="30547623" w:rsidR="197626C9" w:rsidRDefault="197626C9" w:rsidP="488D4DE1">
            <w:pPr>
              <w:rPr>
                <w:rFonts w:ascii="Aptos" w:eastAsia="DengXian" w:hAnsi="Aptos" w:cs="Aptos"/>
                <w:color w:val="000000" w:themeColor="text1"/>
                <w:sz w:val="20"/>
                <w:szCs w:val="20"/>
              </w:rPr>
            </w:pPr>
            <w:r w:rsidRPr="488D4DE1">
              <w:rPr>
                <w:rFonts w:ascii="Aptos" w:eastAsia="DengXian" w:hAnsi="Aptos" w:cs="Aptos"/>
                <w:color w:val="000000" w:themeColor="text1"/>
                <w:sz w:val="20"/>
                <w:szCs w:val="20"/>
              </w:rPr>
              <w:t>3</w:t>
            </w:r>
            <w:r w:rsidR="488D4DE1" w:rsidRPr="488D4DE1">
              <w:rPr>
                <w:rFonts w:ascii="Aptos" w:eastAsia="DengXian" w:hAnsi="Aptos" w:cs="Aptos"/>
                <w:color w:val="000000" w:themeColor="text1"/>
                <w:sz w:val="20"/>
                <w:szCs w:val="20"/>
              </w:rPr>
              <w:t>/</w:t>
            </w:r>
            <w:r w:rsidR="21BEBFCC" w:rsidRPr="488D4DE1">
              <w:rPr>
                <w:rFonts w:ascii="Aptos" w:eastAsia="DengXian" w:hAnsi="Aptos" w:cs="Aptos"/>
                <w:color w:val="000000" w:themeColor="text1"/>
                <w:sz w:val="20"/>
                <w:szCs w:val="20"/>
              </w:rPr>
              <w:t>30</w:t>
            </w:r>
            <w:r w:rsidR="488D4DE1" w:rsidRPr="488D4DE1">
              <w:rPr>
                <w:rFonts w:ascii="Aptos" w:eastAsia="DengXian" w:hAnsi="Aptos" w:cs="Aptos"/>
                <w:color w:val="000000" w:themeColor="text1"/>
                <w:sz w:val="20"/>
                <w:szCs w:val="20"/>
              </w:rPr>
              <w:t>/2026</w:t>
            </w:r>
          </w:p>
        </w:tc>
        <w:tc>
          <w:tcPr>
            <w:tcW w:w="1274" w:type="dxa"/>
          </w:tcPr>
          <w:p w14:paraId="6FBD6B6B" w14:textId="277ADD7B" w:rsidR="488D4DE1" w:rsidRDefault="488D4DE1" w:rsidP="488D4DE1">
            <w:pPr>
              <w:rPr>
                <w:rFonts w:ascii="Aptos" w:eastAsia="DengXian" w:hAnsi="Aptos" w:cs="Aptos"/>
                <w:color w:val="000000" w:themeColor="text1"/>
                <w:sz w:val="20"/>
                <w:szCs w:val="20"/>
              </w:rPr>
            </w:pPr>
            <w:r w:rsidRPr="488D4DE1">
              <w:rPr>
                <w:rFonts w:ascii="Aptos" w:eastAsia="DengXian" w:hAnsi="Aptos" w:cs="Aptos"/>
                <w:color w:val="000000" w:themeColor="text1"/>
                <w:sz w:val="20"/>
                <w:szCs w:val="20"/>
              </w:rPr>
              <w:t>0.</w:t>
            </w:r>
            <w:r w:rsidR="001F1127">
              <w:rPr>
                <w:rFonts w:ascii="Aptos" w:eastAsia="DengXian" w:hAnsi="Aptos" w:cs="Aptos" w:hint="eastAsia"/>
                <w:color w:val="000000" w:themeColor="text1"/>
                <w:sz w:val="20"/>
                <w:szCs w:val="20"/>
              </w:rPr>
              <w:t>9.3</w:t>
            </w:r>
          </w:p>
        </w:tc>
        <w:tc>
          <w:tcPr>
            <w:tcW w:w="1652" w:type="dxa"/>
          </w:tcPr>
          <w:p w14:paraId="535775FF" w14:textId="7A93E7A0" w:rsidR="488D4DE1" w:rsidRDefault="488D4DE1" w:rsidP="488D4DE1">
            <w:pPr>
              <w:rPr>
                <w:rFonts w:ascii="Aptos" w:eastAsia="DengXian" w:hAnsi="Aptos" w:cs="Aptos"/>
                <w:color w:val="000000" w:themeColor="text1"/>
                <w:sz w:val="20"/>
                <w:szCs w:val="20"/>
              </w:rPr>
            </w:pPr>
            <w:r w:rsidRPr="488D4DE1">
              <w:rPr>
                <w:rFonts w:ascii="Aptos" w:eastAsia="DengXian" w:hAnsi="Aptos" w:cs="Aptos"/>
                <w:color w:val="000000" w:themeColor="text1"/>
                <w:sz w:val="20"/>
                <w:szCs w:val="20"/>
              </w:rPr>
              <w:t>Yi Liu, Suyue</w:t>
            </w:r>
          </w:p>
        </w:tc>
        <w:tc>
          <w:tcPr>
            <w:tcW w:w="3316" w:type="dxa"/>
          </w:tcPr>
          <w:p w14:paraId="0E7FBC29" w14:textId="62722E0A" w:rsidR="48B142C8" w:rsidRDefault="48B142C8" w:rsidP="488D4DE1">
            <w:r w:rsidRPr="488D4DE1">
              <w:rPr>
                <w:rFonts w:ascii="Aptos" w:eastAsia="Aptos" w:hAnsi="Aptos" w:cs="Aptos"/>
                <w:sz w:val="20"/>
                <w:szCs w:val="20"/>
              </w:rPr>
              <w:t>Updated the QWEN RULER results using the v2 recipe</w:t>
            </w:r>
          </w:p>
        </w:tc>
      </w:tr>
      <w:tr w:rsidR="00567165" w14:paraId="5A7C2766" w14:textId="77777777" w:rsidTr="673711E2">
        <w:trPr>
          <w:trHeight w:val="300"/>
        </w:trPr>
        <w:tc>
          <w:tcPr>
            <w:tcW w:w="2388" w:type="dxa"/>
          </w:tcPr>
          <w:p w14:paraId="371BA84B" w14:textId="1F068C5A" w:rsidR="00567165" w:rsidRPr="488D4DE1" w:rsidRDefault="00567165"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4/8/2026</w:t>
            </w:r>
          </w:p>
        </w:tc>
        <w:tc>
          <w:tcPr>
            <w:tcW w:w="1274" w:type="dxa"/>
          </w:tcPr>
          <w:p w14:paraId="3B141366" w14:textId="1B67406B" w:rsidR="00567165" w:rsidRPr="488D4DE1" w:rsidRDefault="00567165"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0.9.4</w:t>
            </w:r>
          </w:p>
        </w:tc>
        <w:tc>
          <w:tcPr>
            <w:tcW w:w="1652" w:type="dxa"/>
          </w:tcPr>
          <w:p w14:paraId="0C38F4D8" w14:textId="01FE65B1" w:rsidR="00567165" w:rsidRPr="488D4DE1" w:rsidRDefault="00567165"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Tai</w:t>
            </w:r>
            <w:r w:rsidR="00420E35">
              <w:rPr>
                <w:rFonts w:ascii="Aptos" w:eastAsia="DengXian" w:hAnsi="Aptos" w:cs="Aptos"/>
                <w:color w:val="000000" w:themeColor="text1"/>
                <w:sz w:val="20"/>
                <w:szCs w:val="20"/>
              </w:rPr>
              <w:t>,</w:t>
            </w:r>
            <w:r>
              <w:rPr>
                <w:rFonts w:ascii="Aptos" w:eastAsia="DengXian" w:hAnsi="Aptos" w:cs="Aptos"/>
                <w:color w:val="000000" w:themeColor="text1"/>
                <w:sz w:val="20"/>
                <w:szCs w:val="20"/>
              </w:rPr>
              <w:t xml:space="preserve"> Huang</w:t>
            </w:r>
          </w:p>
        </w:tc>
        <w:tc>
          <w:tcPr>
            <w:tcW w:w="3316" w:type="dxa"/>
          </w:tcPr>
          <w:p w14:paraId="0015AC35" w14:textId="4BA0F329" w:rsidR="00567165" w:rsidRPr="488D4DE1" w:rsidRDefault="007A0E34" w:rsidP="488D4DE1">
            <w:pPr>
              <w:rPr>
                <w:rFonts w:ascii="Aptos" w:eastAsia="Aptos" w:hAnsi="Aptos" w:cs="Aptos"/>
                <w:sz w:val="20"/>
                <w:szCs w:val="20"/>
              </w:rPr>
            </w:pPr>
            <w:r>
              <w:rPr>
                <w:rFonts w:ascii="Aptos" w:eastAsia="DengXian" w:hAnsi="Aptos" w:cs="Aptos"/>
                <w:color w:val="000000" w:themeColor="text1"/>
                <w:sz w:val="20"/>
                <w:szCs w:val="20"/>
              </w:rPr>
              <w:t>Move common definitions to “Definitions in Low Precision Recipe” doc and refer to it</w:t>
            </w:r>
          </w:p>
        </w:tc>
      </w:tr>
      <w:tr w:rsidR="00146A91" w14:paraId="57C764EA" w14:textId="77777777" w:rsidTr="673711E2">
        <w:trPr>
          <w:trHeight w:val="300"/>
        </w:trPr>
        <w:tc>
          <w:tcPr>
            <w:tcW w:w="2388" w:type="dxa"/>
          </w:tcPr>
          <w:p w14:paraId="56D2153D" w14:textId="66F0B9CA" w:rsidR="00146A91" w:rsidRDefault="00146A91"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4/20/2026</w:t>
            </w:r>
          </w:p>
        </w:tc>
        <w:tc>
          <w:tcPr>
            <w:tcW w:w="1274" w:type="dxa"/>
          </w:tcPr>
          <w:p w14:paraId="5485B16F" w14:textId="295C7EDB" w:rsidR="00146A91" w:rsidRDefault="00146A91"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0.9.5</w:t>
            </w:r>
          </w:p>
        </w:tc>
        <w:tc>
          <w:tcPr>
            <w:tcW w:w="1652" w:type="dxa"/>
          </w:tcPr>
          <w:p w14:paraId="27F4CBDD" w14:textId="6D7B4BC3" w:rsidR="00146A91" w:rsidRDefault="00146A91"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Mengni Wang</w:t>
            </w:r>
          </w:p>
        </w:tc>
        <w:tc>
          <w:tcPr>
            <w:tcW w:w="3316" w:type="dxa"/>
          </w:tcPr>
          <w:p w14:paraId="753D9D45" w14:textId="64C46B2F" w:rsidR="00146A91" w:rsidRDefault="00146A91"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Add Wan2.2-T2V-A14B</w:t>
            </w:r>
            <w:r w:rsidR="006C783B">
              <w:rPr>
                <w:rFonts w:ascii="Aptos" w:eastAsia="DengXian" w:hAnsi="Aptos" w:cs="Aptos"/>
                <w:color w:val="000000" w:themeColor="text1"/>
                <w:sz w:val="20"/>
                <w:szCs w:val="20"/>
              </w:rPr>
              <w:t>/ Wan2.2-I2V-A14B</w:t>
            </w:r>
            <w:r>
              <w:rPr>
                <w:rFonts w:ascii="Aptos" w:eastAsia="DengXian" w:hAnsi="Aptos" w:cs="Aptos"/>
                <w:color w:val="000000" w:themeColor="text1"/>
                <w:sz w:val="20"/>
                <w:szCs w:val="20"/>
              </w:rPr>
              <w:t xml:space="preserve"> FP8 recipe and accuracy resu</w:t>
            </w:r>
            <w:r w:rsidR="002674F0">
              <w:rPr>
                <w:rFonts w:ascii="Aptos" w:eastAsia="DengXian" w:hAnsi="Aptos" w:cs="Aptos"/>
                <w:color w:val="000000" w:themeColor="text1"/>
                <w:sz w:val="20"/>
                <w:szCs w:val="20"/>
              </w:rPr>
              <w:t>lts</w:t>
            </w:r>
          </w:p>
        </w:tc>
      </w:tr>
      <w:tr w:rsidR="005664CE" w14:paraId="2CC177E0" w14:textId="77777777" w:rsidTr="673711E2">
        <w:trPr>
          <w:trHeight w:val="300"/>
        </w:trPr>
        <w:tc>
          <w:tcPr>
            <w:tcW w:w="2388" w:type="dxa"/>
          </w:tcPr>
          <w:p w14:paraId="484DF2D0" w14:textId="254EADBE" w:rsidR="005664CE" w:rsidRDefault="005664CE" w:rsidP="488D4DE1">
            <w:pPr>
              <w:rPr>
                <w:rFonts w:ascii="Aptos" w:eastAsia="DengXian" w:hAnsi="Aptos" w:cs="Aptos"/>
                <w:color w:val="000000" w:themeColor="text1"/>
                <w:sz w:val="20"/>
                <w:szCs w:val="20"/>
              </w:rPr>
            </w:pPr>
            <w:r w:rsidRPr="45C203DC">
              <w:rPr>
                <w:rFonts w:ascii="Aptos" w:eastAsia="DengXian" w:hAnsi="Aptos" w:cs="Aptos"/>
                <w:color w:val="000000" w:themeColor="text1"/>
                <w:sz w:val="20"/>
                <w:szCs w:val="20"/>
              </w:rPr>
              <w:t>4/22/2026</w:t>
            </w:r>
          </w:p>
        </w:tc>
        <w:tc>
          <w:tcPr>
            <w:tcW w:w="1274" w:type="dxa"/>
          </w:tcPr>
          <w:p w14:paraId="7168F817" w14:textId="104E6DD7" w:rsidR="005664CE" w:rsidRDefault="005664CE" w:rsidP="488D4DE1">
            <w:pPr>
              <w:rPr>
                <w:rFonts w:ascii="Aptos" w:eastAsia="DengXian" w:hAnsi="Aptos" w:cs="Aptos"/>
                <w:color w:val="000000" w:themeColor="text1"/>
                <w:sz w:val="20"/>
                <w:szCs w:val="20"/>
              </w:rPr>
            </w:pPr>
            <w:r>
              <w:rPr>
                <w:rFonts w:ascii="Aptos" w:eastAsia="DengXian" w:hAnsi="Aptos" w:cs="Aptos"/>
                <w:color w:val="000000" w:themeColor="text1"/>
                <w:sz w:val="20"/>
                <w:szCs w:val="20"/>
              </w:rPr>
              <w:t>0.9.6</w:t>
            </w:r>
          </w:p>
        </w:tc>
        <w:tc>
          <w:tcPr>
            <w:tcW w:w="1652" w:type="dxa"/>
          </w:tcPr>
          <w:p w14:paraId="63028516" w14:textId="433157AF" w:rsidR="005664CE" w:rsidRDefault="005664CE" w:rsidP="488D4DE1">
            <w:pPr>
              <w:rPr>
                <w:rFonts w:ascii="Aptos" w:eastAsia="DengXian" w:hAnsi="Aptos" w:cs="Aptos"/>
                <w:color w:val="000000" w:themeColor="text1"/>
                <w:sz w:val="20"/>
                <w:szCs w:val="20"/>
              </w:rPr>
            </w:pPr>
            <w:r w:rsidRPr="78DD7162">
              <w:rPr>
                <w:rFonts w:ascii="Aptos" w:eastAsia="DengXian" w:hAnsi="Aptos" w:cs="Aptos"/>
                <w:color w:val="000000" w:themeColor="text1"/>
                <w:sz w:val="20"/>
                <w:szCs w:val="20"/>
              </w:rPr>
              <w:t>Yi Liu, Mengni Wang</w:t>
            </w:r>
            <w:r w:rsidRPr="537FD631">
              <w:rPr>
                <w:rFonts w:ascii="Aptos" w:eastAsia="DengXian" w:hAnsi="Aptos" w:cs="Aptos"/>
                <w:color w:val="000000" w:themeColor="text1"/>
                <w:sz w:val="20"/>
                <w:szCs w:val="20"/>
              </w:rPr>
              <w:t>, Haihao Shen</w:t>
            </w:r>
          </w:p>
        </w:tc>
        <w:tc>
          <w:tcPr>
            <w:tcW w:w="3316" w:type="dxa"/>
          </w:tcPr>
          <w:p w14:paraId="72B88B35" w14:textId="5D21871C" w:rsidR="005664CE" w:rsidRDefault="005664CE" w:rsidP="488D4DE1">
            <w:pPr>
              <w:rPr>
                <w:rFonts w:ascii="Aptos" w:eastAsia="DengXian" w:hAnsi="Aptos" w:cs="Aptos"/>
                <w:color w:val="000000" w:themeColor="text1"/>
                <w:sz w:val="20"/>
                <w:szCs w:val="20"/>
              </w:rPr>
            </w:pPr>
            <w:r w:rsidRPr="78DD7162">
              <w:rPr>
                <w:rFonts w:ascii="Aptos" w:eastAsia="DengXian" w:hAnsi="Aptos" w:cs="Aptos"/>
                <w:color w:val="000000" w:themeColor="text1"/>
                <w:sz w:val="20"/>
                <w:szCs w:val="20"/>
              </w:rPr>
              <w:t>Update the output dtype of GEMM</w:t>
            </w:r>
          </w:p>
        </w:tc>
      </w:tr>
      <w:tr w:rsidR="005664CE" w14:paraId="4213DF51" w14:textId="77777777" w:rsidTr="673711E2">
        <w:trPr>
          <w:trHeight w:val="300"/>
        </w:trPr>
        <w:tc>
          <w:tcPr>
            <w:tcW w:w="2388" w:type="dxa"/>
          </w:tcPr>
          <w:p w14:paraId="3DCE451F" w14:textId="11CF05C4" w:rsidR="005664CE" w:rsidRPr="45C203DC" w:rsidRDefault="005664CE" w:rsidP="005664CE">
            <w:pPr>
              <w:rPr>
                <w:rFonts w:ascii="Aptos" w:eastAsia="DengXian" w:hAnsi="Aptos" w:cs="Aptos"/>
                <w:color w:val="000000" w:themeColor="text1"/>
                <w:sz w:val="20"/>
                <w:szCs w:val="20"/>
              </w:rPr>
            </w:pPr>
            <w:r>
              <w:rPr>
                <w:rFonts w:ascii="Aptos" w:eastAsia="DengXian" w:hAnsi="Aptos" w:cs="Aptos"/>
                <w:color w:val="000000" w:themeColor="text1"/>
                <w:sz w:val="20"/>
                <w:szCs w:val="20"/>
              </w:rPr>
              <w:t>4/26/2026</w:t>
            </w:r>
          </w:p>
        </w:tc>
        <w:tc>
          <w:tcPr>
            <w:tcW w:w="1274" w:type="dxa"/>
          </w:tcPr>
          <w:p w14:paraId="2D3E8576" w14:textId="648D9B71" w:rsidR="005664CE" w:rsidRDefault="005664CE" w:rsidP="005664CE">
            <w:pPr>
              <w:rPr>
                <w:rFonts w:ascii="Aptos" w:eastAsia="DengXian" w:hAnsi="Aptos" w:cs="Aptos"/>
                <w:color w:val="000000" w:themeColor="text1"/>
                <w:sz w:val="20"/>
                <w:szCs w:val="20"/>
              </w:rPr>
            </w:pPr>
            <w:r>
              <w:rPr>
                <w:rFonts w:ascii="Aptos" w:eastAsia="DengXian" w:hAnsi="Aptos" w:cs="Aptos"/>
                <w:color w:val="000000" w:themeColor="text1"/>
                <w:sz w:val="20"/>
                <w:szCs w:val="20"/>
              </w:rPr>
              <w:t>0.9.7</w:t>
            </w:r>
          </w:p>
        </w:tc>
        <w:tc>
          <w:tcPr>
            <w:tcW w:w="1652" w:type="dxa"/>
          </w:tcPr>
          <w:p w14:paraId="5292D97B" w14:textId="7D46D119" w:rsidR="005664CE" w:rsidRPr="78DD7162" w:rsidRDefault="005664CE" w:rsidP="005664CE">
            <w:pPr>
              <w:rPr>
                <w:rFonts w:ascii="Aptos" w:eastAsia="DengXian" w:hAnsi="Aptos" w:cs="Aptos"/>
                <w:color w:val="000000" w:themeColor="text1"/>
                <w:sz w:val="20"/>
                <w:szCs w:val="20"/>
              </w:rPr>
            </w:pPr>
            <w:r>
              <w:rPr>
                <w:rFonts w:ascii="Aptos" w:eastAsia="DengXian" w:hAnsi="Aptos" w:cs="Aptos"/>
                <w:color w:val="000000" w:themeColor="text1"/>
                <w:sz w:val="20"/>
                <w:szCs w:val="20"/>
              </w:rPr>
              <w:t>Mengni Wang</w:t>
            </w:r>
          </w:p>
        </w:tc>
        <w:tc>
          <w:tcPr>
            <w:tcW w:w="3316" w:type="dxa"/>
          </w:tcPr>
          <w:p w14:paraId="66AE26D0" w14:textId="7797D702" w:rsidR="005664CE" w:rsidRPr="78DD7162" w:rsidRDefault="005664CE" w:rsidP="005664CE">
            <w:pPr>
              <w:rPr>
                <w:rFonts w:ascii="Aptos" w:eastAsia="DengXian" w:hAnsi="Aptos" w:cs="Aptos"/>
                <w:color w:val="000000" w:themeColor="text1"/>
                <w:sz w:val="20"/>
                <w:szCs w:val="20"/>
              </w:rPr>
            </w:pPr>
            <w:r>
              <w:rPr>
                <w:rFonts w:ascii="Aptos" w:eastAsia="DengXian" w:hAnsi="Aptos" w:cs="Aptos"/>
                <w:color w:val="000000" w:themeColor="text1"/>
                <w:sz w:val="20"/>
                <w:szCs w:val="20"/>
              </w:rPr>
              <w:t xml:space="preserve">Add </w:t>
            </w:r>
            <w:r w:rsidR="006C783B">
              <w:rPr>
                <w:rFonts w:ascii="Aptos" w:eastAsia="DengXian" w:hAnsi="Aptos" w:cs="Aptos"/>
                <w:color w:val="000000" w:themeColor="text1"/>
                <w:sz w:val="20"/>
                <w:szCs w:val="20"/>
              </w:rPr>
              <w:t>Wan2.2-T2V-A14B /</w:t>
            </w:r>
            <w:r>
              <w:rPr>
                <w:rFonts w:ascii="Aptos" w:eastAsia="DengXian" w:hAnsi="Aptos" w:cs="Aptos"/>
                <w:color w:val="000000" w:themeColor="text1"/>
                <w:sz w:val="20"/>
                <w:szCs w:val="20"/>
              </w:rPr>
              <w:t>Wan2.2-I2V-A14B MXFP8 recipe and accuracy results</w:t>
            </w:r>
          </w:p>
        </w:tc>
      </w:tr>
    </w:tbl>
    <w:p w14:paraId="1745AD3B" w14:textId="77777777" w:rsidR="00BB1116" w:rsidRDefault="00BB1116" w:rsidP="673711E2">
      <w:pPr>
        <w:pStyle w:val="TOC3"/>
        <w:tabs>
          <w:tab w:val="right" w:leader="dot" w:pos="8630"/>
        </w:tabs>
        <w:rPr>
          <w:rFonts w:eastAsia="DengXian"/>
        </w:rPr>
      </w:pPr>
    </w:p>
    <w:p w14:paraId="2BF5BEC2" w14:textId="250DA37D" w:rsidR="169E1C66" w:rsidRDefault="169E1C66" w:rsidP="673711E2">
      <w:pPr>
        <w:pStyle w:val="TOC3"/>
        <w:tabs>
          <w:tab w:val="right" w:leader="dot" w:pos="8630"/>
        </w:tabs>
        <w:rPr>
          <w:noProof/>
        </w:rPr>
      </w:pPr>
      <w:r>
        <w:lastRenderedPageBreak/>
        <w:fldChar w:fldCharType="begin"/>
      </w:r>
      <w:r>
        <w:instrText>TOC \o "1-4" \z \u \h</w:instrText>
      </w:r>
      <w:r>
        <w:fldChar w:fldCharType="separate"/>
      </w:r>
      <w:hyperlink w:anchor="_Toc228179904">
        <w:r w:rsidR="00D8672F" w:rsidRPr="673711E2">
          <w:rPr>
            <w:rStyle w:val="Hyperlink"/>
            <w:rFonts w:eastAsia="DengXian"/>
            <w:b/>
            <w:bCs/>
            <w:noProof/>
          </w:rPr>
          <w:t>Revision History</w:t>
        </w:r>
        <w:r>
          <w:tab/>
        </w:r>
        <w:r w:rsidRPr="673711E2">
          <w:rPr>
            <w:noProof/>
          </w:rPr>
          <w:fldChar w:fldCharType="begin"/>
        </w:r>
        <w:r w:rsidRPr="673711E2">
          <w:rPr>
            <w:noProof/>
          </w:rPr>
          <w:instrText xml:space="preserve"> PAGEREF _Toc228179904 \h </w:instrText>
        </w:r>
        <w:r w:rsidRPr="673711E2">
          <w:rPr>
            <w:noProof/>
          </w:rPr>
        </w:r>
        <w:r w:rsidRPr="673711E2">
          <w:rPr>
            <w:noProof/>
          </w:rPr>
          <w:fldChar w:fldCharType="separate"/>
        </w:r>
        <w:r w:rsidR="00D8672F" w:rsidRPr="673711E2">
          <w:rPr>
            <w:noProof/>
          </w:rPr>
          <w:t>1</w:t>
        </w:r>
        <w:r w:rsidRPr="673711E2">
          <w:rPr>
            <w:noProof/>
          </w:rPr>
          <w:fldChar w:fldCharType="end"/>
        </w:r>
      </w:hyperlink>
    </w:p>
    <w:p w14:paraId="3F2433BB" w14:textId="671E320B" w:rsidR="00D8672F" w:rsidRDefault="00D8672F" w:rsidP="673711E2">
      <w:pPr>
        <w:pStyle w:val="TOC3"/>
        <w:tabs>
          <w:tab w:val="left" w:pos="960"/>
          <w:tab w:val="right" w:leader="dot" w:pos="8630"/>
        </w:tabs>
        <w:rPr>
          <w:noProof/>
        </w:rPr>
      </w:pPr>
      <w:hyperlink w:anchor="_Toc228179905">
        <w:r w:rsidRPr="673711E2">
          <w:rPr>
            <w:rStyle w:val="Hyperlink"/>
            <w:b/>
            <w:bCs/>
            <w:noProof/>
          </w:rPr>
          <w:t>1.</w:t>
        </w:r>
        <w:r>
          <w:tab/>
        </w:r>
        <w:r w:rsidRPr="673711E2">
          <w:rPr>
            <w:rStyle w:val="Hyperlink"/>
            <w:b/>
            <w:bCs/>
            <w:noProof/>
          </w:rPr>
          <w:t>Overview</w:t>
        </w:r>
        <w:r>
          <w:tab/>
        </w:r>
        <w:r w:rsidRPr="673711E2">
          <w:rPr>
            <w:noProof/>
          </w:rPr>
          <w:fldChar w:fldCharType="begin"/>
        </w:r>
        <w:r w:rsidRPr="673711E2">
          <w:rPr>
            <w:noProof/>
          </w:rPr>
          <w:instrText xml:space="preserve"> PAGEREF _Toc228179905 \h </w:instrText>
        </w:r>
        <w:r w:rsidRPr="673711E2">
          <w:rPr>
            <w:noProof/>
          </w:rPr>
        </w:r>
        <w:r w:rsidRPr="673711E2">
          <w:rPr>
            <w:noProof/>
          </w:rPr>
          <w:fldChar w:fldCharType="separate"/>
        </w:r>
        <w:r w:rsidRPr="673711E2">
          <w:rPr>
            <w:noProof/>
          </w:rPr>
          <w:t>8</w:t>
        </w:r>
        <w:r w:rsidRPr="673711E2">
          <w:rPr>
            <w:noProof/>
          </w:rPr>
          <w:fldChar w:fldCharType="end"/>
        </w:r>
      </w:hyperlink>
    </w:p>
    <w:p w14:paraId="697268B0" w14:textId="285CEC39" w:rsidR="00D8672F" w:rsidRDefault="00D8672F" w:rsidP="673711E2">
      <w:pPr>
        <w:pStyle w:val="TOC3"/>
        <w:tabs>
          <w:tab w:val="left" w:pos="1200"/>
          <w:tab w:val="right" w:leader="dot" w:pos="8630"/>
        </w:tabs>
        <w:rPr>
          <w:noProof/>
        </w:rPr>
      </w:pPr>
      <w:hyperlink w:anchor="_Toc228179906">
        <w:r w:rsidRPr="673711E2">
          <w:rPr>
            <w:rStyle w:val="Hyperlink"/>
            <w:b/>
            <w:bCs/>
            <w:noProof/>
          </w:rPr>
          <w:t>1.1</w:t>
        </w:r>
        <w:r>
          <w:tab/>
        </w:r>
        <w:r w:rsidRPr="673711E2">
          <w:rPr>
            <w:rStyle w:val="Hyperlink"/>
            <w:b/>
            <w:bCs/>
            <w:noProof/>
          </w:rPr>
          <w:t>Definitions in low precision recipe</w:t>
        </w:r>
        <w:r>
          <w:tab/>
        </w:r>
        <w:r w:rsidRPr="673711E2">
          <w:rPr>
            <w:noProof/>
          </w:rPr>
          <w:fldChar w:fldCharType="begin"/>
        </w:r>
        <w:r w:rsidRPr="673711E2">
          <w:rPr>
            <w:noProof/>
          </w:rPr>
          <w:instrText xml:space="preserve"> PAGEREF _Toc228179906 \h </w:instrText>
        </w:r>
        <w:r w:rsidRPr="673711E2">
          <w:rPr>
            <w:noProof/>
          </w:rPr>
        </w:r>
        <w:r w:rsidRPr="673711E2">
          <w:rPr>
            <w:noProof/>
          </w:rPr>
          <w:fldChar w:fldCharType="separate"/>
        </w:r>
        <w:r w:rsidRPr="673711E2">
          <w:rPr>
            <w:noProof/>
          </w:rPr>
          <w:t>8</w:t>
        </w:r>
        <w:r w:rsidRPr="673711E2">
          <w:rPr>
            <w:noProof/>
          </w:rPr>
          <w:fldChar w:fldCharType="end"/>
        </w:r>
      </w:hyperlink>
    </w:p>
    <w:p w14:paraId="78225758" w14:textId="7B7808FB" w:rsidR="00D8672F" w:rsidRDefault="00D8672F" w:rsidP="673711E2">
      <w:pPr>
        <w:pStyle w:val="TOC3"/>
        <w:tabs>
          <w:tab w:val="left" w:pos="1200"/>
          <w:tab w:val="right" w:leader="dot" w:pos="8630"/>
        </w:tabs>
        <w:rPr>
          <w:noProof/>
        </w:rPr>
      </w:pPr>
      <w:hyperlink w:anchor="_Toc228179907">
        <w:r w:rsidRPr="673711E2">
          <w:rPr>
            <w:rStyle w:val="Hyperlink"/>
            <w:b/>
            <w:bCs/>
            <w:noProof/>
          </w:rPr>
          <w:t>1.2</w:t>
        </w:r>
        <w:r>
          <w:tab/>
        </w:r>
        <w:r w:rsidRPr="673711E2">
          <w:rPr>
            <w:rStyle w:val="Hyperlink"/>
            <w:b/>
            <w:bCs/>
            <w:noProof/>
          </w:rPr>
          <w:t>Data types for key models</w:t>
        </w:r>
        <w:r>
          <w:tab/>
        </w:r>
        <w:r w:rsidRPr="673711E2">
          <w:rPr>
            <w:noProof/>
          </w:rPr>
          <w:fldChar w:fldCharType="begin"/>
        </w:r>
        <w:r w:rsidRPr="673711E2">
          <w:rPr>
            <w:noProof/>
          </w:rPr>
          <w:instrText xml:space="preserve"> PAGEREF _Toc228179907 \h </w:instrText>
        </w:r>
        <w:r w:rsidRPr="673711E2">
          <w:rPr>
            <w:noProof/>
          </w:rPr>
        </w:r>
        <w:r w:rsidRPr="673711E2">
          <w:rPr>
            <w:noProof/>
          </w:rPr>
          <w:fldChar w:fldCharType="separate"/>
        </w:r>
        <w:r w:rsidRPr="673711E2">
          <w:rPr>
            <w:noProof/>
          </w:rPr>
          <w:t>8</w:t>
        </w:r>
        <w:r w:rsidRPr="673711E2">
          <w:rPr>
            <w:noProof/>
          </w:rPr>
          <w:fldChar w:fldCharType="end"/>
        </w:r>
      </w:hyperlink>
    </w:p>
    <w:p w14:paraId="2DCCCE30" w14:textId="04C551CE" w:rsidR="00D8672F" w:rsidRDefault="00D8672F" w:rsidP="673711E2">
      <w:pPr>
        <w:pStyle w:val="TOC3"/>
        <w:tabs>
          <w:tab w:val="left" w:pos="960"/>
          <w:tab w:val="right" w:leader="dot" w:pos="8630"/>
        </w:tabs>
        <w:rPr>
          <w:noProof/>
        </w:rPr>
      </w:pPr>
      <w:hyperlink w:anchor="_Toc228179908">
        <w:r w:rsidRPr="673711E2">
          <w:rPr>
            <w:rStyle w:val="Hyperlink"/>
            <w:b/>
            <w:bCs/>
            <w:noProof/>
          </w:rPr>
          <w:t>2</w:t>
        </w:r>
        <w:r>
          <w:tab/>
        </w:r>
        <w:r w:rsidRPr="673711E2">
          <w:rPr>
            <w:rStyle w:val="Hyperlink"/>
            <w:b/>
            <w:bCs/>
            <w:noProof/>
          </w:rPr>
          <w:t>Key model recipes</w:t>
        </w:r>
        <w:r>
          <w:tab/>
        </w:r>
        <w:r w:rsidRPr="673711E2">
          <w:rPr>
            <w:noProof/>
          </w:rPr>
          <w:fldChar w:fldCharType="begin"/>
        </w:r>
        <w:r w:rsidRPr="673711E2">
          <w:rPr>
            <w:noProof/>
          </w:rPr>
          <w:instrText xml:space="preserve"> PAGEREF _Toc228179908 \h </w:instrText>
        </w:r>
        <w:r w:rsidRPr="673711E2">
          <w:rPr>
            <w:noProof/>
          </w:rPr>
        </w:r>
        <w:r w:rsidRPr="673711E2">
          <w:rPr>
            <w:noProof/>
          </w:rPr>
          <w:fldChar w:fldCharType="separate"/>
        </w:r>
        <w:r w:rsidRPr="673711E2">
          <w:rPr>
            <w:noProof/>
          </w:rPr>
          <w:t>9</w:t>
        </w:r>
        <w:r w:rsidRPr="673711E2">
          <w:rPr>
            <w:noProof/>
          </w:rPr>
          <w:fldChar w:fldCharType="end"/>
        </w:r>
      </w:hyperlink>
    </w:p>
    <w:p w14:paraId="49E5CB08" w14:textId="4C60D116" w:rsidR="00D8672F" w:rsidRDefault="00D8672F" w:rsidP="673711E2">
      <w:pPr>
        <w:pStyle w:val="TOC3"/>
        <w:tabs>
          <w:tab w:val="left" w:pos="1200"/>
          <w:tab w:val="right" w:leader="dot" w:pos="8630"/>
        </w:tabs>
        <w:rPr>
          <w:noProof/>
        </w:rPr>
      </w:pPr>
      <w:hyperlink w:anchor="_Toc228179909">
        <w:r w:rsidRPr="673711E2">
          <w:rPr>
            <w:rStyle w:val="Hyperlink"/>
            <w:rFonts w:eastAsia="DengXian"/>
            <w:b/>
            <w:bCs/>
            <w:noProof/>
          </w:rPr>
          <w:t>2.1</w:t>
        </w:r>
        <w:r>
          <w:tab/>
        </w:r>
        <w:r w:rsidRPr="673711E2">
          <w:rPr>
            <w:rStyle w:val="Hyperlink"/>
            <w:rFonts w:eastAsia="DengXian"/>
            <w:b/>
            <w:bCs/>
            <w:noProof/>
          </w:rPr>
          <w:t>Overall Status</w:t>
        </w:r>
        <w:r>
          <w:tab/>
        </w:r>
        <w:r w:rsidRPr="673711E2">
          <w:rPr>
            <w:noProof/>
          </w:rPr>
          <w:fldChar w:fldCharType="begin"/>
        </w:r>
        <w:r w:rsidRPr="673711E2">
          <w:rPr>
            <w:noProof/>
          </w:rPr>
          <w:instrText xml:space="preserve"> PAGEREF _Toc228179909 \h </w:instrText>
        </w:r>
        <w:r w:rsidRPr="673711E2">
          <w:rPr>
            <w:noProof/>
          </w:rPr>
        </w:r>
        <w:r w:rsidRPr="673711E2">
          <w:rPr>
            <w:noProof/>
          </w:rPr>
          <w:fldChar w:fldCharType="separate"/>
        </w:r>
        <w:r w:rsidRPr="673711E2">
          <w:rPr>
            <w:noProof/>
          </w:rPr>
          <w:t>9</w:t>
        </w:r>
        <w:r w:rsidRPr="673711E2">
          <w:rPr>
            <w:noProof/>
          </w:rPr>
          <w:fldChar w:fldCharType="end"/>
        </w:r>
      </w:hyperlink>
    </w:p>
    <w:p w14:paraId="4DBBB405" w14:textId="3971492D" w:rsidR="00D8672F" w:rsidRDefault="00D8672F" w:rsidP="673711E2">
      <w:pPr>
        <w:pStyle w:val="TOC3"/>
        <w:tabs>
          <w:tab w:val="left" w:pos="1200"/>
          <w:tab w:val="right" w:leader="dot" w:pos="8630"/>
        </w:tabs>
        <w:rPr>
          <w:noProof/>
        </w:rPr>
      </w:pPr>
      <w:hyperlink w:anchor="_Toc228179910">
        <w:r w:rsidRPr="673711E2">
          <w:rPr>
            <w:rStyle w:val="Hyperlink"/>
            <w:b/>
            <w:bCs/>
            <w:noProof/>
          </w:rPr>
          <w:t>2.2</w:t>
        </w:r>
        <w:r>
          <w:tab/>
        </w:r>
        <w:r w:rsidRPr="673711E2">
          <w:rPr>
            <w:rStyle w:val="Hyperlink"/>
            <w:b/>
            <w:bCs/>
            <w:noProof/>
          </w:rPr>
          <w:t>Llama 3.1 8</w:t>
        </w:r>
        <w:r>
          <w:tab/>
        </w:r>
        <w:r w:rsidRPr="673711E2">
          <w:rPr>
            <w:noProof/>
          </w:rPr>
          <w:fldChar w:fldCharType="begin"/>
        </w:r>
        <w:r w:rsidRPr="673711E2">
          <w:rPr>
            <w:noProof/>
          </w:rPr>
          <w:instrText xml:space="preserve"> PAGEREF _Toc228179910 \h </w:instrText>
        </w:r>
        <w:r w:rsidRPr="673711E2">
          <w:rPr>
            <w:noProof/>
          </w:rPr>
        </w:r>
        <w:r w:rsidRPr="673711E2">
          <w:rPr>
            <w:noProof/>
          </w:rPr>
          <w:fldChar w:fldCharType="separate"/>
        </w:r>
        <w:r w:rsidRPr="673711E2">
          <w:rPr>
            <w:noProof/>
          </w:rPr>
          <w:t>10</w:t>
        </w:r>
        <w:r w:rsidRPr="673711E2">
          <w:rPr>
            <w:noProof/>
          </w:rPr>
          <w:fldChar w:fldCharType="end"/>
        </w:r>
      </w:hyperlink>
    </w:p>
    <w:p w14:paraId="51F10537" w14:textId="0E99609A" w:rsidR="00D8672F" w:rsidRDefault="00D8672F" w:rsidP="673711E2">
      <w:pPr>
        <w:pStyle w:val="TOC3"/>
        <w:tabs>
          <w:tab w:val="left" w:pos="1440"/>
          <w:tab w:val="right" w:leader="dot" w:pos="8630"/>
        </w:tabs>
        <w:rPr>
          <w:noProof/>
        </w:rPr>
      </w:pPr>
      <w:hyperlink w:anchor="_Toc228179911">
        <w:r w:rsidRPr="673711E2">
          <w:rPr>
            <w:rStyle w:val="Hyperlink"/>
            <w:b/>
            <w:bCs/>
            <w:noProof/>
          </w:rPr>
          <w:t>2.2.1</w:t>
        </w:r>
        <w:r>
          <w:tab/>
        </w:r>
        <w:r w:rsidRPr="673711E2">
          <w:rPr>
            <w:rStyle w:val="Hyperlink"/>
            <w:b/>
            <w:bCs/>
            <w:noProof/>
          </w:rPr>
          <w:t>MXFP8 recipe</w:t>
        </w:r>
        <w:r>
          <w:tab/>
        </w:r>
        <w:r w:rsidRPr="673711E2">
          <w:rPr>
            <w:noProof/>
          </w:rPr>
          <w:fldChar w:fldCharType="begin"/>
        </w:r>
        <w:r w:rsidRPr="673711E2">
          <w:rPr>
            <w:noProof/>
          </w:rPr>
          <w:instrText xml:space="preserve"> PAGEREF _Toc228179911 \h </w:instrText>
        </w:r>
        <w:r w:rsidRPr="673711E2">
          <w:rPr>
            <w:noProof/>
          </w:rPr>
        </w:r>
        <w:r w:rsidRPr="673711E2">
          <w:rPr>
            <w:noProof/>
          </w:rPr>
          <w:fldChar w:fldCharType="separate"/>
        </w:r>
        <w:r w:rsidRPr="673711E2">
          <w:rPr>
            <w:noProof/>
          </w:rPr>
          <w:t>10</w:t>
        </w:r>
        <w:r w:rsidRPr="673711E2">
          <w:rPr>
            <w:noProof/>
          </w:rPr>
          <w:fldChar w:fldCharType="end"/>
        </w:r>
      </w:hyperlink>
    </w:p>
    <w:p w14:paraId="28B2884C" w14:textId="1B682F96" w:rsidR="00D8672F" w:rsidRDefault="00D8672F" w:rsidP="673711E2">
      <w:pPr>
        <w:pStyle w:val="TOC3"/>
        <w:tabs>
          <w:tab w:val="left" w:pos="1440"/>
          <w:tab w:val="right" w:leader="dot" w:pos="8630"/>
        </w:tabs>
        <w:rPr>
          <w:noProof/>
        </w:rPr>
      </w:pPr>
      <w:hyperlink w:anchor="_Toc228179912">
        <w:r w:rsidRPr="673711E2">
          <w:rPr>
            <w:rStyle w:val="Hyperlink"/>
            <w:b/>
            <w:bCs/>
            <w:noProof/>
          </w:rPr>
          <w:t>2.2.2</w:t>
        </w:r>
        <w:r>
          <w:tab/>
        </w:r>
        <w:r w:rsidRPr="673711E2">
          <w:rPr>
            <w:rStyle w:val="Hyperlink"/>
            <w:b/>
            <w:bCs/>
            <w:noProof/>
          </w:rPr>
          <w:t>MXFP4 recipe</w:t>
        </w:r>
        <w:r>
          <w:tab/>
        </w:r>
        <w:r w:rsidRPr="673711E2">
          <w:rPr>
            <w:noProof/>
          </w:rPr>
          <w:fldChar w:fldCharType="begin"/>
        </w:r>
        <w:r w:rsidRPr="673711E2">
          <w:rPr>
            <w:noProof/>
          </w:rPr>
          <w:instrText xml:space="preserve"> PAGEREF _Toc228179912 \h </w:instrText>
        </w:r>
        <w:r w:rsidRPr="673711E2">
          <w:rPr>
            <w:noProof/>
          </w:rPr>
        </w:r>
        <w:r w:rsidRPr="673711E2">
          <w:rPr>
            <w:noProof/>
          </w:rPr>
          <w:fldChar w:fldCharType="separate"/>
        </w:r>
        <w:r w:rsidRPr="673711E2">
          <w:rPr>
            <w:noProof/>
          </w:rPr>
          <w:t>11</w:t>
        </w:r>
        <w:r w:rsidRPr="673711E2">
          <w:rPr>
            <w:noProof/>
          </w:rPr>
          <w:fldChar w:fldCharType="end"/>
        </w:r>
      </w:hyperlink>
    </w:p>
    <w:p w14:paraId="26EB1287" w14:textId="32D07D1E" w:rsidR="00D8672F" w:rsidRDefault="00D8672F" w:rsidP="673711E2">
      <w:pPr>
        <w:pStyle w:val="TOC3"/>
        <w:tabs>
          <w:tab w:val="left" w:pos="1440"/>
          <w:tab w:val="right" w:leader="dot" w:pos="8630"/>
        </w:tabs>
        <w:rPr>
          <w:noProof/>
        </w:rPr>
      </w:pPr>
      <w:hyperlink w:anchor="_Toc228179913">
        <w:r w:rsidRPr="673711E2">
          <w:rPr>
            <w:rStyle w:val="Hyperlink"/>
            <w:b/>
            <w:bCs/>
            <w:noProof/>
          </w:rPr>
          <w:t>2.2.3</w:t>
        </w:r>
        <w:r>
          <w:tab/>
        </w:r>
        <w:r w:rsidRPr="673711E2">
          <w:rPr>
            <w:rStyle w:val="Hyperlink"/>
            <w:rFonts w:eastAsia="DengXian"/>
            <w:b/>
            <w:bCs/>
            <w:noProof/>
          </w:rPr>
          <w:t>Accuracy Result</w:t>
        </w:r>
        <w:r>
          <w:tab/>
        </w:r>
        <w:r w:rsidRPr="673711E2">
          <w:rPr>
            <w:noProof/>
          </w:rPr>
          <w:fldChar w:fldCharType="begin"/>
        </w:r>
        <w:r w:rsidRPr="673711E2">
          <w:rPr>
            <w:noProof/>
          </w:rPr>
          <w:instrText xml:space="preserve"> PAGEREF _Toc228179913 \h </w:instrText>
        </w:r>
        <w:r w:rsidRPr="673711E2">
          <w:rPr>
            <w:noProof/>
          </w:rPr>
        </w:r>
        <w:r w:rsidRPr="673711E2">
          <w:rPr>
            <w:noProof/>
          </w:rPr>
          <w:fldChar w:fldCharType="separate"/>
        </w:r>
        <w:r w:rsidRPr="673711E2">
          <w:rPr>
            <w:noProof/>
          </w:rPr>
          <w:t>11</w:t>
        </w:r>
        <w:r w:rsidRPr="673711E2">
          <w:rPr>
            <w:noProof/>
          </w:rPr>
          <w:fldChar w:fldCharType="end"/>
        </w:r>
      </w:hyperlink>
    </w:p>
    <w:p w14:paraId="7E55035A" w14:textId="15CC8081" w:rsidR="00D8672F" w:rsidRDefault="00D8672F" w:rsidP="673711E2">
      <w:pPr>
        <w:pStyle w:val="TOC3"/>
        <w:tabs>
          <w:tab w:val="left" w:pos="1200"/>
          <w:tab w:val="right" w:leader="dot" w:pos="8630"/>
        </w:tabs>
        <w:rPr>
          <w:noProof/>
        </w:rPr>
      </w:pPr>
      <w:hyperlink w:anchor="_Toc228179914">
        <w:r w:rsidRPr="673711E2">
          <w:rPr>
            <w:rStyle w:val="Hyperlink"/>
            <w:b/>
            <w:bCs/>
            <w:noProof/>
          </w:rPr>
          <w:t>2.3</w:t>
        </w:r>
        <w:r>
          <w:tab/>
        </w:r>
        <w:r w:rsidRPr="673711E2">
          <w:rPr>
            <w:rStyle w:val="Hyperlink"/>
            <w:b/>
            <w:bCs/>
            <w:noProof/>
          </w:rPr>
          <w:t>Llama 3.1 70B</w:t>
        </w:r>
        <w:r>
          <w:tab/>
        </w:r>
        <w:r w:rsidRPr="673711E2">
          <w:rPr>
            <w:noProof/>
          </w:rPr>
          <w:fldChar w:fldCharType="begin"/>
        </w:r>
        <w:r w:rsidRPr="673711E2">
          <w:rPr>
            <w:noProof/>
          </w:rPr>
          <w:instrText xml:space="preserve"> PAGEREF _Toc228179914 \h </w:instrText>
        </w:r>
        <w:r w:rsidRPr="673711E2">
          <w:rPr>
            <w:noProof/>
          </w:rPr>
        </w:r>
        <w:r w:rsidRPr="673711E2">
          <w:rPr>
            <w:noProof/>
          </w:rPr>
          <w:fldChar w:fldCharType="separate"/>
        </w:r>
        <w:r w:rsidRPr="673711E2">
          <w:rPr>
            <w:noProof/>
          </w:rPr>
          <w:t>12</w:t>
        </w:r>
        <w:r w:rsidRPr="673711E2">
          <w:rPr>
            <w:noProof/>
          </w:rPr>
          <w:fldChar w:fldCharType="end"/>
        </w:r>
      </w:hyperlink>
    </w:p>
    <w:p w14:paraId="06DA9D6B" w14:textId="4E482B6D" w:rsidR="00D8672F" w:rsidRDefault="00D8672F" w:rsidP="673711E2">
      <w:pPr>
        <w:pStyle w:val="TOC4"/>
        <w:tabs>
          <w:tab w:val="left" w:pos="1680"/>
          <w:tab w:val="right" w:leader="dot" w:pos="8630"/>
        </w:tabs>
        <w:rPr>
          <w:noProof/>
        </w:rPr>
      </w:pPr>
      <w:hyperlink w:anchor="_Toc228179915">
        <w:r w:rsidRPr="673711E2">
          <w:rPr>
            <w:rStyle w:val="Hyperlink"/>
            <w:b/>
            <w:bCs/>
            <w:noProof/>
          </w:rPr>
          <w:t>2.3.1</w:t>
        </w:r>
        <w:r>
          <w:tab/>
        </w:r>
        <w:r w:rsidRPr="673711E2">
          <w:rPr>
            <w:rStyle w:val="Hyperlink"/>
            <w:b/>
            <w:bCs/>
            <w:noProof/>
          </w:rPr>
          <w:t>MXFP8 recipe</w:t>
        </w:r>
        <w:r>
          <w:tab/>
        </w:r>
        <w:r w:rsidRPr="673711E2">
          <w:rPr>
            <w:noProof/>
          </w:rPr>
          <w:fldChar w:fldCharType="begin"/>
        </w:r>
        <w:r w:rsidRPr="673711E2">
          <w:rPr>
            <w:noProof/>
          </w:rPr>
          <w:instrText xml:space="preserve"> PAGEREF _Toc228179915 \h </w:instrText>
        </w:r>
        <w:r w:rsidRPr="673711E2">
          <w:rPr>
            <w:noProof/>
          </w:rPr>
        </w:r>
        <w:r w:rsidRPr="673711E2">
          <w:rPr>
            <w:noProof/>
          </w:rPr>
          <w:fldChar w:fldCharType="separate"/>
        </w:r>
        <w:r w:rsidRPr="673711E2">
          <w:rPr>
            <w:noProof/>
          </w:rPr>
          <w:t>12</w:t>
        </w:r>
        <w:r w:rsidRPr="673711E2">
          <w:rPr>
            <w:noProof/>
          </w:rPr>
          <w:fldChar w:fldCharType="end"/>
        </w:r>
      </w:hyperlink>
    </w:p>
    <w:p w14:paraId="6825F384" w14:textId="1BB32087" w:rsidR="00D8672F" w:rsidRDefault="00D8672F" w:rsidP="673711E2">
      <w:pPr>
        <w:pStyle w:val="TOC4"/>
        <w:tabs>
          <w:tab w:val="left" w:pos="1680"/>
          <w:tab w:val="right" w:leader="dot" w:pos="8630"/>
        </w:tabs>
        <w:rPr>
          <w:noProof/>
        </w:rPr>
      </w:pPr>
      <w:hyperlink w:anchor="_Toc228179916">
        <w:r w:rsidRPr="673711E2">
          <w:rPr>
            <w:rStyle w:val="Hyperlink"/>
            <w:b/>
            <w:bCs/>
            <w:noProof/>
          </w:rPr>
          <w:t>2.3.2</w:t>
        </w:r>
        <w:r>
          <w:tab/>
        </w:r>
        <w:r w:rsidRPr="673711E2">
          <w:rPr>
            <w:rStyle w:val="Hyperlink"/>
            <w:b/>
            <w:bCs/>
            <w:noProof/>
          </w:rPr>
          <w:t>NVFP4 recipe</w:t>
        </w:r>
        <w:r>
          <w:tab/>
        </w:r>
        <w:r w:rsidRPr="673711E2">
          <w:rPr>
            <w:noProof/>
          </w:rPr>
          <w:fldChar w:fldCharType="begin"/>
        </w:r>
        <w:r w:rsidRPr="673711E2">
          <w:rPr>
            <w:noProof/>
          </w:rPr>
          <w:instrText xml:space="preserve"> PAGEREF _Toc228179916 \h </w:instrText>
        </w:r>
        <w:r w:rsidRPr="673711E2">
          <w:rPr>
            <w:noProof/>
          </w:rPr>
        </w:r>
        <w:r w:rsidRPr="673711E2">
          <w:rPr>
            <w:noProof/>
          </w:rPr>
          <w:fldChar w:fldCharType="separate"/>
        </w:r>
        <w:r w:rsidRPr="673711E2">
          <w:rPr>
            <w:noProof/>
          </w:rPr>
          <w:t>12</w:t>
        </w:r>
        <w:r w:rsidRPr="673711E2">
          <w:rPr>
            <w:noProof/>
          </w:rPr>
          <w:fldChar w:fldCharType="end"/>
        </w:r>
      </w:hyperlink>
    </w:p>
    <w:p w14:paraId="0DB13B0C" w14:textId="3A139A71" w:rsidR="00D8672F" w:rsidRDefault="00D8672F" w:rsidP="673711E2">
      <w:pPr>
        <w:pStyle w:val="TOC4"/>
        <w:tabs>
          <w:tab w:val="left" w:pos="1680"/>
          <w:tab w:val="right" w:leader="dot" w:pos="8630"/>
        </w:tabs>
        <w:rPr>
          <w:noProof/>
        </w:rPr>
      </w:pPr>
      <w:hyperlink w:anchor="_Toc228179917">
        <w:r w:rsidRPr="673711E2">
          <w:rPr>
            <w:rStyle w:val="Hyperlink"/>
            <w:b/>
            <w:bCs/>
            <w:noProof/>
          </w:rPr>
          <w:t>2.3.3</w:t>
        </w:r>
        <w:r>
          <w:tab/>
        </w:r>
        <w:r w:rsidRPr="673711E2">
          <w:rPr>
            <w:rStyle w:val="Hyperlink"/>
            <w:b/>
            <w:bCs/>
            <w:noProof/>
          </w:rPr>
          <w:t>NVFP4+ recipe</w:t>
        </w:r>
        <w:r>
          <w:tab/>
        </w:r>
        <w:r w:rsidRPr="673711E2">
          <w:rPr>
            <w:noProof/>
          </w:rPr>
          <w:fldChar w:fldCharType="begin"/>
        </w:r>
        <w:r w:rsidRPr="673711E2">
          <w:rPr>
            <w:noProof/>
          </w:rPr>
          <w:instrText xml:space="preserve"> PAGEREF _Toc228179917 \h </w:instrText>
        </w:r>
        <w:r w:rsidRPr="673711E2">
          <w:rPr>
            <w:noProof/>
          </w:rPr>
        </w:r>
        <w:r w:rsidRPr="673711E2">
          <w:rPr>
            <w:noProof/>
          </w:rPr>
          <w:fldChar w:fldCharType="separate"/>
        </w:r>
        <w:r w:rsidRPr="673711E2">
          <w:rPr>
            <w:noProof/>
          </w:rPr>
          <w:t>12</w:t>
        </w:r>
        <w:r w:rsidRPr="673711E2">
          <w:rPr>
            <w:noProof/>
          </w:rPr>
          <w:fldChar w:fldCharType="end"/>
        </w:r>
      </w:hyperlink>
    </w:p>
    <w:p w14:paraId="53D0E94B" w14:textId="5964A763" w:rsidR="00D8672F" w:rsidRDefault="00D8672F" w:rsidP="673711E2">
      <w:pPr>
        <w:pStyle w:val="TOC4"/>
        <w:tabs>
          <w:tab w:val="left" w:pos="1680"/>
          <w:tab w:val="right" w:leader="dot" w:pos="8630"/>
        </w:tabs>
        <w:rPr>
          <w:noProof/>
        </w:rPr>
      </w:pPr>
      <w:hyperlink w:anchor="_Toc228179918">
        <w:r w:rsidRPr="673711E2">
          <w:rPr>
            <w:rStyle w:val="Hyperlink"/>
            <w:b/>
            <w:bCs/>
            <w:noProof/>
          </w:rPr>
          <w:t>2.3.4</w:t>
        </w:r>
        <w:r>
          <w:tab/>
        </w:r>
        <w:r w:rsidRPr="673711E2">
          <w:rPr>
            <w:rStyle w:val="Hyperlink"/>
            <w:rFonts w:eastAsia="DengXian"/>
            <w:b/>
            <w:bCs/>
            <w:noProof/>
          </w:rPr>
          <w:t>Accuracy Result</w:t>
        </w:r>
        <w:r>
          <w:tab/>
        </w:r>
        <w:r w:rsidRPr="673711E2">
          <w:rPr>
            <w:noProof/>
          </w:rPr>
          <w:fldChar w:fldCharType="begin"/>
        </w:r>
        <w:r w:rsidRPr="673711E2">
          <w:rPr>
            <w:noProof/>
          </w:rPr>
          <w:instrText xml:space="preserve"> PAGEREF _Toc228179918 \h </w:instrText>
        </w:r>
        <w:r w:rsidRPr="673711E2">
          <w:rPr>
            <w:noProof/>
          </w:rPr>
        </w:r>
        <w:r w:rsidRPr="673711E2">
          <w:rPr>
            <w:noProof/>
          </w:rPr>
          <w:fldChar w:fldCharType="separate"/>
        </w:r>
        <w:r w:rsidRPr="673711E2">
          <w:rPr>
            <w:noProof/>
          </w:rPr>
          <w:t>13</w:t>
        </w:r>
        <w:r w:rsidRPr="673711E2">
          <w:rPr>
            <w:noProof/>
          </w:rPr>
          <w:fldChar w:fldCharType="end"/>
        </w:r>
      </w:hyperlink>
    </w:p>
    <w:p w14:paraId="3FCD8227" w14:textId="28FC3D35" w:rsidR="00D8672F" w:rsidRDefault="00D8672F" w:rsidP="673711E2">
      <w:pPr>
        <w:pStyle w:val="TOC3"/>
        <w:tabs>
          <w:tab w:val="left" w:pos="1200"/>
          <w:tab w:val="right" w:leader="dot" w:pos="8630"/>
        </w:tabs>
        <w:rPr>
          <w:noProof/>
        </w:rPr>
      </w:pPr>
      <w:hyperlink w:anchor="_Toc228179919">
        <w:r w:rsidRPr="673711E2">
          <w:rPr>
            <w:rStyle w:val="Hyperlink"/>
            <w:b/>
            <w:bCs/>
            <w:noProof/>
          </w:rPr>
          <w:t>2.4</w:t>
        </w:r>
        <w:r>
          <w:tab/>
        </w:r>
        <w:r w:rsidRPr="673711E2">
          <w:rPr>
            <w:rStyle w:val="Hyperlink"/>
            <w:b/>
            <w:bCs/>
            <w:noProof/>
          </w:rPr>
          <w:t>Llama 3.3 70B</w:t>
        </w:r>
        <w:r>
          <w:tab/>
        </w:r>
        <w:r w:rsidRPr="673711E2">
          <w:rPr>
            <w:noProof/>
          </w:rPr>
          <w:fldChar w:fldCharType="begin"/>
        </w:r>
        <w:r w:rsidRPr="673711E2">
          <w:rPr>
            <w:noProof/>
          </w:rPr>
          <w:instrText xml:space="preserve"> PAGEREF _Toc228179919 \h </w:instrText>
        </w:r>
        <w:r w:rsidRPr="673711E2">
          <w:rPr>
            <w:noProof/>
          </w:rPr>
        </w:r>
        <w:r w:rsidRPr="673711E2">
          <w:rPr>
            <w:noProof/>
          </w:rPr>
          <w:fldChar w:fldCharType="separate"/>
        </w:r>
        <w:r w:rsidRPr="673711E2">
          <w:rPr>
            <w:noProof/>
          </w:rPr>
          <w:t>13</w:t>
        </w:r>
        <w:r w:rsidRPr="673711E2">
          <w:rPr>
            <w:noProof/>
          </w:rPr>
          <w:fldChar w:fldCharType="end"/>
        </w:r>
      </w:hyperlink>
    </w:p>
    <w:p w14:paraId="0B134EED" w14:textId="6F70C9EF" w:rsidR="00D8672F" w:rsidRDefault="00D8672F" w:rsidP="673711E2">
      <w:pPr>
        <w:pStyle w:val="TOC4"/>
        <w:tabs>
          <w:tab w:val="left" w:pos="1680"/>
          <w:tab w:val="right" w:leader="dot" w:pos="8630"/>
        </w:tabs>
        <w:rPr>
          <w:noProof/>
        </w:rPr>
      </w:pPr>
      <w:hyperlink w:anchor="_Toc228179920">
        <w:r w:rsidRPr="673711E2">
          <w:rPr>
            <w:rStyle w:val="Hyperlink"/>
            <w:b/>
            <w:bCs/>
            <w:noProof/>
          </w:rPr>
          <w:t>2.4.1</w:t>
        </w:r>
        <w:r>
          <w:tab/>
        </w:r>
        <w:r w:rsidRPr="673711E2">
          <w:rPr>
            <w:rStyle w:val="Hyperlink"/>
            <w:b/>
            <w:bCs/>
            <w:noProof/>
          </w:rPr>
          <w:t>MXFP8 recipe</w:t>
        </w:r>
        <w:r>
          <w:tab/>
        </w:r>
        <w:r w:rsidRPr="673711E2">
          <w:rPr>
            <w:noProof/>
          </w:rPr>
          <w:fldChar w:fldCharType="begin"/>
        </w:r>
        <w:r w:rsidRPr="673711E2">
          <w:rPr>
            <w:noProof/>
          </w:rPr>
          <w:instrText xml:space="preserve"> PAGEREF _Toc228179920 \h </w:instrText>
        </w:r>
        <w:r w:rsidRPr="673711E2">
          <w:rPr>
            <w:noProof/>
          </w:rPr>
        </w:r>
        <w:r w:rsidRPr="673711E2">
          <w:rPr>
            <w:noProof/>
          </w:rPr>
          <w:fldChar w:fldCharType="separate"/>
        </w:r>
        <w:r w:rsidRPr="673711E2">
          <w:rPr>
            <w:noProof/>
          </w:rPr>
          <w:t>13</w:t>
        </w:r>
        <w:r w:rsidRPr="673711E2">
          <w:rPr>
            <w:noProof/>
          </w:rPr>
          <w:fldChar w:fldCharType="end"/>
        </w:r>
      </w:hyperlink>
    </w:p>
    <w:p w14:paraId="37E0B249" w14:textId="7504E4D3" w:rsidR="00D8672F" w:rsidRDefault="00D8672F" w:rsidP="673711E2">
      <w:pPr>
        <w:pStyle w:val="TOC4"/>
        <w:tabs>
          <w:tab w:val="left" w:pos="1680"/>
          <w:tab w:val="right" w:leader="dot" w:pos="8630"/>
        </w:tabs>
        <w:rPr>
          <w:noProof/>
        </w:rPr>
      </w:pPr>
      <w:hyperlink w:anchor="_Toc228179921">
        <w:r w:rsidRPr="673711E2">
          <w:rPr>
            <w:rStyle w:val="Hyperlink"/>
            <w:b/>
            <w:bCs/>
            <w:noProof/>
          </w:rPr>
          <w:t>2.4.2</w:t>
        </w:r>
        <w:r>
          <w:tab/>
        </w:r>
        <w:r w:rsidRPr="673711E2">
          <w:rPr>
            <w:rStyle w:val="Hyperlink"/>
            <w:b/>
            <w:bCs/>
            <w:noProof/>
          </w:rPr>
          <w:t>MXFP4 recipe</w:t>
        </w:r>
        <w:r>
          <w:tab/>
        </w:r>
        <w:r w:rsidRPr="673711E2">
          <w:rPr>
            <w:noProof/>
          </w:rPr>
          <w:fldChar w:fldCharType="begin"/>
        </w:r>
        <w:r w:rsidRPr="673711E2">
          <w:rPr>
            <w:noProof/>
          </w:rPr>
          <w:instrText xml:space="preserve"> PAGEREF _Toc228179921 \h </w:instrText>
        </w:r>
        <w:r w:rsidRPr="673711E2">
          <w:rPr>
            <w:noProof/>
          </w:rPr>
        </w:r>
        <w:r w:rsidRPr="673711E2">
          <w:rPr>
            <w:noProof/>
          </w:rPr>
          <w:fldChar w:fldCharType="separate"/>
        </w:r>
        <w:r w:rsidRPr="673711E2">
          <w:rPr>
            <w:noProof/>
          </w:rPr>
          <w:t>14</w:t>
        </w:r>
        <w:r w:rsidRPr="673711E2">
          <w:rPr>
            <w:noProof/>
          </w:rPr>
          <w:fldChar w:fldCharType="end"/>
        </w:r>
      </w:hyperlink>
    </w:p>
    <w:p w14:paraId="2BC57DF2" w14:textId="2EC09E3F" w:rsidR="00D8672F" w:rsidRDefault="00D8672F" w:rsidP="673711E2">
      <w:pPr>
        <w:pStyle w:val="TOC4"/>
        <w:tabs>
          <w:tab w:val="left" w:pos="1680"/>
          <w:tab w:val="right" w:leader="dot" w:pos="8630"/>
        </w:tabs>
        <w:rPr>
          <w:noProof/>
        </w:rPr>
      </w:pPr>
      <w:hyperlink w:anchor="_Toc228179922">
        <w:r w:rsidRPr="673711E2">
          <w:rPr>
            <w:rStyle w:val="Hyperlink"/>
            <w:b/>
            <w:bCs/>
            <w:noProof/>
          </w:rPr>
          <w:t>2.4.3</w:t>
        </w:r>
        <w:r>
          <w:tab/>
        </w:r>
        <w:r w:rsidRPr="673711E2">
          <w:rPr>
            <w:rStyle w:val="Hyperlink"/>
            <w:rFonts w:eastAsia="DengXian"/>
            <w:b/>
            <w:bCs/>
            <w:noProof/>
          </w:rPr>
          <w:t>Accuracy Result</w:t>
        </w:r>
        <w:r>
          <w:tab/>
        </w:r>
        <w:r w:rsidRPr="673711E2">
          <w:rPr>
            <w:noProof/>
          </w:rPr>
          <w:fldChar w:fldCharType="begin"/>
        </w:r>
        <w:r w:rsidRPr="673711E2">
          <w:rPr>
            <w:noProof/>
          </w:rPr>
          <w:instrText xml:space="preserve"> PAGEREF _Toc228179922 \h </w:instrText>
        </w:r>
        <w:r w:rsidRPr="673711E2">
          <w:rPr>
            <w:noProof/>
          </w:rPr>
        </w:r>
        <w:r w:rsidRPr="673711E2">
          <w:rPr>
            <w:noProof/>
          </w:rPr>
          <w:fldChar w:fldCharType="separate"/>
        </w:r>
        <w:r w:rsidRPr="673711E2">
          <w:rPr>
            <w:noProof/>
          </w:rPr>
          <w:t>14</w:t>
        </w:r>
        <w:r w:rsidRPr="673711E2">
          <w:rPr>
            <w:noProof/>
          </w:rPr>
          <w:fldChar w:fldCharType="end"/>
        </w:r>
      </w:hyperlink>
    </w:p>
    <w:p w14:paraId="6D1E0435" w14:textId="0B67D508" w:rsidR="00D8672F" w:rsidRDefault="00D8672F" w:rsidP="673711E2">
      <w:pPr>
        <w:pStyle w:val="TOC3"/>
        <w:tabs>
          <w:tab w:val="left" w:pos="1200"/>
          <w:tab w:val="right" w:leader="dot" w:pos="8630"/>
        </w:tabs>
        <w:rPr>
          <w:noProof/>
        </w:rPr>
      </w:pPr>
      <w:hyperlink w:anchor="_Toc228179923">
        <w:r w:rsidRPr="673711E2">
          <w:rPr>
            <w:rStyle w:val="Hyperlink"/>
            <w:b/>
            <w:bCs/>
            <w:noProof/>
          </w:rPr>
          <w:t>2.5</w:t>
        </w:r>
        <w:r>
          <w:tab/>
        </w:r>
        <w:r w:rsidRPr="673711E2">
          <w:rPr>
            <w:rStyle w:val="Hyperlink"/>
            <w:rFonts w:eastAsia="DengXian"/>
            <w:b/>
            <w:bCs/>
            <w:noProof/>
          </w:rPr>
          <w:t>DeepSeek R1</w:t>
        </w:r>
        <w:r>
          <w:tab/>
        </w:r>
        <w:r w:rsidRPr="673711E2">
          <w:rPr>
            <w:noProof/>
          </w:rPr>
          <w:fldChar w:fldCharType="begin"/>
        </w:r>
        <w:r w:rsidRPr="673711E2">
          <w:rPr>
            <w:noProof/>
          </w:rPr>
          <w:instrText xml:space="preserve"> PAGEREF _Toc228179923 \h </w:instrText>
        </w:r>
        <w:r w:rsidRPr="673711E2">
          <w:rPr>
            <w:noProof/>
          </w:rPr>
        </w:r>
        <w:r w:rsidRPr="673711E2">
          <w:rPr>
            <w:noProof/>
          </w:rPr>
          <w:fldChar w:fldCharType="separate"/>
        </w:r>
        <w:r w:rsidRPr="673711E2">
          <w:rPr>
            <w:noProof/>
          </w:rPr>
          <w:t>15</w:t>
        </w:r>
        <w:r w:rsidRPr="673711E2">
          <w:rPr>
            <w:noProof/>
          </w:rPr>
          <w:fldChar w:fldCharType="end"/>
        </w:r>
      </w:hyperlink>
    </w:p>
    <w:p w14:paraId="3FE641DC" w14:textId="09831037" w:rsidR="00D8672F" w:rsidRDefault="00D8672F" w:rsidP="673711E2">
      <w:pPr>
        <w:pStyle w:val="TOC4"/>
        <w:tabs>
          <w:tab w:val="left" w:pos="1680"/>
          <w:tab w:val="right" w:leader="dot" w:pos="8630"/>
        </w:tabs>
        <w:rPr>
          <w:noProof/>
        </w:rPr>
      </w:pPr>
      <w:hyperlink w:anchor="_Toc228179924">
        <w:r w:rsidRPr="673711E2">
          <w:rPr>
            <w:rStyle w:val="Hyperlink"/>
            <w:b/>
            <w:bCs/>
            <w:noProof/>
          </w:rPr>
          <w:t>2.5.1</w:t>
        </w:r>
        <w:r>
          <w:tab/>
        </w:r>
        <w:r w:rsidRPr="673711E2">
          <w:rPr>
            <w:rStyle w:val="Hyperlink"/>
            <w:rFonts w:ascii="Aptos" w:eastAsia="Aptos" w:hAnsi="Aptos" w:cs="Aptos"/>
            <w:b/>
            <w:bCs/>
            <w:noProof/>
          </w:rPr>
          <w:t>MX</w:t>
        </w:r>
        <w:r w:rsidRPr="673711E2">
          <w:rPr>
            <w:rStyle w:val="Hyperlink"/>
            <w:b/>
            <w:bCs/>
            <w:noProof/>
          </w:rPr>
          <w:t>FP8 recipe</w:t>
        </w:r>
        <w:r>
          <w:tab/>
        </w:r>
        <w:r w:rsidRPr="673711E2">
          <w:rPr>
            <w:noProof/>
          </w:rPr>
          <w:fldChar w:fldCharType="begin"/>
        </w:r>
        <w:r w:rsidRPr="673711E2">
          <w:rPr>
            <w:noProof/>
          </w:rPr>
          <w:instrText xml:space="preserve"> PAGEREF _Toc228179924 \h </w:instrText>
        </w:r>
        <w:r w:rsidRPr="673711E2">
          <w:rPr>
            <w:noProof/>
          </w:rPr>
        </w:r>
        <w:r w:rsidRPr="673711E2">
          <w:rPr>
            <w:noProof/>
          </w:rPr>
          <w:fldChar w:fldCharType="separate"/>
        </w:r>
        <w:r w:rsidRPr="673711E2">
          <w:rPr>
            <w:noProof/>
          </w:rPr>
          <w:t>15</w:t>
        </w:r>
        <w:r w:rsidRPr="673711E2">
          <w:rPr>
            <w:noProof/>
          </w:rPr>
          <w:fldChar w:fldCharType="end"/>
        </w:r>
      </w:hyperlink>
    </w:p>
    <w:p w14:paraId="1B17E1BE" w14:textId="365D2C84" w:rsidR="00D8672F" w:rsidRDefault="00D8672F" w:rsidP="673711E2">
      <w:pPr>
        <w:pStyle w:val="TOC4"/>
        <w:tabs>
          <w:tab w:val="left" w:pos="1680"/>
          <w:tab w:val="right" w:leader="dot" w:pos="8630"/>
        </w:tabs>
        <w:rPr>
          <w:noProof/>
        </w:rPr>
      </w:pPr>
      <w:hyperlink w:anchor="_Toc228179925">
        <w:r w:rsidRPr="673711E2">
          <w:rPr>
            <w:rStyle w:val="Hyperlink"/>
            <w:b/>
            <w:bCs/>
            <w:noProof/>
          </w:rPr>
          <w:t>2.5.2</w:t>
        </w:r>
        <w:r>
          <w:tab/>
        </w:r>
        <w:r w:rsidRPr="673711E2">
          <w:rPr>
            <w:rStyle w:val="Hyperlink"/>
            <w:rFonts w:eastAsia="DengXian"/>
            <w:b/>
            <w:bCs/>
            <w:noProof/>
          </w:rPr>
          <w:t>MX</w:t>
        </w:r>
        <w:r w:rsidRPr="673711E2">
          <w:rPr>
            <w:rStyle w:val="Hyperlink"/>
            <w:b/>
            <w:bCs/>
            <w:noProof/>
          </w:rPr>
          <w:t>FP4 recipe</w:t>
        </w:r>
        <w:r>
          <w:tab/>
        </w:r>
        <w:r w:rsidRPr="673711E2">
          <w:rPr>
            <w:noProof/>
          </w:rPr>
          <w:fldChar w:fldCharType="begin"/>
        </w:r>
        <w:r w:rsidRPr="673711E2">
          <w:rPr>
            <w:noProof/>
          </w:rPr>
          <w:instrText xml:space="preserve"> PAGEREF _Toc228179925 \h </w:instrText>
        </w:r>
        <w:r w:rsidRPr="673711E2">
          <w:rPr>
            <w:noProof/>
          </w:rPr>
        </w:r>
        <w:r w:rsidRPr="673711E2">
          <w:rPr>
            <w:noProof/>
          </w:rPr>
          <w:fldChar w:fldCharType="separate"/>
        </w:r>
        <w:r w:rsidRPr="673711E2">
          <w:rPr>
            <w:noProof/>
          </w:rPr>
          <w:t>16</w:t>
        </w:r>
        <w:r w:rsidRPr="673711E2">
          <w:rPr>
            <w:noProof/>
          </w:rPr>
          <w:fldChar w:fldCharType="end"/>
        </w:r>
      </w:hyperlink>
    </w:p>
    <w:p w14:paraId="577DE7EC" w14:textId="18E8B96E" w:rsidR="00D8672F" w:rsidRDefault="00D8672F" w:rsidP="673711E2">
      <w:pPr>
        <w:pStyle w:val="TOC4"/>
        <w:tabs>
          <w:tab w:val="left" w:pos="1680"/>
          <w:tab w:val="right" w:leader="dot" w:pos="8630"/>
        </w:tabs>
        <w:rPr>
          <w:noProof/>
        </w:rPr>
      </w:pPr>
      <w:hyperlink w:anchor="_Toc228179926">
        <w:r w:rsidRPr="673711E2">
          <w:rPr>
            <w:rStyle w:val="Hyperlink"/>
            <w:b/>
            <w:bCs/>
            <w:noProof/>
          </w:rPr>
          <w:t>2.5.3</w:t>
        </w:r>
        <w:r>
          <w:tab/>
        </w:r>
        <w:r w:rsidRPr="673711E2">
          <w:rPr>
            <w:rStyle w:val="Hyperlink"/>
            <w:b/>
            <w:bCs/>
            <w:noProof/>
          </w:rPr>
          <w:t>NVFP4 recipe</w:t>
        </w:r>
        <w:r>
          <w:tab/>
        </w:r>
        <w:r w:rsidRPr="673711E2">
          <w:rPr>
            <w:noProof/>
          </w:rPr>
          <w:fldChar w:fldCharType="begin"/>
        </w:r>
        <w:r w:rsidRPr="673711E2">
          <w:rPr>
            <w:noProof/>
          </w:rPr>
          <w:instrText xml:space="preserve"> PAGEREF _Toc228179926 \h </w:instrText>
        </w:r>
        <w:r w:rsidRPr="673711E2">
          <w:rPr>
            <w:noProof/>
          </w:rPr>
        </w:r>
        <w:r w:rsidRPr="673711E2">
          <w:rPr>
            <w:noProof/>
          </w:rPr>
          <w:fldChar w:fldCharType="separate"/>
        </w:r>
        <w:r w:rsidRPr="673711E2">
          <w:rPr>
            <w:noProof/>
          </w:rPr>
          <w:t>16</w:t>
        </w:r>
        <w:r w:rsidRPr="673711E2">
          <w:rPr>
            <w:noProof/>
          </w:rPr>
          <w:fldChar w:fldCharType="end"/>
        </w:r>
      </w:hyperlink>
    </w:p>
    <w:p w14:paraId="4D856FE5" w14:textId="347ADAC2" w:rsidR="00D8672F" w:rsidRDefault="00D8672F" w:rsidP="673711E2">
      <w:pPr>
        <w:pStyle w:val="TOC4"/>
        <w:tabs>
          <w:tab w:val="left" w:pos="1680"/>
          <w:tab w:val="right" w:leader="dot" w:pos="8630"/>
        </w:tabs>
        <w:rPr>
          <w:noProof/>
        </w:rPr>
      </w:pPr>
      <w:hyperlink w:anchor="_Toc228179927">
        <w:r w:rsidRPr="673711E2">
          <w:rPr>
            <w:rStyle w:val="Hyperlink"/>
            <w:b/>
            <w:bCs/>
            <w:noProof/>
          </w:rPr>
          <w:t>2.5.4</w:t>
        </w:r>
        <w:r>
          <w:tab/>
        </w:r>
        <w:r w:rsidRPr="673711E2">
          <w:rPr>
            <w:rStyle w:val="Hyperlink"/>
            <w:b/>
            <w:bCs/>
            <w:noProof/>
          </w:rPr>
          <w:t>Accuracy Result</w:t>
        </w:r>
        <w:r>
          <w:tab/>
        </w:r>
        <w:r w:rsidRPr="673711E2">
          <w:rPr>
            <w:noProof/>
          </w:rPr>
          <w:fldChar w:fldCharType="begin"/>
        </w:r>
        <w:r w:rsidRPr="673711E2">
          <w:rPr>
            <w:noProof/>
          </w:rPr>
          <w:instrText xml:space="preserve"> PAGEREF _Toc228179927 \h </w:instrText>
        </w:r>
        <w:r w:rsidRPr="673711E2">
          <w:rPr>
            <w:noProof/>
          </w:rPr>
        </w:r>
        <w:r w:rsidRPr="673711E2">
          <w:rPr>
            <w:noProof/>
          </w:rPr>
          <w:fldChar w:fldCharType="separate"/>
        </w:r>
        <w:r w:rsidRPr="673711E2">
          <w:rPr>
            <w:noProof/>
          </w:rPr>
          <w:t>17</w:t>
        </w:r>
        <w:r w:rsidRPr="673711E2">
          <w:rPr>
            <w:noProof/>
          </w:rPr>
          <w:fldChar w:fldCharType="end"/>
        </w:r>
      </w:hyperlink>
    </w:p>
    <w:p w14:paraId="27F9E045" w14:textId="407DB2B1" w:rsidR="00D8672F" w:rsidRDefault="00D8672F" w:rsidP="673711E2">
      <w:pPr>
        <w:pStyle w:val="TOC3"/>
        <w:tabs>
          <w:tab w:val="left" w:pos="1200"/>
          <w:tab w:val="right" w:leader="dot" w:pos="8630"/>
        </w:tabs>
        <w:rPr>
          <w:noProof/>
        </w:rPr>
      </w:pPr>
      <w:hyperlink w:anchor="_Toc228179928">
        <w:r w:rsidRPr="673711E2">
          <w:rPr>
            <w:rStyle w:val="Hyperlink"/>
            <w:b/>
            <w:bCs/>
            <w:noProof/>
          </w:rPr>
          <w:t>2.6</w:t>
        </w:r>
        <w:r>
          <w:tab/>
        </w:r>
        <w:r w:rsidRPr="673711E2">
          <w:rPr>
            <w:rStyle w:val="Hyperlink"/>
            <w:b/>
            <w:bCs/>
            <w:noProof/>
          </w:rPr>
          <w:t>Qwen-235B</w:t>
        </w:r>
        <w:r>
          <w:tab/>
        </w:r>
        <w:r w:rsidRPr="673711E2">
          <w:rPr>
            <w:noProof/>
          </w:rPr>
          <w:fldChar w:fldCharType="begin"/>
        </w:r>
        <w:r w:rsidRPr="673711E2">
          <w:rPr>
            <w:noProof/>
          </w:rPr>
          <w:instrText xml:space="preserve"> PAGEREF _Toc228179928 \h </w:instrText>
        </w:r>
        <w:r w:rsidRPr="673711E2">
          <w:rPr>
            <w:noProof/>
          </w:rPr>
        </w:r>
        <w:r w:rsidRPr="673711E2">
          <w:rPr>
            <w:noProof/>
          </w:rPr>
          <w:fldChar w:fldCharType="separate"/>
        </w:r>
        <w:r w:rsidRPr="673711E2">
          <w:rPr>
            <w:noProof/>
          </w:rPr>
          <w:t>18</w:t>
        </w:r>
        <w:r w:rsidRPr="673711E2">
          <w:rPr>
            <w:noProof/>
          </w:rPr>
          <w:fldChar w:fldCharType="end"/>
        </w:r>
      </w:hyperlink>
    </w:p>
    <w:p w14:paraId="720A4F75" w14:textId="0DC3785E" w:rsidR="00D8672F" w:rsidRDefault="00D8672F" w:rsidP="673711E2">
      <w:pPr>
        <w:pStyle w:val="TOC4"/>
        <w:tabs>
          <w:tab w:val="left" w:pos="1680"/>
          <w:tab w:val="right" w:leader="dot" w:pos="8630"/>
        </w:tabs>
        <w:rPr>
          <w:noProof/>
        </w:rPr>
      </w:pPr>
      <w:hyperlink w:anchor="_Toc228179929">
        <w:r w:rsidRPr="673711E2">
          <w:rPr>
            <w:rStyle w:val="Hyperlink"/>
            <w:b/>
            <w:bCs/>
            <w:noProof/>
          </w:rPr>
          <w:t>2.6.1</w:t>
        </w:r>
        <w:r>
          <w:tab/>
        </w:r>
        <w:r w:rsidRPr="673711E2">
          <w:rPr>
            <w:rStyle w:val="Hyperlink"/>
            <w:b/>
            <w:bCs/>
            <w:noProof/>
          </w:rPr>
          <w:t>MXFP8 recipe</w:t>
        </w:r>
        <w:r>
          <w:tab/>
        </w:r>
        <w:r w:rsidRPr="673711E2">
          <w:rPr>
            <w:noProof/>
          </w:rPr>
          <w:fldChar w:fldCharType="begin"/>
        </w:r>
        <w:r w:rsidRPr="673711E2">
          <w:rPr>
            <w:noProof/>
          </w:rPr>
          <w:instrText xml:space="preserve"> PAGEREF _Toc228179929 \h </w:instrText>
        </w:r>
        <w:r w:rsidRPr="673711E2">
          <w:rPr>
            <w:noProof/>
          </w:rPr>
        </w:r>
        <w:r w:rsidRPr="673711E2">
          <w:rPr>
            <w:noProof/>
          </w:rPr>
          <w:fldChar w:fldCharType="separate"/>
        </w:r>
        <w:r w:rsidRPr="673711E2">
          <w:rPr>
            <w:noProof/>
          </w:rPr>
          <w:t>18</w:t>
        </w:r>
        <w:r w:rsidRPr="673711E2">
          <w:rPr>
            <w:noProof/>
          </w:rPr>
          <w:fldChar w:fldCharType="end"/>
        </w:r>
      </w:hyperlink>
    </w:p>
    <w:p w14:paraId="7DC72605" w14:textId="11DB7EEA" w:rsidR="00D8672F" w:rsidRDefault="00D8672F" w:rsidP="673711E2">
      <w:pPr>
        <w:pStyle w:val="TOC4"/>
        <w:tabs>
          <w:tab w:val="left" w:pos="1680"/>
          <w:tab w:val="right" w:leader="dot" w:pos="8630"/>
        </w:tabs>
        <w:rPr>
          <w:noProof/>
        </w:rPr>
      </w:pPr>
      <w:hyperlink w:anchor="_Toc228179930">
        <w:r w:rsidRPr="673711E2">
          <w:rPr>
            <w:rStyle w:val="Hyperlink"/>
            <w:b/>
            <w:bCs/>
            <w:noProof/>
          </w:rPr>
          <w:t>2.6.2</w:t>
        </w:r>
        <w:r>
          <w:tab/>
        </w:r>
        <w:r w:rsidRPr="673711E2">
          <w:rPr>
            <w:rStyle w:val="Hyperlink"/>
            <w:rFonts w:eastAsia="DengXian"/>
            <w:b/>
            <w:bCs/>
            <w:noProof/>
          </w:rPr>
          <w:t>MX</w:t>
        </w:r>
        <w:r w:rsidRPr="673711E2">
          <w:rPr>
            <w:rStyle w:val="Hyperlink"/>
            <w:b/>
            <w:bCs/>
            <w:noProof/>
          </w:rPr>
          <w:t>FP4 recipe</w:t>
        </w:r>
        <w:r>
          <w:tab/>
        </w:r>
        <w:r w:rsidRPr="673711E2">
          <w:rPr>
            <w:noProof/>
          </w:rPr>
          <w:fldChar w:fldCharType="begin"/>
        </w:r>
        <w:r w:rsidRPr="673711E2">
          <w:rPr>
            <w:noProof/>
          </w:rPr>
          <w:instrText xml:space="preserve"> PAGEREF _Toc228179930 \h </w:instrText>
        </w:r>
        <w:r w:rsidRPr="673711E2">
          <w:rPr>
            <w:noProof/>
          </w:rPr>
        </w:r>
        <w:r w:rsidRPr="673711E2">
          <w:rPr>
            <w:noProof/>
          </w:rPr>
          <w:fldChar w:fldCharType="separate"/>
        </w:r>
        <w:r w:rsidRPr="673711E2">
          <w:rPr>
            <w:noProof/>
          </w:rPr>
          <w:t>18</w:t>
        </w:r>
        <w:r w:rsidRPr="673711E2">
          <w:rPr>
            <w:noProof/>
          </w:rPr>
          <w:fldChar w:fldCharType="end"/>
        </w:r>
      </w:hyperlink>
    </w:p>
    <w:p w14:paraId="73E59B82" w14:textId="27FB910E" w:rsidR="00D8672F" w:rsidRDefault="00D8672F" w:rsidP="673711E2">
      <w:pPr>
        <w:pStyle w:val="TOC4"/>
        <w:tabs>
          <w:tab w:val="left" w:pos="1680"/>
          <w:tab w:val="right" w:leader="dot" w:pos="8630"/>
        </w:tabs>
        <w:rPr>
          <w:noProof/>
        </w:rPr>
      </w:pPr>
      <w:hyperlink w:anchor="_Toc228179931">
        <w:r w:rsidRPr="673711E2">
          <w:rPr>
            <w:rStyle w:val="Hyperlink"/>
            <w:b/>
            <w:bCs/>
            <w:noProof/>
          </w:rPr>
          <w:t>2.6.3</w:t>
        </w:r>
        <w:r>
          <w:tab/>
        </w:r>
        <w:r w:rsidRPr="673711E2">
          <w:rPr>
            <w:rStyle w:val="Hyperlink"/>
            <w:b/>
            <w:bCs/>
            <w:noProof/>
          </w:rPr>
          <w:t>NVFP4 recipe</w:t>
        </w:r>
        <w:r>
          <w:tab/>
        </w:r>
        <w:r w:rsidRPr="673711E2">
          <w:rPr>
            <w:noProof/>
          </w:rPr>
          <w:fldChar w:fldCharType="begin"/>
        </w:r>
        <w:r w:rsidRPr="673711E2">
          <w:rPr>
            <w:noProof/>
          </w:rPr>
          <w:instrText xml:space="preserve"> PAGEREF _Toc228179931 \h </w:instrText>
        </w:r>
        <w:r w:rsidRPr="673711E2">
          <w:rPr>
            <w:noProof/>
          </w:rPr>
        </w:r>
        <w:r w:rsidRPr="673711E2">
          <w:rPr>
            <w:noProof/>
          </w:rPr>
          <w:fldChar w:fldCharType="separate"/>
        </w:r>
        <w:r w:rsidRPr="673711E2">
          <w:rPr>
            <w:noProof/>
          </w:rPr>
          <w:t>19</w:t>
        </w:r>
        <w:r w:rsidRPr="673711E2">
          <w:rPr>
            <w:noProof/>
          </w:rPr>
          <w:fldChar w:fldCharType="end"/>
        </w:r>
      </w:hyperlink>
    </w:p>
    <w:p w14:paraId="0772B6C5" w14:textId="71422520" w:rsidR="00D8672F" w:rsidRDefault="00D8672F" w:rsidP="673711E2">
      <w:pPr>
        <w:pStyle w:val="TOC4"/>
        <w:tabs>
          <w:tab w:val="left" w:pos="1680"/>
          <w:tab w:val="right" w:leader="dot" w:pos="8630"/>
        </w:tabs>
        <w:rPr>
          <w:noProof/>
        </w:rPr>
      </w:pPr>
      <w:hyperlink w:anchor="_Toc228179932">
        <w:r w:rsidRPr="673711E2">
          <w:rPr>
            <w:rStyle w:val="Hyperlink"/>
            <w:b/>
            <w:bCs/>
            <w:noProof/>
          </w:rPr>
          <w:t>2.6.4</w:t>
        </w:r>
        <w:r>
          <w:tab/>
        </w:r>
        <w:r w:rsidRPr="673711E2">
          <w:rPr>
            <w:rStyle w:val="Hyperlink"/>
            <w:b/>
            <w:bCs/>
            <w:noProof/>
          </w:rPr>
          <w:t>Accuracy Result</w:t>
        </w:r>
        <w:r>
          <w:tab/>
        </w:r>
        <w:r w:rsidRPr="673711E2">
          <w:rPr>
            <w:noProof/>
          </w:rPr>
          <w:fldChar w:fldCharType="begin"/>
        </w:r>
        <w:r w:rsidRPr="673711E2">
          <w:rPr>
            <w:noProof/>
          </w:rPr>
          <w:instrText xml:space="preserve"> PAGEREF _Toc228179932 \h </w:instrText>
        </w:r>
        <w:r w:rsidRPr="673711E2">
          <w:rPr>
            <w:noProof/>
          </w:rPr>
        </w:r>
        <w:r w:rsidRPr="673711E2">
          <w:rPr>
            <w:noProof/>
          </w:rPr>
          <w:fldChar w:fldCharType="separate"/>
        </w:r>
        <w:r w:rsidRPr="673711E2">
          <w:rPr>
            <w:noProof/>
          </w:rPr>
          <w:t>19</w:t>
        </w:r>
        <w:r w:rsidRPr="673711E2">
          <w:rPr>
            <w:noProof/>
          </w:rPr>
          <w:fldChar w:fldCharType="end"/>
        </w:r>
      </w:hyperlink>
    </w:p>
    <w:p w14:paraId="48CB0552" w14:textId="7113EDA0" w:rsidR="00D8672F" w:rsidRDefault="00D8672F" w:rsidP="673711E2">
      <w:pPr>
        <w:pStyle w:val="TOC3"/>
        <w:tabs>
          <w:tab w:val="left" w:pos="1200"/>
          <w:tab w:val="right" w:leader="dot" w:pos="8630"/>
        </w:tabs>
        <w:rPr>
          <w:noProof/>
        </w:rPr>
      </w:pPr>
      <w:hyperlink w:anchor="_Toc228179933">
        <w:r w:rsidRPr="673711E2">
          <w:rPr>
            <w:rStyle w:val="Hyperlink"/>
            <w:b/>
            <w:bCs/>
            <w:noProof/>
          </w:rPr>
          <w:t>2.7</w:t>
        </w:r>
        <w:r>
          <w:tab/>
        </w:r>
        <w:r w:rsidRPr="673711E2">
          <w:rPr>
            <w:rStyle w:val="Hyperlink"/>
            <w:b/>
            <w:bCs/>
            <w:noProof/>
          </w:rPr>
          <w:t>GPT-OSS 120B</w:t>
        </w:r>
        <w:r>
          <w:tab/>
        </w:r>
        <w:r w:rsidRPr="673711E2">
          <w:rPr>
            <w:noProof/>
          </w:rPr>
          <w:fldChar w:fldCharType="begin"/>
        </w:r>
        <w:r w:rsidRPr="673711E2">
          <w:rPr>
            <w:noProof/>
          </w:rPr>
          <w:instrText xml:space="preserve"> PAGEREF _Toc228179933 \h </w:instrText>
        </w:r>
        <w:r w:rsidRPr="673711E2">
          <w:rPr>
            <w:noProof/>
          </w:rPr>
        </w:r>
        <w:r w:rsidRPr="673711E2">
          <w:rPr>
            <w:noProof/>
          </w:rPr>
          <w:fldChar w:fldCharType="separate"/>
        </w:r>
        <w:r w:rsidRPr="673711E2">
          <w:rPr>
            <w:noProof/>
          </w:rPr>
          <w:t>20</w:t>
        </w:r>
        <w:r w:rsidRPr="673711E2">
          <w:rPr>
            <w:noProof/>
          </w:rPr>
          <w:fldChar w:fldCharType="end"/>
        </w:r>
      </w:hyperlink>
    </w:p>
    <w:p w14:paraId="08DAB941" w14:textId="419F24C0" w:rsidR="00D8672F" w:rsidRDefault="00D8672F" w:rsidP="673711E2">
      <w:pPr>
        <w:pStyle w:val="TOC4"/>
        <w:tabs>
          <w:tab w:val="left" w:pos="1680"/>
          <w:tab w:val="right" w:leader="dot" w:pos="8630"/>
        </w:tabs>
        <w:rPr>
          <w:noProof/>
        </w:rPr>
      </w:pPr>
      <w:hyperlink w:anchor="_Toc228179934">
        <w:r w:rsidRPr="673711E2">
          <w:rPr>
            <w:rStyle w:val="Hyperlink"/>
            <w:b/>
            <w:bCs/>
            <w:noProof/>
          </w:rPr>
          <w:t>2.7.1</w:t>
        </w:r>
        <w:r>
          <w:tab/>
        </w:r>
        <w:r w:rsidRPr="673711E2">
          <w:rPr>
            <w:rStyle w:val="Hyperlink"/>
            <w:rFonts w:eastAsia="DengXian"/>
            <w:b/>
            <w:bCs/>
            <w:noProof/>
          </w:rPr>
          <w:t>MX</w:t>
        </w:r>
        <w:r w:rsidRPr="673711E2">
          <w:rPr>
            <w:rStyle w:val="Hyperlink"/>
            <w:b/>
            <w:bCs/>
            <w:noProof/>
          </w:rPr>
          <w:t>FP4 recipe</w:t>
        </w:r>
        <w:r>
          <w:tab/>
        </w:r>
        <w:r w:rsidRPr="673711E2">
          <w:rPr>
            <w:noProof/>
          </w:rPr>
          <w:fldChar w:fldCharType="begin"/>
        </w:r>
        <w:r w:rsidRPr="673711E2">
          <w:rPr>
            <w:noProof/>
          </w:rPr>
          <w:instrText xml:space="preserve"> PAGEREF _Toc228179934 \h </w:instrText>
        </w:r>
        <w:r w:rsidRPr="673711E2">
          <w:rPr>
            <w:noProof/>
          </w:rPr>
        </w:r>
        <w:r w:rsidRPr="673711E2">
          <w:rPr>
            <w:noProof/>
          </w:rPr>
          <w:fldChar w:fldCharType="separate"/>
        </w:r>
        <w:r w:rsidRPr="673711E2">
          <w:rPr>
            <w:noProof/>
          </w:rPr>
          <w:t>20</w:t>
        </w:r>
        <w:r w:rsidRPr="673711E2">
          <w:rPr>
            <w:noProof/>
          </w:rPr>
          <w:fldChar w:fldCharType="end"/>
        </w:r>
      </w:hyperlink>
    </w:p>
    <w:p w14:paraId="56A6A719" w14:textId="04C2AC49" w:rsidR="00D8672F" w:rsidRDefault="00D8672F" w:rsidP="673711E2">
      <w:pPr>
        <w:pStyle w:val="TOC4"/>
        <w:tabs>
          <w:tab w:val="left" w:pos="1680"/>
          <w:tab w:val="right" w:leader="dot" w:pos="8630"/>
        </w:tabs>
        <w:rPr>
          <w:noProof/>
        </w:rPr>
      </w:pPr>
      <w:hyperlink w:anchor="_Toc228179935">
        <w:r w:rsidRPr="673711E2">
          <w:rPr>
            <w:rStyle w:val="Hyperlink"/>
            <w:b/>
            <w:bCs/>
            <w:noProof/>
          </w:rPr>
          <w:t>2.7.2</w:t>
        </w:r>
        <w:r>
          <w:tab/>
        </w:r>
        <w:r w:rsidRPr="673711E2">
          <w:rPr>
            <w:rStyle w:val="Hyperlink"/>
            <w:b/>
            <w:bCs/>
            <w:noProof/>
          </w:rPr>
          <w:t>Accuracy Result</w:t>
        </w:r>
        <w:r>
          <w:tab/>
        </w:r>
        <w:r w:rsidRPr="673711E2">
          <w:rPr>
            <w:noProof/>
          </w:rPr>
          <w:fldChar w:fldCharType="begin"/>
        </w:r>
        <w:r w:rsidRPr="673711E2">
          <w:rPr>
            <w:noProof/>
          </w:rPr>
          <w:instrText xml:space="preserve"> PAGEREF _Toc228179935 \h </w:instrText>
        </w:r>
        <w:r w:rsidRPr="673711E2">
          <w:rPr>
            <w:noProof/>
          </w:rPr>
        </w:r>
        <w:r w:rsidRPr="673711E2">
          <w:rPr>
            <w:noProof/>
          </w:rPr>
          <w:fldChar w:fldCharType="separate"/>
        </w:r>
        <w:r w:rsidRPr="673711E2">
          <w:rPr>
            <w:noProof/>
          </w:rPr>
          <w:t>21</w:t>
        </w:r>
        <w:r w:rsidRPr="673711E2">
          <w:rPr>
            <w:noProof/>
          </w:rPr>
          <w:fldChar w:fldCharType="end"/>
        </w:r>
      </w:hyperlink>
    </w:p>
    <w:p w14:paraId="7542A12F" w14:textId="3C4F4826" w:rsidR="00D8672F" w:rsidRDefault="00D8672F" w:rsidP="673711E2">
      <w:pPr>
        <w:pStyle w:val="TOC3"/>
        <w:tabs>
          <w:tab w:val="left" w:pos="1200"/>
          <w:tab w:val="right" w:leader="dot" w:pos="8630"/>
        </w:tabs>
        <w:rPr>
          <w:noProof/>
        </w:rPr>
      </w:pPr>
      <w:hyperlink w:anchor="_Toc228179936">
        <w:r w:rsidRPr="673711E2">
          <w:rPr>
            <w:rStyle w:val="Hyperlink"/>
            <w:b/>
            <w:bCs/>
            <w:noProof/>
          </w:rPr>
          <w:t>2.8</w:t>
        </w:r>
        <w:r>
          <w:tab/>
        </w:r>
        <w:r w:rsidRPr="673711E2">
          <w:rPr>
            <w:rStyle w:val="Hyperlink"/>
            <w:rFonts w:eastAsia="DengXian"/>
            <w:b/>
            <w:bCs/>
            <w:noProof/>
          </w:rPr>
          <w:t>Llama4 Maverick</w:t>
        </w:r>
        <w:r>
          <w:tab/>
        </w:r>
        <w:r w:rsidRPr="673711E2">
          <w:rPr>
            <w:noProof/>
          </w:rPr>
          <w:fldChar w:fldCharType="begin"/>
        </w:r>
        <w:r w:rsidRPr="673711E2">
          <w:rPr>
            <w:noProof/>
          </w:rPr>
          <w:instrText xml:space="preserve"> PAGEREF _Toc228179936 \h </w:instrText>
        </w:r>
        <w:r w:rsidRPr="673711E2">
          <w:rPr>
            <w:noProof/>
          </w:rPr>
        </w:r>
        <w:r w:rsidRPr="673711E2">
          <w:rPr>
            <w:noProof/>
          </w:rPr>
          <w:fldChar w:fldCharType="separate"/>
        </w:r>
        <w:r w:rsidRPr="673711E2">
          <w:rPr>
            <w:noProof/>
          </w:rPr>
          <w:t>21</w:t>
        </w:r>
        <w:r w:rsidRPr="673711E2">
          <w:rPr>
            <w:noProof/>
          </w:rPr>
          <w:fldChar w:fldCharType="end"/>
        </w:r>
      </w:hyperlink>
    </w:p>
    <w:p w14:paraId="1231EAB1" w14:textId="4B98365D" w:rsidR="00D8672F" w:rsidRDefault="00D8672F" w:rsidP="673711E2">
      <w:pPr>
        <w:pStyle w:val="TOC3"/>
        <w:tabs>
          <w:tab w:val="left" w:pos="1440"/>
          <w:tab w:val="right" w:leader="dot" w:pos="8630"/>
        </w:tabs>
        <w:rPr>
          <w:noProof/>
        </w:rPr>
      </w:pPr>
      <w:hyperlink w:anchor="_Toc228179937">
        <w:r w:rsidRPr="673711E2">
          <w:rPr>
            <w:rStyle w:val="Hyperlink"/>
            <w:b/>
            <w:bCs/>
            <w:noProof/>
          </w:rPr>
          <w:t>2.8.1</w:t>
        </w:r>
        <w:r>
          <w:tab/>
        </w:r>
        <w:r w:rsidRPr="673711E2">
          <w:rPr>
            <w:rStyle w:val="Hyperlink"/>
            <w:b/>
            <w:bCs/>
            <w:noProof/>
          </w:rPr>
          <w:t>FP8 recipe</w:t>
        </w:r>
        <w:r>
          <w:tab/>
        </w:r>
        <w:r w:rsidRPr="673711E2">
          <w:rPr>
            <w:noProof/>
          </w:rPr>
          <w:fldChar w:fldCharType="begin"/>
        </w:r>
        <w:r w:rsidRPr="673711E2">
          <w:rPr>
            <w:noProof/>
          </w:rPr>
          <w:instrText xml:space="preserve"> PAGEREF _Toc228179937 \h </w:instrText>
        </w:r>
        <w:r w:rsidRPr="673711E2">
          <w:rPr>
            <w:noProof/>
          </w:rPr>
        </w:r>
        <w:r w:rsidRPr="673711E2">
          <w:rPr>
            <w:noProof/>
          </w:rPr>
          <w:fldChar w:fldCharType="separate"/>
        </w:r>
        <w:r w:rsidRPr="673711E2">
          <w:rPr>
            <w:noProof/>
          </w:rPr>
          <w:t>21</w:t>
        </w:r>
        <w:r w:rsidRPr="673711E2">
          <w:rPr>
            <w:noProof/>
          </w:rPr>
          <w:fldChar w:fldCharType="end"/>
        </w:r>
      </w:hyperlink>
    </w:p>
    <w:p w14:paraId="0912C816" w14:textId="72AE8FF1" w:rsidR="00D8672F" w:rsidRDefault="00D8672F" w:rsidP="673711E2">
      <w:pPr>
        <w:pStyle w:val="TOC3"/>
        <w:tabs>
          <w:tab w:val="left" w:pos="1440"/>
          <w:tab w:val="right" w:leader="dot" w:pos="8630"/>
        </w:tabs>
        <w:rPr>
          <w:noProof/>
        </w:rPr>
      </w:pPr>
      <w:hyperlink w:anchor="_Toc228179938">
        <w:r w:rsidRPr="673711E2">
          <w:rPr>
            <w:rStyle w:val="Hyperlink"/>
            <w:b/>
            <w:bCs/>
            <w:noProof/>
          </w:rPr>
          <w:t>2.8.2</w:t>
        </w:r>
        <w:r>
          <w:tab/>
        </w:r>
        <w:r w:rsidRPr="673711E2">
          <w:rPr>
            <w:rStyle w:val="Hyperlink"/>
            <w:b/>
            <w:bCs/>
            <w:noProof/>
          </w:rPr>
          <w:t>NVFP</w:t>
        </w:r>
        <w:r w:rsidRPr="673711E2">
          <w:rPr>
            <w:rStyle w:val="Hyperlink"/>
            <w:rFonts w:eastAsia="DengXian"/>
            <w:b/>
            <w:bCs/>
            <w:noProof/>
          </w:rPr>
          <w:t>4</w:t>
        </w:r>
        <w:r w:rsidRPr="673711E2">
          <w:rPr>
            <w:rStyle w:val="Hyperlink"/>
            <w:b/>
            <w:bCs/>
            <w:noProof/>
          </w:rPr>
          <w:t xml:space="preserve"> recipe</w:t>
        </w:r>
        <w:r>
          <w:tab/>
        </w:r>
        <w:r w:rsidRPr="673711E2">
          <w:rPr>
            <w:noProof/>
          </w:rPr>
          <w:fldChar w:fldCharType="begin"/>
        </w:r>
        <w:r w:rsidRPr="673711E2">
          <w:rPr>
            <w:noProof/>
          </w:rPr>
          <w:instrText xml:space="preserve"> PAGEREF _Toc228179938 \h </w:instrText>
        </w:r>
        <w:r w:rsidRPr="673711E2">
          <w:rPr>
            <w:noProof/>
          </w:rPr>
        </w:r>
        <w:r w:rsidRPr="673711E2">
          <w:rPr>
            <w:noProof/>
          </w:rPr>
          <w:fldChar w:fldCharType="separate"/>
        </w:r>
        <w:r w:rsidRPr="673711E2">
          <w:rPr>
            <w:noProof/>
          </w:rPr>
          <w:t>22</w:t>
        </w:r>
        <w:r w:rsidRPr="673711E2">
          <w:rPr>
            <w:noProof/>
          </w:rPr>
          <w:fldChar w:fldCharType="end"/>
        </w:r>
      </w:hyperlink>
    </w:p>
    <w:p w14:paraId="38DCB58B" w14:textId="5DE2DC9F" w:rsidR="00D8672F" w:rsidRDefault="00D8672F" w:rsidP="673711E2">
      <w:pPr>
        <w:pStyle w:val="TOC3"/>
        <w:tabs>
          <w:tab w:val="left" w:pos="1440"/>
          <w:tab w:val="right" w:leader="dot" w:pos="8630"/>
        </w:tabs>
        <w:rPr>
          <w:noProof/>
        </w:rPr>
      </w:pPr>
      <w:hyperlink w:anchor="_Toc228179939">
        <w:r w:rsidRPr="673711E2">
          <w:rPr>
            <w:rStyle w:val="Hyperlink"/>
            <w:b/>
            <w:bCs/>
            <w:noProof/>
          </w:rPr>
          <w:t>2.8.3</w:t>
        </w:r>
        <w:r>
          <w:tab/>
        </w:r>
        <w:r w:rsidRPr="673711E2">
          <w:rPr>
            <w:rStyle w:val="Hyperlink"/>
            <w:b/>
            <w:bCs/>
            <w:noProof/>
          </w:rPr>
          <w:t>Accuracy result</w:t>
        </w:r>
        <w:r>
          <w:tab/>
        </w:r>
        <w:r w:rsidRPr="673711E2">
          <w:rPr>
            <w:noProof/>
          </w:rPr>
          <w:fldChar w:fldCharType="begin"/>
        </w:r>
        <w:r w:rsidRPr="673711E2">
          <w:rPr>
            <w:noProof/>
          </w:rPr>
          <w:instrText xml:space="preserve"> PAGEREF _Toc228179939 \h </w:instrText>
        </w:r>
        <w:r w:rsidRPr="673711E2">
          <w:rPr>
            <w:noProof/>
          </w:rPr>
        </w:r>
        <w:r w:rsidRPr="673711E2">
          <w:rPr>
            <w:noProof/>
          </w:rPr>
          <w:fldChar w:fldCharType="separate"/>
        </w:r>
        <w:r w:rsidRPr="673711E2">
          <w:rPr>
            <w:noProof/>
          </w:rPr>
          <w:t>22</w:t>
        </w:r>
        <w:r w:rsidRPr="673711E2">
          <w:rPr>
            <w:noProof/>
          </w:rPr>
          <w:fldChar w:fldCharType="end"/>
        </w:r>
      </w:hyperlink>
    </w:p>
    <w:p w14:paraId="25B2943F" w14:textId="417011F4" w:rsidR="00D8672F" w:rsidRDefault="00D8672F" w:rsidP="673711E2">
      <w:pPr>
        <w:pStyle w:val="TOC3"/>
        <w:tabs>
          <w:tab w:val="left" w:pos="1200"/>
          <w:tab w:val="right" w:leader="dot" w:pos="8630"/>
        </w:tabs>
        <w:rPr>
          <w:noProof/>
        </w:rPr>
      </w:pPr>
      <w:hyperlink w:anchor="_Toc228179940">
        <w:r w:rsidRPr="673711E2">
          <w:rPr>
            <w:rStyle w:val="Hyperlink"/>
            <w:b/>
            <w:bCs/>
            <w:noProof/>
          </w:rPr>
          <w:t>2.9</w:t>
        </w:r>
        <w:r>
          <w:tab/>
        </w:r>
        <w:r w:rsidRPr="673711E2">
          <w:rPr>
            <w:rStyle w:val="Hyperlink"/>
            <w:rFonts w:eastAsia="DengXian"/>
            <w:b/>
            <w:bCs/>
            <w:noProof/>
          </w:rPr>
          <w:t>Llama4 Scout</w:t>
        </w:r>
        <w:r>
          <w:tab/>
        </w:r>
        <w:r w:rsidRPr="673711E2">
          <w:rPr>
            <w:noProof/>
          </w:rPr>
          <w:fldChar w:fldCharType="begin"/>
        </w:r>
        <w:r w:rsidRPr="673711E2">
          <w:rPr>
            <w:noProof/>
          </w:rPr>
          <w:instrText xml:space="preserve"> PAGEREF _Toc228179940 \h </w:instrText>
        </w:r>
        <w:r w:rsidRPr="673711E2">
          <w:rPr>
            <w:noProof/>
          </w:rPr>
        </w:r>
        <w:r w:rsidRPr="673711E2">
          <w:rPr>
            <w:noProof/>
          </w:rPr>
          <w:fldChar w:fldCharType="separate"/>
        </w:r>
        <w:r w:rsidRPr="673711E2">
          <w:rPr>
            <w:noProof/>
          </w:rPr>
          <w:t>23</w:t>
        </w:r>
        <w:r w:rsidRPr="673711E2">
          <w:rPr>
            <w:noProof/>
          </w:rPr>
          <w:fldChar w:fldCharType="end"/>
        </w:r>
      </w:hyperlink>
    </w:p>
    <w:p w14:paraId="1E4D18BF" w14:textId="1D258932" w:rsidR="00D8672F" w:rsidRDefault="00D8672F" w:rsidP="673711E2">
      <w:pPr>
        <w:pStyle w:val="TOC3"/>
        <w:tabs>
          <w:tab w:val="left" w:pos="1440"/>
          <w:tab w:val="right" w:leader="dot" w:pos="8630"/>
        </w:tabs>
        <w:rPr>
          <w:noProof/>
        </w:rPr>
      </w:pPr>
      <w:hyperlink w:anchor="_Toc228179941">
        <w:r w:rsidRPr="673711E2">
          <w:rPr>
            <w:rStyle w:val="Hyperlink"/>
            <w:b/>
            <w:bCs/>
            <w:noProof/>
          </w:rPr>
          <w:t>2.9.1</w:t>
        </w:r>
        <w:r>
          <w:tab/>
        </w:r>
        <w:r w:rsidRPr="673711E2">
          <w:rPr>
            <w:rStyle w:val="Hyperlink"/>
            <w:b/>
            <w:bCs/>
            <w:noProof/>
          </w:rPr>
          <w:t>MXFP4 recipe</w:t>
        </w:r>
        <w:r>
          <w:tab/>
        </w:r>
        <w:r w:rsidRPr="673711E2">
          <w:rPr>
            <w:noProof/>
          </w:rPr>
          <w:fldChar w:fldCharType="begin"/>
        </w:r>
        <w:r w:rsidRPr="673711E2">
          <w:rPr>
            <w:noProof/>
          </w:rPr>
          <w:instrText xml:space="preserve"> PAGEREF _Toc228179941 \h </w:instrText>
        </w:r>
        <w:r w:rsidRPr="673711E2">
          <w:rPr>
            <w:noProof/>
          </w:rPr>
        </w:r>
        <w:r w:rsidRPr="673711E2">
          <w:rPr>
            <w:noProof/>
          </w:rPr>
          <w:fldChar w:fldCharType="separate"/>
        </w:r>
        <w:r w:rsidRPr="673711E2">
          <w:rPr>
            <w:noProof/>
          </w:rPr>
          <w:t>23</w:t>
        </w:r>
        <w:r w:rsidRPr="673711E2">
          <w:rPr>
            <w:noProof/>
          </w:rPr>
          <w:fldChar w:fldCharType="end"/>
        </w:r>
      </w:hyperlink>
    </w:p>
    <w:p w14:paraId="0CB70F7D" w14:textId="4324C34E" w:rsidR="00D8672F" w:rsidRDefault="00D8672F" w:rsidP="673711E2">
      <w:pPr>
        <w:pStyle w:val="TOC3"/>
        <w:tabs>
          <w:tab w:val="left" w:pos="1440"/>
          <w:tab w:val="right" w:leader="dot" w:pos="8630"/>
        </w:tabs>
        <w:rPr>
          <w:noProof/>
        </w:rPr>
      </w:pPr>
      <w:hyperlink w:anchor="_Toc228179942">
        <w:r w:rsidRPr="673711E2">
          <w:rPr>
            <w:rStyle w:val="Hyperlink"/>
            <w:b/>
            <w:bCs/>
            <w:noProof/>
          </w:rPr>
          <w:t>2.9.2</w:t>
        </w:r>
        <w:r>
          <w:tab/>
        </w:r>
        <w:r w:rsidRPr="673711E2">
          <w:rPr>
            <w:rStyle w:val="Hyperlink"/>
            <w:b/>
            <w:bCs/>
            <w:noProof/>
          </w:rPr>
          <w:t>Accuracy result</w:t>
        </w:r>
        <w:r>
          <w:tab/>
        </w:r>
        <w:r w:rsidRPr="673711E2">
          <w:rPr>
            <w:noProof/>
          </w:rPr>
          <w:fldChar w:fldCharType="begin"/>
        </w:r>
        <w:r w:rsidRPr="673711E2">
          <w:rPr>
            <w:noProof/>
          </w:rPr>
          <w:instrText xml:space="preserve"> PAGEREF _Toc228179942 \h </w:instrText>
        </w:r>
        <w:r w:rsidRPr="673711E2">
          <w:rPr>
            <w:noProof/>
          </w:rPr>
        </w:r>
        <w:r w:rsidRPr="673711E2">
          <w:rPr>
            <w:noProof/>
          </w:rPr>
          <w:fldChar w:fldCharType="separate"/>
        </w:r>
        <w:r w:rsidRPr="673711E2">
          <w:rPr>
            <w:noProof/>
          </w:rPr>
          <w:t>23</w:t>
        </w:r>
        <w:r w:rsidRPr="673711E2">
          <w:rPr>
            <w:noProof/>
          </w:rPr>
          <w:fldChar w:fldCharType="end"/>
        </w:r>
      </w:hyperlink>
    </w:p>
    <w:p w14:paraId="34EA5D0A" w14:textId="72EB8EE2" w:rsidR="00D8672F" w:rsidRDefault="00D8672F" w:rsidP="673711E2">
      <w:pPr>
        <w:pStyle w:val="TOC3"/>
        <w:tabs>
          <w:tab w:val="left" w:pos="1200"/>
          <w:tab w:val="right" w:leader="dot" w:pos="8630"/>
        </w:tabs>
        <w:rPr>
          <w:noProof/>
        </w:rPr>
      </w:pPr>
      <w:hyperlink w:anchor="_Toc228179943">
        <w:r w:rsidRPr="673711E2">
          <w:rPr>
            <w:rStyle w:val="Hyperlink"/>
            <w:rFonts w:eastAsia="DengXian"/>
            <w:b/>
            <w:bCs/>
            <w:noProof/>
          </w:rPr>
          <w:t>2.10</w:t>
        </w:r>
        <w:r>
          <w:tab/>
        </w:r>
        <w:r w:rsidRPr="673711E2">
          <w:rPr>
            <w:rStyle w:val="Hyperlink"/>
            <w:rFonts w:eastAsia="DengXian"/>
            <w:b/>
            <w:bCs/>
            <w:noProof/>
          </w:rPr>
          <w:t>DLRM</w:t>
        </w:r>
        <w:r>
          <w:tab/>
        </w:r>
        <w:r w:rsidRPr="673711E2">
          <w:rPr>
            <w:noProof/>
          </w:rPr>
          <w:fldChar w:fldCharType="begin"/>
        </w:r>
        <w:r w:rsidRPr="673711E2">
          <w:rPr>
            <w:noProof/>
          </w:rPr>
          <w:instrText xml:space="preserve"> PAGEREF _Toc228179943 \h </w:instrText>
        </w:r>
        <w:r w:rsidRPr="673711E2">
          <w:rPr>
            <w:noProof/>
          </w:rPr>
        </w:r>
        <w:r w:rsidRPr="673711E2">
          <w:rPr>
            <w:noProof/>
          </w:rPr>
          <w:fldChar w:fldCharType="separate"/>
        </w:r>
        <w:r w:rsidRPr="673711E2">
          <w:rPr>
            <w:noProof/>
          </w:rPr>
          <w:t>24</w:t>
        </w:r>
        <w:r w:rsidRPr="673711E2">
          <w:rPr>
            <w:noProof/>
          </w:rPr>
          <w:fldChar w:fldCharType="end"/>
        </w:r>
      </w:hyperlink>
    </w:p>
    <w:p w14:paraId="6B2178B9" w14:textId="04A228AC" w:rsidR="00D8672F" w:rsidRDefault="00D8672F" w:rsidP="673711E2">
      <w:pPr>
        <w:pStyle w:val="TOC3"/>
        <w:tabs>
          <w:tab w:val="left" w:pos="1440"/>
          <w:tab w:val="right" w:leader="dot" w:pos="8630"/>
        </w:tabs>
        <w:rPr>
          <w:noProof/>
        </w:rPr>
      </w:pPr>
      <w:hyperlink w:anchor="_Toc228179944">
        <w:r w:rsidRPr="673711E2">
          <w:rPr>
            <w:rStyle w:val="Hyperlink"/>
            <w:b/>
            <w:bCs/>
            <w:noProof/>
          </w:rPr>
          <w:t>2.10.1</w:t>
        </w:r>
        <w:r>
          <w:tab/>
        </w:r>
        <w:r w:rsidRPr="673711E2">
          <w:rPr>
            <w:rStyle w:val="Hyperlink"/>
            <w:b/>
            <w:bCs/>
            <w:noProof/>
          </w:rPr>
          <w:t>FP8 recipe</w:t>
        </w:r>
        <w:r>
          <w:tab/>
        </w:r>
        <w:r w:rsidRPr="673711E2">
          <w:rPr>
            <w:noProof/>
          </w:rPr>
          <w:fldChar w:fldCharType="begin"/>
        </w:r>
        <w:r w:rsidRPr="673711E2">
          <w:rPr>
            <w:noProof/>
          </w:rPr>
          <w:instrText xml:space="preserve"> PAGEREF _Toc228179944 \h </w:instrText>
        </w:r>
        <w:r w:rsidRPr="673711E2">
          <w:rPr>
            <w:noProof/>
          </w:rPr>
        </w:r>
        <w:r w:rsidRPr="673711E2">
          <w:rPr>
            <w:noProof/>
          </w:rPr>
          <w:fldChar w:fldCharType="separate"/>
        </w:r>
        <w:r w:rsidRPr="673711E2">
          <w:rPr>
            <w:noProof/>
          </w:rPr>
          <w:t>24</w:t>
        </w:r>
        <w:r w:rsidRPr="673711E2">
          <w:rPr>
            <w:noProof/>
          </w:rPr>
          <w:fldChar w:fldCharType="end"/>
        </w:r>
      </w:hyperlink>
    </w:p>
    <w:p w14:paraId="4E0A77DF" w14:textId="62CF96F5" w:rsidR="00D8672F" w:rsidRDefault="00D8672F" w:rsidP="673711E2">
      <w:pPr>
        <w:pStyle w:val="TOC3"/>
        <w:tabs>
          <w:tab w:val="left" w:pos="1440"/>
          <w:tab w:val="right" w:leader="dot" w:pos="8630"/>
        </w:tabs>
        <w:rPr>
          <w:noProof/>
        </w:rPr>
      </w:pPr>
      <w:hyperlink w:anchor="_Toc228179945">
        <w:r w:rsidRPr="673711E2">
          <w:rPr>
            <w:rStyle w:val="Hyperlink"/>
            <w:b/>
            <w:bCs/>
            <w:noProof/>
          </w:rPr>
          <w:t>2.10.2</w:t>
        </w:r>
        <w:r>
          <w:tab/>
        </w:r>
        <w:r w:rsidRPr="673711E2">
          <w:rPr>
            <w:rStyle w:val="Hyperlink"/>
            <w:b/>
            <w:bCs/>
            <w:noProof/>
          </w:rPr>
          <w:t>NVFP4 recipe</w:t>
        </w:r>
        <w:r>
          <w:tab/>
        </w:r>
        <w:r w:rsidRPr="673711E2">
          <w:rPr>
            <w:noProof/>
          </w:rPr>
          <w:fldChar w:fldCharType="begin"/>
        </w:r>
        <w:r w:rsidRPr="673711E2">
          <w:rPr>
            <w:noProof/>
          </w:rPr>
          <w:instrText xml:space="preserve"> PAGEREF _Toc228179945 \h </w:instrText>
        </w:r>
        <w:r w:rsidRPr="673711E2">
          <w:rPr>
            <w:noProof/>
          </w:rPr>
        </w:r>
        <w:r w:rsidRPr="673711E2">
          <w:rPr>
            <w:noProof/>
          </w:rPr>
          <w:fldChar w:fldCharType="separate"/>
        </w:r>
        <w:r w:rsidRPr="673711E2">
          <w:rPr>
            <w:noProof/>
          </w:rPr>
          <w:t>25</w:t>
        </w:r>
        <w:r w:rsidRPr="673711E2">
          <w:rPr>
            <w:noProof/>
          </w:rPr>
          <w:fldChar w:fldCharType="end"/>
        </w:r>
      </w:hyperlink>
    </w:p>
    <w:p w14:paraId="0B3434F7" w14:textId="1B098675" w:rsidR="00D8672F" w:rsidRDefault="00D8672F" w:rsidP="673711E2">
      <w:pPr>
        <w:pStyle w:val="TOC3"/>
        <w:tabs>
          <w:tab w:val="left" w:pos="1200"/>
          <w:tab w:val="right" w:leader="dot" w:pos="8630"/>
        </w:tabs>
        <w:rPr>
          <w:noProof/>
        </w:rPr>
      </w:pPr>
      <w:hyperlink w:anchor="_Toc228179946">
        <w:r w:rsidRPr="673711E2">
          <w:rPr>
            <w:rStyle w:val="Hyperlink"/>
            <w:b/>
            <w:bCs/>
            <w:noProof/>
          </w:rPr>
          <w:t>2.11</w:t>
        </w:r>
        <w:r>
          <w:tab/>
        </w:r>
        <w:r w:rsidRPr="673711E2">
          <w:rPr>
            <w:rStyle w:val="Hyperlink"/>
            <w:rFonts w:eastAsia="DengXian"/>
            <w:b/>
            <w:bCs/>
            <w:noProof/>
          </w:rPr>
          <w:t>Flux</w:t>
        </w:r>
        <w:r>
          <w:tab/>
        </w:r>
        <w:r w:rsidRPr="673711E2">
          <w:rPr>
            <w:noProof/>
          </w:rPr>
          <w:fldChar w:fldCharType="begin"/>
        </w:r>
        <w:r w:rsidRPr="673711E2">
          <w:rPr>
            <w:noProof/>
          </w:rPr>
          <w:instrText xml:space="preserve"> PAGEREF _Toc228179946 \h </w:instrText>
        </w:r>
        <w:r w:rsidRPr="673711E2">
          <w:rPr>
            <w:noProof/>
          </w:rPr>
        </w:r>
        <w:r w:rsidRPr="673711E2">
          <w:rPr>
            <w:noProof/>
          </w:rPr>
          <w:fldChar w:fldCharType="separate"/>
        </w:r>
        <w:r w:rsidRPr="673711E2">
          <w:rPr>
            <w:noProof/>
          </w:rPr>
          <w:t>25</w:t>
        </w:r>
        <w:r w:rsidRPr="673711E2">
          <w:rPr>
            <w:noProof/>
          </w:rPr>
          <w:fldChar w:fldCharType="end"/>
        </w:r>
      </w:hyperlink>
    </w:p>
    <w:p w14:paraId="62990348" w14:textId="3232077F" w:rsidR="00D8672F" w:rsidRDefault="00D8672F" w:rsidP="673711E2">
      <w:pPr>
        <w:pStyle w:val="TOC3"/>
        <w:tabs>
          <w:tab w:val="left" w:pos="1440"/>
          <w:tab w:val="right" w:leader="dot" w:pos="8630"/>
        </w:tabs>
        <w:rPr>
          <w:noProof/>
        </w:rPr>
      </w:pPr>
      <w:hyperlink w:anchor="_Toc228179947">
        <w:r w:rsidRPr="673711E2">
          <w:rPr>
            <w:rStyle w:val="Hyperlink"/>
            <w:b/>
            <w:bCs/>
            <w:noProof/>
          </w:rPr>
          <w:t>2.11.1</w:t>
        </w:r>
        <w:r>
          <w:tab/>
        </w:r>
        <w:r w:rsidRPr="673711E2">
          <w:rPr>
            <w:rStyle w:val="Hyperlink"/>
            <w:b/>
            <w:bCs/>
            <w:noProof/>
          </w:rPr>
          <w:t>FP8 recipe</w:t>
        </w:r>
        <w:r>
          <w:tab/>
        </w:r>
        <w:r w:rsidRPr="673711E2">
          <w:rPr>
            <w:noProof/>
          </w:rPr>
          <w:fldChar w:fldCharType="begin"/>
        </w:r>
        <w:r w:rsidRPr="673711E2">
          <w:rPr>
            <w:noProof/>
          </w:rPr>
          <w:instrText xml:space="preserve"> PAGEREF _Toc228179947 \h </w:instrText>
        </w:r>
        <w:r w:rsidRPr="673711E2">
          <w:rPr>
            <w:noProof/>
          </w:rPr>
        </w:r>
        <w:r w:rsidRPr="673711E2">
          <w:rPr>
            <w:noProof/>
          </w:rPr>
          <w:fldChar w:fldCharType="separate"/>
        </w:r>
        <w:r w:rsidRPr="673711E2">
          <w:rPr>
            <w:noProof/>
          </w:rPr>
          <w:t>25</w:t>
        </w:r>
        <w:r w:rsidRPr="673711E2">
          <w:rPr>
            <w:noProof/>
          </w:rPr>
          <w:fldChar w:fldCharType="end"/>
        </w:r>
      </w:hyperlink>
    </w:p>
    <w:p w14:paraId="3AF9C002" w14:textId="43715B0D" w:rsidR="00D8672F" w:rsidRDefault="00D8672F" w:rsidP="673711E2">
      <w:pPr>
        <w:pStyle w:val="TOC3"/>
        <w:tabs>
          <w:tab w:val="left" w:pos="1440"/>
          <w:tab w:val="right" w:leader="dot" w:pos="8630"/>
        </w:tabs>
        <w:rPr>
          <w:noProof/>
        </w:rPr>
      </w:pPr>
      <w:hyperlink w:anchor="_Toc228179948">
        <w:r w:rsidRPr="673711E2">
          <w:rPr>
            <w:rStyle w:val="Hyperlink"/>
            <w:b/>
            <w:bCs/>
            <w:noProof/>
          </w:rPr>
          <w:t>2.11.2</w:t>
        </w:r>
        <w:r>
          <w:tab/>
        </w:r>
        <w:r w:rsidRPr="673711E2">
          <w:rPr>
            <w:rStyle w:val="Hyperlink"/>
            <w:b/>
            <w:bCs/>
            <w:noProof/>
          </w:rPr>
          <w:t>MXFP8 recipe</w:t>
        </w:r>
        <w:r>
          <w:tab/>
        </w:r>
        <w:r w:rsidRPr="673711E2">
          <w:rPr>
            <w:noProof/>
          </w:rPr>
          <w:fldChar w:fldCharType="begin"/>
        </w:r>
        <w:r w:rsidRPr="673711E2">
          <w:rPr>
            <w:noProof/>
          </w:rPr>
          <w:instrText xml:space="preserve"> PAGEREF _Toc228179948 \h </w:instrText>
        </w:r>
        <w:r w:rsidRPr="673711E2">
          <w:rPr>
            <w:noProof/>
          </w:rPr>
        </w:r>
        <w:r w:rsidRPr="673711E2">
          <w:rPr>
            <w:noProof/>
          </w:rPr>
          <w:fldChar w:fldCharType="separate"/>
        </w:r>
        <w:r w:rsidRPr="673711E2">
          <w:rPr>
            <w:noProof/>
          </w:rPr>
          <w:t>26</w:t>
        </w:r>
        <w:r w:rsidRPr="673711E2">
          <w:rPr>
            <w:noProof/>
          </w:rPr>
          <w:fldChar w:fldCharType="end"/>
        </w:r>
      </w:hyperlink>
    </w:p>
    <w:p w14:paraId="224F5B04" w14:textId="2BD18B49" w:rsidR="00D8672F" w:rsidRDefault="00D8672F" w:rsidP="673711E2">
      <w:pPr>
        <w:pStyle w:val="TOC3"/>
        <w:tabs>
          <w:tab w:val="left" w:pos="1440"/>
          <w:tab w:val="right" w:leader="dot" w:pos="8630"/>
        </w:tabs>
        <w:rPr>
          <w:noProof/>
        </w:rPr>
      </w:pPr>
      <w:hyperlink w:anchor="_Toc228179949">
        <w:r w:rsidRPr="673711E2">
          <w:rPr>
            <w:rStyle w:val="Hyperlink"/>
            <w:b/>
            <w:bCs/>
            <w:noProof/>
          </w:rPr>
          <w:t>2.11.3</w:t>
        </w:r>
        <w:r>
          <w:tab/>
        </w:r>
        <w:r w:rsidRPr="673711E2">
          <w:rPr>
            <w:rStyle w:val="Hyperlink"/>
            <w:rFonts w:eastAsia="DengXian"/>
            <w:b/>
            <w:bCs/>
            <w:noProof/>
          </w:rPr>
          <w:t>Accuracy Result</w:t>
        </w:r>
        <w:r>
          <w:tab/>
        </w:r>
        <w:r w:rsidRPr="673711E2">
          <w:rPr>
            <w:noProof/>
          </w:rPr>
          <w:fldChar w:fldCharType="begin"/>
        </w:r>
        <w:r w:rsidRPr="673711E2">
          <w:rPr>
            <w:noProof/>
          </w:rPr>
          <w:instrText xml:space="preserve"> PAGEREF _Toc228179949 \h </w:instrText>
        </w:r>
        <w:r w:rsidRPr="673711E2">
          <w:rPr>
            <w:noProof/>
          </w:rPr>
        </w:r>
        <w:r w:rsidRPr="673711E2">
          <w:rPr>
            <w:noProof/>
          </w:rPr>
          <w:fldChar w:fldCharType="separate"/>
        </w:r>
        <w:r w:rsidRPr="673711E2">
          <w:rPr>
            <w:noProof/>
          </w:rPr>
          <w:t>26</w:t>
        </w:r>
        <w:r w:rsidRPr="673711E2">
          <w:rPr>
            <w:noProof/>
          </w:rPr>
          <w:fldChar w:fldCharType="end"/>
        </w:r>
      </w:hyperlink>
    </w:p>
    <w:p w14:paraId="4F1227D1" w14:textId="4A7E647E" w:rsidR="00D8672F" w:rsidRDefault="00D8672F" w:rsidP="673711E2">
      <w:pPr>
        <w:pStyle w:val="TOC3"/>
        <w:tabs>
          <w:tab w:val="left" w:pos="1200"/>
          <w:tab w:val="right" w:leader="dot" w:pos="8630"/>
        </w:tabs>
        <w:rPr>
          <w:noProof/>
        </w:rPr>
      </w:pPr>
      <w:hyperlink w:anchor="_Toc228179950">
        <w:r w:rsidRPr="673711E2">
          <w:rPr>
            <w:rStyle w:val="Hyperlink"/>
            <w:rFonts w:eastAsia="DengXian"/>
            <w:b/>
            <w:bCs/>
            <w:noProof/>
          </w:rPr>
          <w:t>2.12</w:t>
        </w:r>
        <w:r>
          <w:tab/>
        </w:r>
        <w:r w:rsidRPr="673711E2">
          <w:rPr>
            <w:rStyle w:val="Hyperlink"/>
            <w:rFonts w:eastAsia="DengXian"/>
            <w:b/>
            <w:bCs/>
            <w:noProof/>
          </w:rPr>
          <w:t>FramePack</w:t>
        </w:r>
        <w:r>
          <w:tab/>
        </w:r>
        <w:r w:rsidRPr="673711E2">
          <w:rPr>
            <w:noProof/>
          </w:rPr>
          <w:fldChar w:fldCharType="begin"/>
        </w:r>
        <w:r w:rsidRPr="673711E2">
          <w:rPr>
            <w:noProof/>
          </w:rPr>
          <w:instrText xml:space="preserve"> PAGEREF _Toc228179950 \h </w:instrText>
        </w:r>
        <w:r w:rsidRPr="673711E2">
          <w:rPr>
            <w:noProof/>
          </w:rPr>
        </w:r>
        <w:r w:rsidRPr="673711E2">
          <w:rPr>
            <w:noProof/>
          </w:rPr>
          <w:fldChar w:fldCharType="separate"/>
        </w:r>
        <w:r w:rsidRPr="673711E2">
          <w:rPr>
            <w:noProof/>
          </w:rPr>
          <w:t>26</w:t>
        </w:r>
        <w:r w:rsidRPr="673711E2">
          <w:rPr>
            <w:noProof/>
          </w:rPr>
          <w:fldChar w:fldCharType="end"/>
        </w:r>
      </w:hyperlink>
    </w:p>
    <w:p w14:paraId="116F64F0" w14:textId="126CE382" w:rsidR="00D8672F" w:rsidRDefault="00D8672F" w:rsidP="673711E2">
      <w:pPr>
        <w:pStyle w:val="TOC3"/>
        <w:tabs>
          <w:tab w:val="left" w:pos="1440"/>
          <w:tab w:val="right" w:leader="dot" w:pos="8630"/>
        </w:tabs>
        <w:rPr>
          <w:noProof/>
        </w:rPr>
      </w:pPr>
      <w:hyperlink w:anchor="_Toc228179951">
        <w:r w:rsidRPr="673711E2">
          <w:rPr>
            <w:rStyle w:val="Hyperlink"/>
            <w:b/>
            <w:bCs/>
            <w:noProof/>
          </w:rPr>
          <w:t>2.12.1</w:t>
        </w:r>
        <w:r>
          <w:tab/>
        </w:r>
        <w:r w:rsidRPr="673711E2">
          <w:rPr>
            <w:rStyle w:val="Hyperlink"/>
            <w:b/>
            <w:bCs/>
            <w:noProof/>
          </w:rPr>
          <w:t>FP8 recipe</w:t>
        </w:r>
        <w:r>
          <w:tab/>
        </w:r>
        <w:r w:rsidRPr="673711E2">
          <w:rPr>
            <w:noProof/>
          </w:rPr>
          <w:fldChar w:fldCharType="begin"/>
        </w:r>
        <w:r w:rsidRPr="673711E2">
          <w:rPr>
            <w:noProof/>
          </w:rPr>
          <w:instrText xml:space="preserve"> PAGEREF _Toc228179951 \h </w:instrText>
        </w:r>
        <w:r w:rsidRPr="673711E2">
          <w:rPr>
            <w:noProof/>
          </w:rPr>
        </w:r>
        <w:r w:rsidRPr="673711E2">
          <w:rPr>
            <w:noProof/>
          </w:rPr>
          <w:fldChar w:fldCharType="separate"/>
        </w:r>
        <w:r w:rsidRPr="673711E2">
          <w:rPr>
            <w:noProof/>
          </w:rPr>
          <w:t>26</w:t>
        </w:r>
        <w:r w:rsidRPr="673711E2">
          <w:rPr>
            <w:noProof/>
          </w:rPr>
          <w:fldChar w:fldCharType="end"/>
        </w:r>
      </w:hyperlink>
    </w:p>
    <w:p w14:paraId="63E3F6B6" w14:textId="735D4C19" w:rsidR="00D8672F" w:rsidRDefault="00D8672F" w:rsidP="673711E2">
      <w:pPr>
        <w:pStyle w:val="TOC3"/>
        <w:tabs>
          <w:tab w:val="left" w:pos="1440"/>
          <w:tab w:val="right" w:leader="dot" w:pos="8630"/>
        </w:tabs>
        <w:rPr>
          <w:noProof/>
        </w:rPr>
      </w:pPr>
      <w:hyperlink w:anchor="_Toc228179952">
        <w:r w:rsidRPr="673711E2">
          <w:rPr>
            <w:rStyle w:val="Hyperlink"/>
            <w:b/>
            <w:bCs/>
            <w:noProof/>
          </w:rPr>
          <w:t>2.12.2</w:t>
        </w:r>
        <w:r>
          <w:tab/>
        </w:r>
        <w:r w:rsidRPr="673711E2">
          <w:rPr>
            <w:rStyle w:val="Hyperlink"/>
            <w:b/>
            <w:bCs/>
            <w:noProof/>
          </w:rPr>
          <w:t>MXFP8 recipe</w:t>
        </w:r>
        <w:r>
          <w:tab/>
        </w:r>
        <w:r w:rsidRPr="673711E2">
          <w:rPr>
            <w:noProof/>
          </w:rPr>
          <w:fldChar w:fldCharType="begin"/>
        </w:r>
        <w:r w:rsidRPr="673711E2">
          <w:rPr>
            <w:noProof/>
          </w:rPr>
          <w:instrText xml:space="preserve"> PAGEREF _Toc228179952 \h </w:instrText>
        </w:r>
        <w:r w:rsidRPr="673711E2">
          <w:rPr>
            <w:noProof/>
          </w:rPr>
        </w:r>
        <w:r w:rsidRPr="673711E2">
          <w:rPr>
            <w:noProof/>
          </w:rPr>
          <w:fldChar w:fldCharType="separate"/>
        </w:r>
        <w:r w:rsidRPr="673711E2">
          <w:rPr>
            <w:noProof/>
          </w:rPr>
          <w:t>27</w:t>
        </w:r>
        <w:r w:rsidRPr="673711E2">
          <w:rPr>
            <w:noProof/>
          </w:rPr>
          <w:fldChar w:fldCharType="end"/>
        </w:r>
      </w:hyperlink>
    </w:p>
    <w:p w14:paraId="769FA9E5" w14:textId="11EFFECB" w:rsidR="00D8672F" w:rsidRDefault="00D8672F" w:rsidP="673711E2">
      <w:pPr>
        <w:pStyle w:val="TOC3"/>
        <w:tabs>
          <w:tab w:val="left" w:pos="1440"/>
          <w:tab w:val="right" w:leader="dot" w:pos="8630"/>
        </w:tabs>
        <w:rPr>
          <w:noProof/>
        </w:rPr>
      </w:pPr>
      <w:hyperlink w:anchor="_Toc228179953">
        <w:r w:rsidRPr="673711E2">
          <w:rPr>
            <w:rStyle w:val="Hyperlink"/>
            <w:b/>
            <w:bCs/>
            <w:noProof/>
          </w:rPr>
          <w:t>2.12.3</w:t>
        </w:r>
        <w:r>
          <w:tab/>
        </w:r>
        <w:r w:rsidRPr="673711E2">
          <w:rPr>
            <w:rStyle w:val="Hyperlink"/>
            <w:rFonts w:eastAsia="DengXian"/>
            <w:b/>
            <w:bCs/>
            <w:noProof/>
          </w:rPr>
          <w:t>Accuracy Result</w:t>
        </w:r>
        <w:r>
          <w:tab/>
        </w:r>
        <w:r w:rsidRPr="673711E2">
          <w:rPr>
            <w:noProof/>
          </w:rPr>
          <w:fldChar w:fldCharType="begin"/>
        </w:r>
        <w:r w:rsidRPr="673711E2">
          <w:rPr>
            <w:noProof/>
          </w:rPr>
          <w:instrText xml:space="preserve"> PAGEREF _Toc228179953 \h </w:instrText>
        </w:r>
        <w:r w:rsidRPr="673711E2">
          <w:rPr>
            <w:noProof/>
          </w:rPr>
        </w:r>
        <w:r w:rsidRPr="673711E2">
          <w:rPr>
            <w:noProof/>
          </w:rPr>
          <w:fldChar w:fldCharType="separate"/>
        </w:r>
        <w:r w:rsidRPr="673711E2">
          <w:rPr>
            <w:noProof/>
          </w:rPr>
          <w:t>27</w:t>
        </w:r>
        <w:r w:rsidRPr="673711E2">
          <w:rPr>
            <w:noProof/>
          </w:rPr>
          <w:fldChar w:fldCharType="end"/>
        </w:r>
      </w:hyperlink>
    </w:p>
    <w:p w14:paraId="7538D733" w14:textId="26342E8B" w:rsidR="00D8672F" w:rsidRDefault="00D8672F" w:rsidP="673711E2">
      <w:pPr>
        <w:pStyle w:val="TOC3"/>
        <w:tabs>
          <w:tab w:val="left" w:pos="1200"/>
          <w:tab w:val="right" w:leader="dot" w:pos="8630"/>
        </w:tabs>
        <w:rPr>
          <w:noProof/>
        </w:rPr>
      </w:pPr>
      <w:hyperlink w:anchor="_Toc228179954">
        <w:r w:rsidRPr="673711E2">
          <w:rPr>
            <w:rStyle w:val="Hyperlink"/>
            <w:rFonts w:eastAsia="DengXian"/>
            <w:b/>
            <w:bCs/>
            <w:noProof/>
          </w:rPr>
          <w:t>2.13</w:t>
        </w:r>
        <w:r>
          <w:tab/>
        </w:r>
        <w:r w:rsidRPr="673711E2">
          <w:rPr>
            <w:rStyle w:val="Hyperlink"/>
            <w:b/>
            <w:bCs/>
            <w:noProof/>
          </w:rPr>
          <w:t>Qwen3-30B-A3B-Instruct-2507</w:t>
        </w:r>
        <w:r>
          <w:tab/>
        </w:r>
        <w:r w:rsidRPr="673711E2">
          <w:rPr>
            <w:noProof/>
          </w:rPr>
          <w:fldChar w:fldCharType="begin"/>
        </w:r>
        <w:r w:rsidRPr="673711E2">
          <w:rPr>
            <w:noProof/>
          </w:rPr>
          <w:instrText xml:space="preserve"> PAGEREF _Toc228179954 \h </w:instrText>
        </w:r>
        <w:r w:rsidRPr="673711E2">
          <w:rPr>
            <w:noProof/>
          </w:rPr>
        </w:r>
        <w:r w:rsidRPr="673711E2">
          <w:rPr>
            <w:noProof/>
          </w:rPr>
          <w:fldChar w:fldCharType="separate"/>
        </w:r>
        <w:r w:rsidRPr="673711E2">
          <w:rPr>
            <w:noProof/>
          </w:rPr>
          <w:t>27</w:t>
        </w:r>
        <w:r w:rsidRPr="673711E2">
          <w:rPr>
            <w:noProof/>
          </w:rPr>
          <w:fldChar w:fldCharType="end"/>
        </w:r>
      </w:hyperlink>
    </w:p>
    <w:p w14:paraId="087F4A1F" w14:textId="4CD5EBE3" w:rsidR="00D8672F" w:rsidRDefault="00D8672F" w:rsidP="673711E2">
      <w:pPr>
        <w:pStyle w:val="TOC3"/>
        <w:tabs>
          <w:tab w:val="left" w:pos="1440"/>
          <w:tab w:val="right" w:leader="dot" w:pos="8630"/>
        </w:tabs>
        <w:rPr>
          <w:noProof/>
        </w:rPr>
      </w:pPr>
      <w:hyperlink w:anchor="_Toc228179955">
        <w:r w:rsidRPr="673711E2">
          <w:rPr>
            <w:rStyle w:val="Hyperlink"/>
            <w:b/>
            <w:bCs/>
            <w:noProof/>
          </w:rPr>
          <w:t>2.13.1</w:t>
        </w:r>
        <w:r>
          <w:tab/>
        </w:r>
        <w:r w:rsidRPr="673711E2">
          <w:rPr>
            <w:rStyle w:val="Hyperlink"/>
            <w:b/>
            <w:bCs/>
            <w:noProof/>
          </w:rPr>
          <w:t>MXFP8 recipe</w:t>
        </w:r>
        <w:r>
          <w:tab/>
        </w:r>
        <w:r w:rsidRPr="673711E2">
          <w:rPr>
            <w:noProof/>
          </w:rPr>
          <w:fldChar w:fldCharType="begin"/>
        </w:r>
        <w:r w:rsidRPr="673711E2">
          <w:rPr>
            <w:noProof/>
          </w:rPr>
          <w:instrText xml:space="preserve"> PAGEREF _Toc228179955 \h </w:instrText>
        </w:r>
        <w:r w:rsidRPr="673711E2">
          <w:rPr>
            <w:noProof/>
          </w:rPr>
        </w:r>
        <w:r w:rsidRPr="673711E2">
          <w:rPr>
            <w:noProof/>
          </w:rPr>
          <w:fldChar w:fldCharType="separate"/>
        </w:r>
        <w:r w:rsidRPr="673711E2">
          <w:rPr>
            <w:noProof/>
          </w:rPr>
          <w:t>27</w:t>
        </w:r>
        <w:r w:rsidRPr="673711E2">
          <w:rPr>
            <w:noProof/>
          </w:rPr>
          <w:fldChar w:fldCharType="end"/>
        </w:r>
      </w:hyperlink>
    </w:p>
    <w:p w14:paraId="494F4A23" w14:textId="0A2B2C9F" w:rsidR="00D8672F" w:rsidRDefault="00D8672F" w:rsidP="673711E2">
      <w:pPr>
        <w:pStyle w:val="TOC3"/>
        <w:tabs>
          <w:tab w:val="left" w:pos="1440"/>
          <w:tab w:val="right" w:leader="dot" w:pos="8630"/>
        </w:tabs>
        <w:rPr>
          <w:noProof/>
        </w:rPr>
      </w:pPr>
      <w:hyperlink w:anchor="_Toc228179956">
        <w:r w:rsidRPr="673711E2">
          <w:rPr>
            <w:rStyle w:val="Hyperlink"/>
            <w:rFonts w:eastAsia="DengXian"/>
            <w:b/>
            <w:bCs/>
            <w:noProof/>
          </w:rPr>
          <w:t>2.13.2</w:t>
        </w:r>
        <w:r>
          <w:tab/>
        </w:r>
        <w:r w:rsidRPr="673711E2">
          <w:rPr>
            <w:rStyle w:val="Hyperlink"/>
            <w:rFonts w:eastAsia="DengXian"/>
            <w:b/>
            <w:bCs/>
            <w:noProof/>
          </w:rPr>
          <w:t>Accuracy Result</w:t>
        </w:r>
        <w:r>
          <w:tab/>
        </w:r>
        <w:r w:rsidRPr="673711E2">
          <w:rPr>
            <w:noProof/>
          </w:rPr>
          <w:fldChar w:fldCharType="begin"/>
        </w:r>
        <w:r w:rsidRPr="673711E2">
          <w:rPr>
            <w:noProof/>
          </w:rPr>
          <w:instrText xml:space="preserve"> PAGEREF _Toc228179956 \h </w:instrText>
        </w:r>
        <w:r w:rsidRPr="673711E2">
          <w:rPr>
            <w:noProof/>
          </w:rPr>
        </w:r>
        <w:r w:rsidRPr="673711E2">
          <w:rPr>
            <w:noProof/>
          </w:rPr>
          <w:fldChar w:fldCharType="separate"/>
        </w:r>
        <w:r w:rsidRPr="673711E2">
          <w:rPr>
            <w:noProof/>
          </w:rPr>
          <w:t>28</w:t>
        </w:r>
        <w:r w:rsidRPr="673711E2">
          <w:rPr>
            <w:noProof/>
          </w:rPr>
          <w:fldChar w:fldCharType="end"/>
        </w:r>
      </w:hyperlink>
    </w:p>
    <w:p w14:paraId="239E85F9" w14:textId="114DFDC7" w:rsidR="00D8672F" w:rsidRDefault="00D8672F" w:rsidP="673711E2">
      <w:pPr>
        <w:pStyle w:val="TOC3"/>
        <w:tabs>
          <w:tab w:val="left" w:pos="1440"/>
          <w:tab w:val="right" w:leader="dot" w:pos="8630"/>
        </w:tabs>
        <w:rPr>
          <w:noProof/>
        </w:rPr>
      </w:pPr>
      <w:hyperlink w:anchor="_Toc228179957">
        <w:r w:rsidRPr="673711E2">
          <w:rPr>
            <w:rStyle w:val="Hyperlink"/>
            <w:rFonts w:eastAsia="DengXian"/>
            <w:b/>
            <w:bCs/>
            <w:noProof/>
          </w:rPr>
          <w:t>2.13.3</w:t>
        </w:r>
        <w:r>
          <w:tab/>
        </w:r>
        <w:r w:rsidRPr="673711E2">
          <w:rPr>
            <w:rStyle w:val="Hyperlink"/>
            <w:rFonts w:eastAsia="DengXian"/>
            <w:b/>
            <w:bCs/>
            <w:noProof/>
          </w:rPr>
          <w:t>TurboQuant Quantized KV Cache Accuracy</w:t>
        </w:r>
        <w:r>
          <w:tab/>
        </w:r>
        <w:r w:rsidRPr="673711E2">
          <w:rPr>
            <w:noProof/>
          </w:rPr>
          <w:fldChar w:fldCharType="begin"/>
        </w:r>
        <w:r w:rsidRPr="673711E2">
          <w:rPr>
            <w:noProof/>
          </w:rPr>
          <w:instrText xml:space="preserve"> PAGEREF _Toc228179957 \h </w:instrText>
        </w:r>
        <w:r w:rsidRPr="673711E2">
          <w:rPr>
            <w:noProof/>
          </w:rPr>
        </w:r>
        <w:r w:rsidRPr="673711E2">
          <w:rPr>
            <w:noProof/>
          </w:rPr>
          <w:fldChar w:fldCharType="separate"/>
        </w:r>
        <w:r w:rsidRPr="673711E2">
          <w:rPr>
            <w:noProof/>
          </w:rPr>
          <w:t>29</w:t>
        </w:r>
        <w:r w:rsidRPr="673711E2">
          <w:rPr>
            <w:noProof/>
          </w:rPr>
          <w:fldChar w:fldCharType="end"/>
        </w:r>
      </w:hyperlink>
    </w:p>
    <w:p w14:paraId="478AC70C" w14:textId="36B8693B" w:rsidR="00D8672F" w:rsidRDefault="00D8672F" w:rsidP="673711E2">
      <w:pPr>
        <w:pStyle w:val="TOC3"/>
        <w:tabs>
          <w:tab w:val="right" w:leader="dot" w:pos="8630"/>
        </w:tabs>
        <w:rPr>
          <w:noProof/>
        </w:rPr>
      </w:pPr>
      <w:hyperlink w:anchor="_Toc228179958">
        <w:r w:rsidRPr="673711E2">
          <w:rPr>
            <w:rStyle w:val="Hyperlink"/>
            <w:b/>
            <w:bCs/>
            <w:noProof/>
          </w:rPr>
          <w:t>Qwen3-30B-A3B-Instruct-2507</w:t>
        </w:r>
        <w:r w:rsidRPr="673711E2">
          <w:rPr>
            <w:rStyle w:val="Hyperlink"/>
            <w:rFonts w:eastAsia="DengXian"/>
            <w:b/>
            <w:bCs/>
            <w:noProof/>
          </w:rPr>
          <w:t>-FP8</w:t>
        </w:r>
        <w:r>
          <w:tab/>
        </w:r>
        <w:r w:rsidRPr="673711E2">
          <w:rPr>
            <w:noProof/>
          </w:rPr>
          <w:fldChar w:fldCharType="begin"/>
        </w:r>
        <w:r w:rsidRPr="673711E2">
          <w:rPr>
            <w:noProof/>
          </w:rPr>
          <w:instrText xml:space="preserve"> PAGEREF _Toc228179958 \h </w:instrText>
        </w:r>
        <w:r w:rsidRPr="673711E2">
          <w:rPr>
            <w:noProof/>
          </w:rPr>
        </w:r>
        <w:r w:rsidRPr="673711E2">
          <w:rPr>
            <w:noProof/>
          </w:rPr>
          <w:fldChar w:fldCharType="separate"/>
        </w:r>
        <w:r w:rsidRPr="673711E2">
          <w:rPr>
            <w:noProof/>
          </w:rPr>
          <w:t>29</w:t>
        </w:r>
        <w:r w:rsidRPr="673711E2">
          <w:rPr>
            <w:noProof/>
          </w:rPr>
          <w:fldChar w:fldCharType="end"/>
        </w:r>
      </w:hyperlink>
    </w:p>
    <w:p w14:paraId="1423A4AB" w14:textId="1B99E39B" w:rsidR="00D8672F" w:rsidRDefault="00D8672F" w:rsidP="673711E2">
      <w:pPr>
        <w:pStyle w:val="TOC3"/>
        <w:tabs>
          <w:tab w:val="left" w:pos="960"/>
          <w:tab w:val="right" w:leader="dot" w:pos="8630"/>
        </w:tabs>
        <w:rPr>
          <w:noProof/>
        </w:rPr>
      </w:pPr>
      <w:hyperlink w:anchor="_Toc228179959">
        <w:r w:rsidRPr="673711E2">
          <w:rPr>
            <w:rStyle w:val="Hyperlink"/>
            <w:rFonts w:eastAsia="DengXian"/>
            <w:b/>
            <w:bCs/>
            <w:noProof/>
          </w:rPr>
          <w:t>3</w:t>
        </w:r>
        <w:r>
          <w:tab/>
        </w:r>
        <w:r w:rsidRPr="673711E2">
          <w:rPr>
            <w:rStyle w:val="Hyperlink"/>
            <w:b/>
            <w:bCs/>
            <w:noProof/>
          </w:rPr>
          <w:t>Other model recipes</w:t>
        </w:r>
        <w:r>
          <w:tab/>
        </w:r>
        <w:r w:rsidRPr="673711E2">
          <w:rPr>
            <w:noProof/>
          </w:rPr>
          <w:fldChar w:fldCharType="begin"/>
        </w:r>
        <w:r w:rsidRPr="673711E2">
          <w:rPr>
            <w:noProof/>
          </w:rPr>
          <w:instrText xml:space="preserve"> PAGEREF _Toc228179959 \h </w:instrText>
        </w:r>
        <w:r w:rsidRPr="673711E2">
          <w:rPr>
            <w:noProof/>
          </w:rPr>
        </w:r>
        <w:r w:rsidRPr="673711E2">
          <w:rPr>
            <w:noProof/>
          </w:rPr>
          <w:fldChar w:fldCharType="separate"/>
        </w:r>
        <w:r w:rsidRPr="673711E2">
          <w:rPr>
            <w:noProof/>
          </w:rPr>
          <w:t>29</w:t>
        </w:r>
        <w:r w:rsidRPr="673711E2">
          <w:rPr>
            <w:noProof/>
          </w:rPr>
          <w:fldChar w:fldCharType="end"/>
        </w:r>
      </w:hyperlink>
    </w:p>
    <w:p w14:paraId="3DCE22B0" w14:textId="75B897AF" w:rsidR="00D8672F" w:rsidRDefault="00D8672F" w:rsidP="673711E2">
      <w:pPr>
        <w:pStyle w:val="TOC3"/>
        <w:tabs>
          <w:tab w:val="left" w:pos="1200"/>
          <w:tab w:val="right" w:leader="dot" w:pos="8630"/>
        </w:tabs>
        <w:rPr>
          <w:noProof/>
        </w:rPr>
      </w:pPr>
      <w:hyperlink w:anchor="_Toc228179960">
        <w:r w:rsidRPr="673711E2">
          <w:rPr>
            <w:rStyle w:val="Hyperlink"/>
            <w:b/>
            <w:bCs/>
            <w:noProof/>
          </w:rPr>
          <w:t>3.1</w:t>
        </w:r>
        <w:r>
          <w:tab/>
        </w:r>
        <w:r w:rsidRPr="673711E2">
          <w:rPr>
            <w:rStyle w:val="Hyperlink"/>
            <w:b/>
            <w:bCs/>
            <w:noProof/>
          </w:rPr>
          <w:t>GPT-OSS 20B</w:t>
        </w:r>
        <w:r>
          <w:tab/>
        </w:r>
        <w:r w:rsidRPr="673711E2">
          <w:rPr>
            <w:noProof/>
          </w:rPr>
          <w:fldChar w:fldCharType="begin"/>
        </w:r>
        <w:r w:rsidRPr="673711E2">
          <w:rPr>
            <w:noProof/>
          </w:rPr>
          <w:instrText xml:space="preserve"> PAGEREF _Toc228179960 \h </w:instrText>
        </w:r>
        <w:r w:rsidRPr="673711E2">
          <w:rPr>
            <w:noProof/>
          </w:rPr>
        </w:r>
        <w:r w:rsidRPr="673711E2">
          <w:rPr>
            <w:noProof/>
          </w:rPr>
          <w:fldChar w:fldCharType="separate"/>
        </w:r>
        <w:r w:rsidRPr="673711E2">
          <w:rPr>
            <w:noProof/>
          </w:rPr>
          <w:t>29</w:t>
        </w:r>
        <w:r w:rsidRPr="673711E2">
          <w:rPr>
            <w:noProof/>
          </w:rPr>
          <w:fldChar w:fldCharType="end"/>
        </w:r>
      </w:hyperlink>
    </w:p>
    <w:p w14:paraId="46266630" w14:textId="270B01E8" w:rsidR="00D8672F" w:rsidRDefault="00D8672F" w:rsidP="673711E2">
      <w:pPr>
        <w:pStyle w:val="TOC3"/>
        <w:tabs>
          <w:tab w:val="left" w:pos="1440"/>
          <w:tab w:val="right" w:leader="dot" w:pos="8630"/>
        </w:tabs>
        <w:rPr>
          <w:noProof/>
        </w:rPr>
      </w:pPr>
      <w:hyperlink w:anchor="_Toc228179961">
        <w:r w:rsidRPr="673711E2">
          <w:rPr>
            <w:rStyle w:val="Hyperlink"/>
            <w:b/>
            <w:bCs/>
            <w:noProof/>
          </w:rPr>
          <w:t>3.1.1</w:t>
        </w:r>
        <w:r>
          <w:tab/>
        </w:r>
        <w:r w:rsidRPr="673711E2">
          <w:rPr>
            <w:rStyle w:val="Hyperlink"/>
            <w:b/>
            <w:bCs/>
            <w:noProof/>
          </w:rPr>
          <w:t>INT4 recipe</w:t>
        </w:r>
        <w:r>
          <w:tab/>
        </w:r>
        <w:r w:rsidRPr="673711E2">
          <w:rPr>
            <w:noProof/>
          </w:rPr>
          <w:fldChar w:fldCharType="begin"/>
        </w:r>
        <w:r w:rsidRPr="673711E2">
          <w:rPr>
            <w:noProof/>
          </w:rPr>
          <w:instrText xml:space="preserve"> PAGEREF _Toc228179961 \h </w:instrText>
        </w:r>
        <w:r w:rsidRPr="673711E2">
          <w:rPr>
            <w:noProof/>
          </w:rPr>
        </w:r>
        <w:r w:rsidRPr="673711E2">
          <w:rPr>
            <w:noProof/>
          </w:rPr>
          <w:fldChar w:fldCharType="separate"/>
        </w:r>
        <w:r w:rsidRPr="673711E2">
          <w:rPr>
            <w:noProof/>
          </w:rPr>
          <w:t>29</w:t>
        </w:r>
        <w:r w:rsidRPr="673711E2">
          <w:rPr>
            <w:noProof/>
          </w:rPr>
          <w:fldChar w:fldCharType="end"/>
        </w:r>
      </w:hyperlink>
    </w:p>
    <w:p w14:paraId="70F5E50E" w14:textId="1135DCD4" w:rsidR="00D8672F" w:rsidRDefault="00D8672F" w:rsidP="673711E2">
      <w:pPr>
        <w:pStyle w:val="TOC3"/>
        <w:tabs>
          <w:tab w:val="left" w:pos="1440"/>
          <w:tab w:val="right" w:leader="dot" w:pos="8630"/>
        </w:tabs>
        <w:rPr>
          <w:noProof/>
        </w:rPr>
      </w:pPr>
      <w:hyperlink w:anchor="_Toc228179962">
        <w:r w:rsidRPr="673711E2">
          <w:rPr>
            <w:rStyle w:val="Hyperlink"/>
            <w:b/>
            <w:bCs/>
            <w:noProof/>
          </w:rPr>
          <w:t>3.1.2</w:t>
        </w:r>
        <w:r>
          <w:tab/>
        </w:r>
        <w:r w:rsidRPr="673711E2">
          <w:rPr>
            <w:rStyle w:val="Hyperlink"/>
            <w:b/>
            <w:bCs/>
            <w:noProof/>
          </w:rPr>
          <w:t>Accuracy result</w:t>
        </w:r>
        <w:r>
          <w:tab/>
        </w:r>
        <w:r w:rsidRPr="673711E2">
          <w:rPr>
            <w:noProof/>
          </w:rPr>
          <w:fldChar w:fldCharType="begin"/>
        </w:r>
        <w:r w:rsidRPr="673711E2">
          <w:rPr>
            <w:noProof/>
          </w:rPr>
          <w:instrText xml:space="preserve"> PAGEREF _Toc228179962 \h </w:instrText>
        </w:r>
        <w:r w:rsidRPr="673711E2">
          <w:rPr>
            <w:noProof/>
          </w:rPr>
        </w:r>
        <w:r w:rsidRPr="673711E2">
          <w:rPr>
            <w:noProof/>
          </w:rPr>
          <w:fldChar w:fldCharType="separate"/>
        </w:r>
        <w:r w:rsidRPr="673711E2">
          <w:rPr>
            <w:noProof/>
          </w:rPr>
          <w:t>29</w:t>
        </w:r>
        <w:r w:rsidRPr="673711E2">
          <w:rPr>
            <w:noProof/>
          </w:rPr>
          <w:fldChar w:fldCharType="end"/>
        </w:r>
      </w:hyperlink>
    </w:p>
    <w:p w14:paraId="2ACE3A63" w14:textId="7ED2C72F" w:rsidR="00D8672F" w:rsidRDefault="00D8672F" w:rsidP="673711E2">
      <w:pPr>
        <w:pStyle w:val="TOC3"/>
        <w:tabs>
          <w:tab w:val="left" w:pos="1200"/>
          <w:tab w:val="right" w:leader="dot" w:pos="8630"/>
        </w:tabs>
        <w:rPr>
          <w:noProof/>
        </w:rPr>
      </w:pPr>
      <w:hyperlink w:anchor="_Toc228179963">
        <w:r w:rsidRPr="673711E2">
          <w:rPr>
            <w:rStyle w:val="Hyperlink"/>
            <w:b/>
            <w:bCs/>
            <w:noProof/>
          </w:rPr>
          <w:t>3.2</w:t>
        </w:r>
        <w:r>
          <w:tab/>
        </w:r>
        <w:r w:rsidRPr="673711E2">
          <w:rPr>
            <w:rStyle w:val="Hyperlink"/>
            <w:b/>
            <w:bCs/>
            <w:noProof/>
          </w:rPr>
          <w:t>GPT-OSS 120B</w:t>
        </w:r>
        <w:r>
          <w:tab/>
        </w:r>
        <w:r w:rsidRPr="673711E2">
          <w:rPr>
            <w:noProof/>
          </w:rPr>
          <w:fldChar w:fldCharType="begin"/>
        </w:r>
        <w:r w:rsidRPr="673711E2">
          <w:rPr>
            <w:noProof/>
          </w:rPr>
          <w:instrText xml:space="preserve"> PAGEREF _Toc228179963 \h </w:instrText>
        </w:r>
        <w:r w:rsidRPr="673711E2">
          <w:rPr>
            <w:noProof/>
          </w:rPr>
        </w:r>
        <w:r w:rsidRPr="673711E2">
          <w:rPr>
            <w:noProof/>
          </w:rPr>
          <w:fldChar w:fldCharType="separate"/>
        </w:r>
        <w:r w:rsidRPr="673711E2">
          <w:rPr>
            <w:noProof/>
          </w:rPr>
          <w:t>30</w:t>
        </w:r>
        <w:r w:rsidRPr="673711E2">
          <w:rPr>
            <w:noProof/>
          </w:rPr>
          <w:fldChar w:fldCharType="end"/>
        </w:r>
      </w:hyperlink>
    </w:p>
    <w:p w14:paraId="6263A251" w14:textId="131D428B" w:rsidR="00D8672F" w:rsidRDefault="00D8672F" w:rsidP="673711E2">
      <w:pPr>
        <w:pStyle w:val="TOC3"/>
        <w:tabs>
          <w:tab w:val="left" w:pos="1440"/>
          <w:tab w:val="right" w:leader="dot" w:pos="8630"/>
        </w:tabs>
        <w:rPr>
          <w:noProof/>
        </w:rPr>
      </w:pPr>
      <w:hyperlink w:anchor="_Toc228179964">
        <w:r w:rsidRPr="673711E2">
          <w:rPr>
            <w:rStyle w:val="Hyperlink"/>
            <w:b/>
            <w:bCs/>
            <w:noProof/>
          </w:rPr>
          <w:t>3.2.1</w:t>
        </w:r>
        <w:r>
          <w:tab/>
        </w:r>
        <w:r w:rsidRPr="673711E2">
          <w:rPr>
            <w:rStyle w:val="Hyperlink"/>
            <w:b/>
            <w:bCs/>
            <w:noProof/>
          </w:rPr>
          <w:t>INT4 recipe</w:t>
        </w:r>
        <w:r>
          <w:tab/>
        </w:r>
        <w:r w:rsidRPr="673711E2">
          <w:rPr>
            <w:noProof/>
          </w:rPr>
          <w:fldChar w:fldCharType="begin"/>
        </w:r>
        <w:r w:rsidRPr="673711E2">
          <w:rPr>
            <w:noProof/>
          </w:rPr>
          <w:instrText xml:space="preserve"> PAGEREF _Toc228179964 \h </w:instrText>
        </w:r>
        <w:r w:rsidRPr="673711E2">
          <w:rPr>
            <w:noProof/>
          </w:rPr>
        </w:r>
        <w:r w:rsidRPr="673711E2">
          <w:rPr>
            <w:noProof/>
          </w:rPr>
          <w:fldChar w:fldCharType="separate"/>
        </w:r>
        <w:r w:rsidRPr="673711E2">
          <w:rPr>
            <w:noProof/>
          </w:rPr>
          <w:t>30</w:t>
        </w:r>
        <w:r w:rsidRPr="673711E2">
          <w:rPr>
            <w:noProof/>
          </w:rPr>
          <w:fldChar w:fldCharType="end"/>
        </w:r>
      </w:hyperlink>
    </w:p>
    <w:p w14:paraId="31FB7D64" w14:textId="4DC0553A" w:rsidR="00D8672F" w:rsidRDefault="00D8672F" w:rsidP="673711E2">
      <w:pPr>
        <w:pStyle w:val="TOC3"/>
        <w:tabs>
          <w:tab w:val="left" w:pos="1440"/>
          <w:tab w:val="right" w:leader="dot" w:pos="8630"/>
        </w:tabs>
        <w:rPr>
          <w:noProof/>
        </w:rPr>
      </w:pPr>
      <w:hyperlink w:anchor="_Toc228179965">
        <w:r w:rsidRPr="673711E2">
          <w:rPr>
            <w:rStyle w:val="Hyperlink"/>
            <w:b/>
            <w:bCs/>
            <w:noProof/>
          </w:rPr>
          <w:t>3.2.2</w:t>
        </w:r>
        <w:r>
          <w:tab/>
        </w:r>
        <w:r w:rsidRPr="673711E2">
          <w:rPr>
            <w:rStyle w:val="Hyperlink"/>
            <w:b/>
            <w:bCs/>
            <w:noProof/>
          </w:rPr>
          <w:t>Accuracy result</w:t>
        </w:r>
        <w:r>
          <w:tab/>
        </w:r>
        <w:r w:rsidRPr="673711E2">
          <w:rPr>
            <w:noProof/>
          </w:rPr>
          <w:fldChar w:fldCharType="begin"/>
        </w:r>
        <w:r w:rsidRPr="673711E2">
          <w:rPr>
            <w:noProof/>
          </w:rPr>
          <w:instrText xml:space="preserve"> PAGEREF _Toc228179965 \h </w:instrText>
        </w:r>
        <w:r w:rsidRPr="673711E2">
          <w:rPr>
            <w:noProof/>
          </w:rPr>
        </w:r>
        <w:r w:rsidRPr="673711E2">
          <w:rPr>
            <w:noProof/>
          </w:rPr>
          <w:fldChar w:fldCharType="separate"/>
        </w:r>
        <w:r w:rsidRPr="673711E2">
          <w:rPr>
            <w:noProof/>
          </w:rPr>
          <w:t>30</w:t>
        </w:r>
        <w:r w:rsidRPr="673711E2">
          <w:rPr>
            <w:noProof/>
          </w:rPr>
          <w:fldChar w:fldCharType="end"/>
        </w:r>
      </w:hyperlink>
    </w:p>
    <w:p w14:paraId="72DA349A" w14:textId="1B50CF2A" w:rsidR="00D8672F" w:rsidRDefault="00D8672F" w:rsidP="673711E2">
      <w:pPr>
        <w:pStyle w:val="TOC3"/>
        <w:tabs>
          <w:tab w:val="left" w:pos="1200"/>
          <w:tab w:val="right" w:leader="dot" w:pos="8630"/>
        </w:tabs>
        <w:rPr>
          <w:noProof/>
        </w:rPr>
      </w:pPr>
      <w:hyperlink w:anchor="_Toc228179966">
        <w:r w:rsidRPr="673711E2">
          <w:rPr>
            <w:rStyle w:val="Hyperlink"/>
            <w:b/>
            <w:bCs/>
            <w:noProof/>
          </w:rPr>
          <w:t>3.3</w:t>
        </w:r>
        <w:r>
          <w:tab/>
        </w:r>
        <w:r w:rsidRPr="673711E2">
          <w:rPr>
            <w:rStyle w:val="Hyperlink"/>
            <w:b/>
            <w:bCs/>
            <w:noProof/>
          </w:rPr>
          <w:t>Llama 3.1 405B</w:t>
        </w:r>
        <w:r>
          <w:tab/>
        </w:r>
        <w:r w:rsidRPr="673711E2">
          <w:rPr>
            <w:noProof/>
          </w:rPr>
          <w:fldChar w:fldCharType="begin"/>
        </w:r>
        <w:r w:rsidRPr="673711E2">
          <w:rPr>
            <w:noProof/>
          </w:rPr>
          <w:instrText xml:space="preserve"> PAGEREF _Toc228179966 \h </w:instrText>
        </w:r>
        <w:r w:rsidRPr="673711E2">
          <w:rPr>
            <w:noProof/>
          </w:rPr>
        </w:r>
        <w:r w:rsidRPr="673711E2">
          <w:rPr>
            <w:noProof/>
          </w:rPr>
          <w:fldChar w:fldCharType="separate"/>
        </w:r>
        <w:r w:rsidRPr="673711E2">
          <w:rPr>
            <w:noProof/>
          </w:rPr>
          <w:t>30</w:t>
        </w:r>
        <w:r w:rsidRPr="673711E2">
          <w:rPr>
            <w:noProof/>
          </w:rPr>
          <w:fldChar w:fldCharType="end"/>
        </w:r>
      </w:hyperlink>
    </w:p>
    <w:p w14:paraId="4E0CAC19" w14:textId="4E67D236" w:rsidR="00D8672F" w:rsidRDefault="00D8672F" w:rsidP="673711E2">
      <w:pPr>
        <w:pStyle w:val="TOC4"/>
        <w:tabs>
          <w:tab w:val="left" w:pos="1680"/>
          <w:tab w:val="right" w:leader="dot" w:pos="8630"/>
        </w:tabs>
        <w:rPr>
          <w:noProof/>
        </w:rPr>
      </w:pPr>
      <w:hyperlink w:anchor="_Toc228179967">
        <w:r w:rsidRPr="673711E2">
          <w:rPr>
            <w:rStyle w:val="Hyperlink"/>
            <w:b/>
            <w:bCs/>
            <w:noProof/>
          </w:rPr>
          <w:t>3.3.1</w:t>
        </w:r>
        <w:r>
          <w:tab/>
        </w:r>
        <w:r w:rsidRPr="673711E2">
          <w:rPr>
            <w:rStyle w:val="Hyperlink"/>
            <w:b/>
            <w:bCs/>
            <w:noProof/>
          </w:rPr>
          <w:t>MXFP8 recipe</w:t>
        </w:r>
        <w:r>
          <w:tab/>
        </w:r>
        <w:r w:rsidRPr="673711E2">
          <w:rPr>
            <w:noProof/>
          </w:rPr>
          <w:fldChar w:fldCharType="begin"/>
        </w:r>
        <w:r w:rsidRPr="673711E2">
          <w:rPr>
            <w:noProof/>
          </w:rPr>
          <w:instrText xml:space="preserve"> PAGEREF _Toc228179967 \h </w:instrText>
        </w:r>
        <w:r w:rsidRPr="673711E2">
          <w:rPr>
            <w:noProof/>
          </w:rPr>
        </w:r>
        <w:r w:rsidRPr="673711E2">
          <w:rPr>
            <w:noProof/>
          </w:rPr>
          <w:fldChar w:fldCharType="separate"/>
        </w:r>
        <w:r w:rsidRPr="673711E2">
          <w:rPr>
            <w:noProof/>
          </w:rPr>
          <w:t>30</w:t>
        </w:r>
        <w:r w:rsidRPr="673711E2">
          <w:rPr>
            <w:noProof/>
          </w:rPr>
          <w:fldChar w:fldCharType="end"/>
        </w:r>
      </w:hyperlink>
    </w:p>
    <w:p w14:paraId="691AA3DA" w14:textId="711388EA" w:rsidR="00D8672F" w:rsidRDefault="00D8672F" w:rsidP="673711E2">
      <w:pPr>
        <w:pStyle w:val="TOC4"/>
        <w:tabs>
          <w:tab w:val="left" w:pos="1680"/>
          <w:tab w:val="right" w:leader="dot" w:pos="8630"/>
        </w:tabs>
        <w:rPr>
          <w:noProof/>
        </w:rPr>
      </w:pPr>
      <w:hyperlink w:anchor="_Toc228179968">
        <w:r w:rsidRPr="673711E2">
          <w:rPr>
            <w:rStyle w:val="Hyperlink"/>
            <w:b/>
            <w:bCs/>
            <w:noProof/>
          </w:rPr>
          <w:t>3.3.2</w:t>
        </w:r>
        <w:r>
          <w:tab/>
        </w:r>
        <w:r w:rsidRPr="673711E2">
          <w:rPr>
            <w:rStyle w:val="Hyperlink"/>
            <w:b/>
            <w:bCs/>
            <w:noProof/>
          </w:rPr>
          <w:t>Accuracy Result</w:t>
        </w:r>
        <w:r>
          <w:tab/>
        </w:r>
        <w:r w:rsidRPr="673711E2">
          <w:rPr>
            <w:noProof/>
          </w:rPr>
          <w:fldChar w:fldCharType="begin"/>
        </w:r>
        <w:r w:rsidRPr="673711E2">
          <w:rPr>
            <w:noProof/>
          </w:rPr>
          <w:instrText xml:space="preserve"> PAGEREF _Toc228179968 \h </w:instrText>
        </w:r>
        <w:r w:rsidRPr="673711E2">
          <w:rPr>
            <w:noProof/>
          </w:rPr>
        </w:r>
        <w:r w:rsidRPr="673711E2">
          <w:rPr>
            <w:noProof/>
          </w:rPr>
          <w:fldChar w:fldCharType="separate"/>
        </w:r>
        <w:r w:rsidRPr="673711E2">
          <w:rPr>
            <w:noProof/>
          </w:rPr>
          <w:t>31</w:t>
        </w:r>
        <w:r w:rsidRPr="673711E2">
          <w:rPr>
            <w:noProof/>
          </w:rPr>
          <w:fldChar w:fldCharType="end"/>
        </w:r>
      </w:hyperlink>
    </w:p>
    <w:p w14:paraId="280C229E" w14:textId="48816D5E" w:rsidR="00D8672F" w:rsidRDefault="00D8672F" w:rsidP="673711E2">
      <w:pPr>
        <w:pStyle w:val="TOC3"/>
        <w:tabs>
          <w:tab w:val="left" w:pos="1200"/>
          <w:tab w:val="right" w:leader="dot" w:pos="8630"/>
        </w:tabs>
        <w:rPr>
          <w:noProof/>
        </w:rPr>
      </w:pPr>
      <w:hyperlink w:anchor="_Toc228179969">
        <w:r w:rsidRPr="673711E2">
          <w:rPr>
            <w:rStyle w:val="Hyperlink"/>
            <w:b/>
            <w:bCs/>
            <w:noProof/>
          </w:rPr>
          <w:t>3.4</w:t>
        </w:r>
        <w:r>
          <w:tab/>
        </w:r>
        <w:r w:rsidRPr="673711E2">
          <w:rPr>
            <w:rStyle w:val="Hyperlink"/>
            <w:b/>
            <w:bCs/>
            <w:noProof/>
          </w:rPr>
          <w:t>Wan2.2-T2V-A14B</w:t>
        </w:r>
        <w:r>
          <w:tab/>
        </w:r>
        <w:r w:rsidRPr="673711E2">
          <w:rPr>
            <w:noProof/>
          </w:rPr>
          <w:fldChar w:fldCharType="begin"/>
        </w:r>
        <w:r w:rsidRPr="673711E2">
          <w:rPr>
            <w:noProof/>
          </w:rPr>
          <w:instrText xml:space="preserve"> PAGEREF _Toc228179969 \h </w:instrText>
        </w:r>
        <w:r w:rsidRPr="673711E2">
          <w:rPr>
            <w:noProof/>
          </w:rPr>
        </w:r>
        <w:r w:rsidRPr="673711E2">
          <w:rPr>
            <w:noProof/>
          </w:rPr>
          <w:fldChar w:fldCharType="separate"/>
        </w:r>
        <w:r w:rsidRPr="673711E2">
          <w:rPr>
            <w:noProof/>
          </w:rPr>
          <w:t>31</w:t>
        </w:r>
        <w:r w:rsidRPr="673711E2">
          <w:rPr>
            <w:noProof/>
          </w:rPr>
          <w:fldChar w:fldCharType="end"/>
        </w:r>
      </w:hyperlink>
    </w:p>
    <w:p w14:paraId="744972D5" w14:textId="3F6DDC06" w:rsidR="00D8672F" w:rsidRDefault="00D8672F" w:rsidP="673711E2">
      <w:pPr>
        <w:pStyle w:val="TOC4"/>
        <w:tabs>
          <w:tab w:val="left" w:pos="1680"/>
          <w:tab w:val="right" w:leader="dot" w:pos="8630"/>
        </w:tabs>
        <w:rPr>
          <w:noProof/>
        </w:rPr>
      </w:pPr>
      <w:hyperlink w:anchor="_Toc228179970">
        <w:r w:rsidRPr="673711E2">
          <w:rPr>
            <w:rStyle w:val="Hyperlink"/>
            <w:b/>
            <w:bCs/>
            <w:noProof/>
          </w:rPr>
          <w:t>3.4.1</w:t>
        </w:r>
        <w:r>
          <w:tab/>
        </w:r>
        <w:r w:rsidRPr="673711E2">
          <w:rPr>
            <w:rStyle w:val="Hyperlink"/>
            <w:b/>
            <w:bCs/>
            <w:noProof/>
          </w:rPr>
          <w:t>FP8 recipe</w:t>
        </w:r>
        <w:r>
          <w:tab/>
        </w:r>
        <w:r w:rsidRPr="673711E2">
          <w:rPr>
            <w:noProof/>
          </w:rPr>
          <w:fldChar w:fldCharType="begin"/>
        </w:r>
        <w:r w:rsidRPr="673711E2">
          <w:rPr>
            <w:noProof/>
          </w:rPr>
          <w:instrText xml:space="preserve"> PAGEREF _Toc228179970 \h </w:instrText>
        </w:r>
        <w:r w:rsidRPr="673711E2">
          <w:rPr>
            <w:noProof/>
          </w:rPr>
        </w:r>
        <w:r w:rsidRPr="673711E2">
          <w:rPr>
            <w:noProof/>
          </w:rPr>
          <w:fldChar w:fldCharType="separate"/>
        </w:r>
        <w:r w:rsidRPr="673711E2">
          <w:rPr>
            <w:noProof/>
          </w:rPr>
          <w:t>31</w:t>
        </w:r>
        <w:r w:rsidRPr="673711E2">
          <w:rPr>
            <w:noProof/>
          </w:rPr>
          <w:fldChar w:fldCharType="end"/>
        </w:r>
      </w:hyperlink>
    </w:p>
    <w:p w14:paraId="58B78893" w14:textId="07E65A39" w:rsidR="00D8672F" w:rsidRDefault="00D8672F" w:rsidP="673711E2">
      <w:pPr>
        <w:pStyle w:val="TOC4"/>
        <w:tabs>
          <w:tab w:val="left" w:pos="1680"/>
          <w:tab w:val="right" w:leader="dot" w:pos="8630"/>
        </w:tabs>
        <w:rPr>
          <w:noProof/>
        </w:rPr>
      </w:pPr>
      <w:hyperlink w:anchor="_Toc228179971">
        <w:r w:rsidRPr="673711E2">
          <w:rPr>
            <w:rStyle w:val="Hyperlink"/>
            <w:b/>
            <w:bCs/>
            <w:noProof/>
          </w:rPr>
          <w:t>3.4.2</w:t>
        </w:r>
        <w:r>
          <w:tab/>
        </w:r>
        <w:r w:rsidRPr="673711E2">
          <w:rPr>
            <w:rStyle w:val="Hyperlink"/>
            <w:b/>
            <w:bCs/>
            <w:noProof/>
          </w:rPr>
          <w:t>MXFP8 recipe</w:t>
        </w:r>
        <w:r>
          <w:tab/>
        </w:r>
        <w:r w:rsidRPr="673711E2">
          <w:rPr>
            <w:noProof/>
          </w:rPr>
          <w:fldChar w:fldCharType="begin"/>
        </w:r>
        <w:r w:rsidRPr="673711E2">
          <w:rPr>
            <w:noProof/>
          </w:rPr>
          <w:instrText xml:space="preserve"> PAGEREF _Toc228179971 \h </w:instrText>
        </w:r>
        <w:r w:rsidRPr="673711E2">
          <w:rPr>
            <w:noProof/>
          </w:rPr>
        </w:r>
        <w:r w:rsidRPr="673711E2">
          <w:rPr>
            <w:noProof/>
          </w:rPr>
          <w:fldChar w:fldCharType="separate"/>
        </w:r>
        <w:r w:rsidRPr="673711E2">
          <w:rPr>
            <w:noProof/>
          </w:rPr>
          <w:t>32</w:t>
        </w:r>
        <w:r w:rsidRPr="673711E2">
          <w:rPr>
            <w:noProof/>
          </w:rPr>
          <w:fldChar w:fldCharType="end"/>
        </w:r>
      </w:hyperlink>
    </w:p>
    <w:p w14:paraId="017860F7" w14:textId="03370DC9" w:rsidR="00D8672F" w:rsidRDefault="00D8672F" w:rsidP="673711E2">
      <w:pPr>
        <w:pStyle w:val="TOC4"/>
        <w:tabs>
          <w:tab w:val="left" w:pos="1680"/>
          <w:tab w:val="right" w:leader="dot" w:pos="8630"/>
        </w:tabs>
        <w:rPr>
          <w:noProof/>
        </w:rPr>
      </w:pPr>
      <w:hyperlink w:anchor="_Toc228179972">
        <w:r w:rsidRPr="673711E2">
          <w:rPr>
            <w:rStyle w:val="Hyperlink"/>
            <w:b/>
            <w:bCs/>
            <w:noProof/>
          </w:rPr>
          <w:t>3.4.3</w:t>
        </w:r>
        <w:r>
          <w:tab/>
        </w:r>
        <w:r w:rsidRPr="673711E2">
          <w:rPr>
            <w:rStyle w:val="Hyperlink"/>
            <w:b/>
            <w:bCs/>
            <w:noProof/>
          </w:rPr>
          <w:t>Accuracy result</w:t>
        </w:r>
        <w:r>
          <w:tab/>
        </w:r>
        <w:r w:rsidRPr="673711E2">
          <w:rPr>
            <w:noProof/>
          </w:rPr>
          <w:fldChar w:fldCharType="begin"/>
        </w:r>
        <w:r w:rsidRPr="673711E2">
          <w:rPr>
            <w:noProof/>
          </w:rPr>
          <w:instrText xml:space="preserve"> PAGEREF _Toc228179972 \h </w:instrText>
        </w:r>
        <w:r w:rsidRPr="673711E2">
          <w:rPr>
            <w:noProof/>
          </w:rPr>
        </w:r>
        <w:r w:rsidRPr="673711E2">
          <w:rPr>
            <w:noProof/>
          </w:rPr>
          <w:fldChar w:fldCharType="separate"/>
        </w:r>
        <w:r w:rsidRPr="673711E2">
          <w:rPr>
            <w:noProof/>
          </w:rPr>
          <w:t>32</w:t>
        </w:r>
        <w:r w:rsidRPr="673711E2">
          <w:rPr>
            <w:noProof/>
          </w:rPr>
          <w:fldChar w:fldCharType="end"/>
        </w:r>
      </w:hyperlink>
    </w:p>
    <w:p w14:paraId="2E1D1C91" w14:textId="31CC22E6" w:rsidR="00D8672F" w:rsidRDefault="00D8672F" w:rsidP="673711E2">
      <w:pPr>
        <w:pStyle w:val="TOC3"/>
        <w:tabs>
          <w:tab w:val="left" w:pos="1200"/>
          <w:tab w:val="right" w:leader="dot" w:pos="8630"/>
        </w:tabs>
        <w:rPr>
          <w:noProof/>
        </w:rPr>
      </w:pPr>
      <w:hyperlink w:anchor="_Toc228179973">
        <w:r w:rsidRPr="673711E2">
          <w:rPr>
            <w:rStyle w:val="Hyperlink"/>
            <w:b/>
            <w:bCs/>
            <w:noProof/>
          </w:rPr>
          <w:t>3.5</w:t>
        </w:r>
        <w:r>
          <w:tab/>
        </w:r>
        <w:r w:rsidRPr="673711E2">
          <w:rPr>
            <w:rStyle w:val="Hyperlink"/>
            <w:b/>
            <w:bCs/>
            <w:noProof/>
          </w:rPr>
          <w:t>Wan2.2-</w:t>
        </w:r>
        <w:r w:rsidRPr="673711E2">
          <w:rPr>
            <w:rStyle w:val="Hyperlink"/>
            <w:rFonts w:eastAsia="DengXian"/>
            <w:b/>
            <w:bCs/>
            <w:noProof/>
          </w:rPr>
          <w:t>S</w:t>
        </w:r>
        <w:r w:rsidRPr="673711E2">
          <w:rPr>
            <w:rStyle w:val="Hyperlink"/>
            <w:b/>
            <w:bCs/>
            <w:noProof/>
          </w:rPr>
          <w:t>2V-A14B</w:t>
        </w:r>
        <w:r>
          <w:tab/>
        </w:r>
        <w:r w:rsidRPr="673711E2">
          <w:rPr>
            <w:noProof/>
          </w:rPr>
          <w:fldChar w:fldCharType="begin"/>
        </w:r>
        <w:r w:rsidRPr="673711E2">
          <w:rPr>
            <w:noProof/>
          </w:rPr>
          <w:instrText xml:space="preserve"> PAGEREF _Toc228179973 \h </w:instrText>
        </w:r>
        <w:r w:rsidRPr="673711E2">
          <w:rPr>
            <w:noProof/>
          </w:rPr>
        </w:r>
        <w:r w:rsidRPr="673711E2">
          <w:rPr>
            <w:noProof/>
          </w:rPr>
          <w:fldChar w:fldCharType="separate"/>
        </w:r>
        <w:r w:rsidRPr="673711E2">
          <w:rPr>
            <w:noProof/>
          </w:rPr>
          <w:t>32</w:t>
        </w:r>
        <w:r w:rsidRPr="673711E2">
          <w:rPr>
            <w:noProof/>
          </w:rPr>
          <w:fldChar w:fldCharType="end"/>
        </w:r>
      </w:hyperlink>
    </w:p>
    <w:p w14:paraId="4662E608" w14:textId="2D85156F" w:rsidR="00D8672F" w:rsidRDefault="00D8672F" w:rsidP="673711E2">
      <w:pPr>
        <w:pStyle w:val="TOC4"/>
        <w:tabs>
          <w:tab w:val="left" w:pos="1680"/>
          <w:tab w:val="right" w:leader="dot" w:pos="8630"/>
        </w:tabs>
        <w:rPr>
          <w:noProof/>
        </w:rPr>
      </w:pPr>
      <w:hyperlink w:anchor="_Toc228179974">
        <w:r w:rsidRPr="673711E2">
          <w:rPr>
            <w:rStyle w:val="Hyperlink"/>
            <w:b/>
            <w:bCs/>
            <w:noProof/>
          </w:rPr>
          <w:t>3.5.1</w:t>
        </w:r>
        <w:r>
          <w:tab/>
        </w:r>
        <w:r w:rsidRPr="673711E2">
          <w:rPr>
            <w:rStyle w:val="Hyperlink"/>
            <w:b/>
            <w:bCs/>
            <w:noProof/>
          </w:rPr>
          <w:t>FP8 recipe</w:t>
        </w:r>
        <w:r>
          <w:tab/>
        </w:r>
        <w:r w:rsidRPr="673711E2">
          <w:rPr>
            <w:noProof/>
          </w:rPr>
          <w:fldChar w:fldCharType="begin"/>
        </w:r>
        <w:r w:rsidRPr="673711E2">
          <w:rPr>
            <w:noProof/>
          </w:rPr>
          <w:instrText xml:space="preserve"> PAGEREF _Toc228179974 \h </w:instrText>
        </w:r>
        <w:r w:rsidRPr="673711E2">
          <w:rPr>
            <w:noProof/>
          </w:rPr>
        </w:r>
        <w:r w:rsidRPr="673711E2">
          <w:rPr>
            <w:noProof/>
          </w:rPr>
          <w:fldChar w:fldCharType="separate"/>
        </w:r>
        <w:r w:rsidRPr="673711E2">
          <w:rPr>
            <w:noProof/>
          </w:rPr>
          <w:t>32</w:t>
        </w:r>
        <w:r w:rsidRPr="673711E2">
          <w:rPr>
            <w:noProof/>
          </w:rPr>
          <w:fldChar w:fldCharType="end"/>
        </w:r>
      </w:hyperlink>
    </w:p>
    <w:p w14:paraId="3A988365" w14:textId="7C863911" w:rsidR="00D8672F" w:rsidRDefault="00D8672F" w:rsidP="673711E2">
      <w:pPr>
        <w:pStyle w:val="TOC4"/>
        <w:tabs>
          <w:tab w:val="left" w:pos="1680"/>
          <w:tab w:val="right" w:leader="dot" w:pos="8630"/>
        </w:tabs>
        <w:rPr>
          <w:noProof/>
        </w:rPr>
      </w:pPr>
      <w:hyperlink w:anchor="_Toc228179975">
        <w:r w:rsidRPr="673711E2">
          <w:rPr>
            <w:rStyle w:val="Hyperlink"/>
            <w:b/>
            <w:bCs/>
            <w:noProof/>
          </w:rPr>
          <w:t>3.5.2</w:t>
        </w:r>
        <w:r>
          <w:tab/>
        </w:r>
        <w:r w:rsidRPr="673711E2">
          <w:rPr>
            <w:rStyle w:val="Hyperlink"/>
            <w:b/>
            <w:bCs/>
            <w:noProof/>
          </w:rPr>
          <w:t>MXFP8 recipe</w:t>
        </w:r>
        <w:r>
          <w:tab/>
        </w:r>
        <w:r w:rsidRPr="673711E2">
          <w:rPr>
            <w:noProof/>
          </w:rPr>
          <w:fldChar w:fldCharType="begin"/>
        </w:r>
        <w:r w:rsidRPr="673711E2">
          <w:rPr>
            <w:noProof/>
          </w:rPr>
          <w:instrText xml:space="preserve"> PAGEREF _Toc228179975 \h </w:instrText>
        </w:r>
        <w:r w:rsidRPr="673711E2">
          <w:rPr>
            <w:noProof/>
          </w:rPr>
        </w:r>
        <w:r w:rsidRPr="673711E2">
          <w:rPr>
            <w:noProof/>
          </w:rPr>
          <w:fldChar w:fldCharType="separate"/>
        </w:r>
        <w:r w:rsidRPr="673711E2">
          <w:rPr>
            <w:noProof/>
          </w:rPr>
          <w:t>33</w:t>
        </w:r>
        <w:r w:rsidRPr="673711E2">
          <w:rPr>
            <w:noProof/>
          </w:rPr>
          <w:fldChar w:fldCharType="end"/>
        </w:r>
      </w:hyperlink>
    </w:p>
    <w:p w14:paraId="448F29F9" w14:textId="225A3F7D" w:rsidR="00D8672F" w:rsidRDefault="00D8672F" w:rsidP="673711E2">
      <w:pPr>
        <w:pStyle w:val="TOC4"/>
        <w:tabs>
          <w:tab w:val="left" w:pos="1680"/>
          <w:tab w:val="right" w:leader="dot" w:pos="8630"/>
        </w:tabs>
        <w:rPr>
          <w:noProof/>
        </w:rPr>
      </w:pPr>
      <w:hyperlink w:anchor="_Toc228179976">
        <w:r w:rsidRPr="673711E2">
          <w:rPr>
            <w:rStyle w:val="Hyperlink"/>
            <w:b/>
            <w:bCs/>
            <w:noProof/>
          </w:rPr>
          <w:t>3.5.3</w:t>
        </w:r>
        <w:r>
          <w:tab/>
        </w:r>
        <w:r w:rsidRPr="673711E2">
          <w:rPr>
            <w:rStyle w:val="Hyperlink"/>
            <w:b/>
            <w:bCs/>
            <w:noProof/>
          </w:rPr>
          <w:t>Accuracy result</w:t>
        </w:r>
        <w:r>
          <w:tab/>
        </w:r>
        <w:r w:rsidRPr="673711E2">
          <w:rPr>
            <w:noProof/>
          </w:rPr>
          <w:fldChar w:fldCharType="begin"/>
        </w:r>
        <w:r w:rsidRPr="673711E2">
          <w:rPr>
            <w:noProof/>
          </w:rPr>
          <w:instrText xml:space="preserve"> PAGEREF _Toc228179976 \h </w:instrText>
        </w:r>
        <w:r w:rsidRPr="673711E2">
          <w:rPr>
            <w:noProof/>
          </w:rPr>
        </w:r>
        <w:r w:rsidRPr="673711E2">
          <w:rPr>
            <w:noProof/>
          </w:rPr>
          <w:fldChar w:fldCharType="separate"/>
        </w:r>
        <w:r w:rsidRPr="673711E2">
          <w:rPr>
            <w:noProof/>
          </w:rPr>
          <w:t>33</w:t>
        </w:r>
        <w:r w:rsidRPr="673711E2">
          <w:rPr>
            <w:noProof/>
          </w:rPr>
          <w:fldChar w:fldCharType="end"/>
        </w:r>
      </w:hyperlink>
    </w:p>
    <w:p w14:paraId="3FECCC22" w14:textId="3C9988A0" w:rsidR="00D8672F" w:rsidRDefault="00D8672F" w:rsidP="673711E2">
      <w:pPr>
        <w:pStyle w:val="TOC3"/>
        <w:tabs>
          <w:tab w:val="left" w:pos="1200"/>
          <w:tab w:val="right" w:leader="dot" w:pos="8630"/>
        </w:tabs>
        <w:rPr>
          <w:noProof/>
        </w:rPr>
      </w:pPr>
      <w:hyperlink w:anchor="_Toc228179977">
        <w:r w:rsidRPr="673711E2">
          <w:rPr>
            <w:rStyle w:val="Hyperlink"/>
            <w:b/>
            <w:bCs/>
            <w:noProof/>
          </w:rPr>
          <w:t>3.6</w:t>
        </w:r>
        <w:r>
          <w:tab/>
        </w:r>
        <w:r w:rsidRPr="673711E2">
          <w:rPr>
            <w:rStyle w:val="Hyperlink"/>
            <w:b/>
            <w:bCs/>
            <w:noProof/>
          </w:rPr>
          <w:t>Wan2.2-</w:t>
        </w:r>
        <w:r w:rsidRPr="673711E2">
          <w:rPr>
            <w:rStyle w:val="Hyperlink"/>
            <w:rFonts w:eastAsia="DengXian"/>
            <w:b/>
            <w:bCs/>
            <w:noProof/>
          </w:rPr>
          <w:t>I</w:t>
        </w:r>
        <w:r w:rsidRPr="673711E2">
          <w:rPr>
            <w:rStyle w:val="Hyperlink"/>
            <w:b/>
            <w:bCs/>
            <w:noProof/>
          </w:rPr>
          <w:t>2V-A14B</w:t>
        </w:r>
        <w:r>
          <w:tab/>
        </w:r>
        <w:r w:rsidRPr="673711E2">
          <w:rPr>
            <w:noProof/>
          </w:rPr>
          <w:fldChar w:fldCharType="begin"/>
        </w:r>
        <w:r w:rsidRPr="673711E2">
          <w:rPr>
            <w:noProof/>
          </w:rPr>
          <w:instrText xml:space="preserve"> PAGEREF _Toc228179977 \h </w:instrText>
        </w:r>
        <w:r w:rsidRPr="673711E2">
          <w:rPr>
            <w:noProof/>
          </w:rPr>
        </w:r>
        <w:r w:rsidRPr="673711E2">
          <w:rPr>
            <w:noProof/>
          </w:rPr>
          <w:fldChar w:fldCharType="separate"/>
        </w:r>
        <w:r w:rsidRPr="673711E2">
          <w:rPr>
            <w:noProof/>
          </w:rPr>
          <w:t>33</w:t>
        </w:r>
        <w:r w:rsidRPr="673711E2">
          <w:rPr>
            <w:noProof/>
          </w:rPr>
          <w:fldChar w:fldCharType="end"/>
        </w:r>
      </w:hyperlink>
    </w:p>
    <w:p w14:paraId="2335A54E" w14:textId="54AA4678" w:rsidR="00D8672F" w:rsidRDefault="00D8672F" w:rsidP="673711E2">
      <w:pPr>
        <w:pStyle w:val="TOC4"/>
        <w:tabs>
          <w:tab w:val="left" w:pos="1680"/>
          <w:tab w:val="right" w:leader="dot" w:pos="8630"/>
        </w:tabs>
        <w:rPr>
          <w:noProof/>
        </w:rPr>
      </w:pPr>
      <w:hyperlink w:anchor="_Toc228179978">
        <w:r w:rsidRPr="673711E2">
          <w:rPr>
            <w:rStyle w:val="Hyperlink"/>
            <w:b/>
            <w:bCs/>
            <w:noProof/>
          </w:rPr>
          <w:t>3.6.1</w:t>
        </w:r>
        <w:r>
          <w:tab/>
        </w:r>
        <w:r w:rsidRPr="673711E2">
          <w:rPr>
            <w:rStyle w:val="Hyperlink"/>
            <w:b/>
            <w:bCs/>
            <w:noProof/>
          </w:rPr>
          <w:t>FP8 recipe</w:t>
        </w:r>
        <w:r>
          <w:tab/>
        </w:r>
        <w:r w:rsidRPr="673711E2">
          <w:rPr>
            <w:noProof/>
          </w:rPr>
          <w:fldChar w:fldCharType="begin"/>
        </w:r>
        <w:r w:rsidRPr="673711E2">
          <w:rPr>
            <w:noProof/>
          </w:rPr>
          <w:instrText xml:space="preserve"> PAGEREF _Toc228179978 \h </w:instrText>
        </w:r>
        <w:r w:rsidRPr="673711E2">
          <w:rPr>
            <w:noProof/>
          </w:rPr>
        </w:r>
        <w:r w:rsidRPr="673711E2">
          <w:rPr>
            <w:noProof/>
          </w:rPr>
          <w:fldChar w:fldCharType="separate"/>
        </w:r>
        <w:r w:rsidRPr="673711E2">
          <w:rPr>
            <w:noProof/>
          </w:rPr>
          <w:t>33</w:t>
        </w:r>
        <w:r w:rsidRPr="673711E2">
          <w:rPr>
            <w:noProof/>
          </w:rPr>
          <w:fldChar w:fldCharType="end"/>
        </w:r>
      </w:hyperlink>
    </w:p>
    <w:p w14:paraId="52C6DC31" w14:textId="765E5C2D" w:rsidR="00D8672F" w:rsidRDefault="00D8672F" w:rsidP="673711E2">
      <w:pPr>
        <w:pStyle w:val="TOC4"/>
        <w:tabs>
          <w:tab w:val="left" w:pos="1680"/>
          <w:tab w:val="right" w:leader="dot" w:pos="8630"/>
        </w:tabs>
        <w:rPr>
          <w:noProof/>
        </w:rPr>
      </w:pPr>
      <w:hyperlink w:anchor="_Toc228179979">
        <w:r w:rsidRPr="673711E2">
          <w:rPr>
            <w:rStyle w:val="Hyperlink"/>
            <w:b/>
            <w:bCs/>
            <w:noProof/>
          </w:rPr>
          <w:t>3.6.2</w:t>
        </w:r>
        <w:r>
          <w:tab/>
        </w:r>
        <w:r w:rsidRPr="673711E2">
          <w:rPr>
            <w:rStyle w:val="Hyperlink"/>
            <w:b/>
            <w:bCs/>
            <w:noProof/>
          </w:rPr>
          <w:t>MXFP8 recipe</w:t>
        </w:r>
        <w:r>
          <w:tab/>
        </w:r>
        <w:r w:rsidRPr="673711E2">
          <w:rPr>
            <w:noProof/>
          </w:rPr>
          <w:fldChar w:fldCharType="begin"/>
        </w:r>
        <w:r w:rsidRPr="673711E2">
          <w:rPr>
            <w:noProof/>
          </w:rPr>
          <w:instrText xml:space="preserve"> PAGEREF _Toc228179979 \h </w:instrText>
        </w:r>
        <w:r w:rsidRPr="673711E2">
          <w:rPr>
            <w:noProof/>
          </w:rPr>
        </w:r>
        <w:r w:rsidRPr="673711E2">
          <w:rPr>
            <w:noProof/>
          </w:rPr>
          <w:fldChar w:fldCharType="separate"/>
        </w:r>
        <w:r w:rsidRPr="673711E2">
          <w:rPr>
            <w:noProof/>
          </w:rPr>
          <w:t>34</w:t>
        </w:r>
        <w:r w:rsidRPr="673711E2">
          <w:rPr>
            <w:noProof/>
          </w:rPr>
          <w:fldChar w:fldCharType="end"/>
        </w:r>
      </w:hyperlink>
    </w:p>
    <w:p w14:paraId="6D1CC128" w14:textId="1E19AE3F" w:rsidR="00D8672F" w:rsidRDefault="00D8672F" w:rsidP="673711E2">
      <w:pPr>
        <w:pStyle w:val="TOC4"/>
        <w:tabs>
          <w:tab w:val="left" w:pos="1680"/>
          <w:tab w:val="right" w:leader="dot" w:pos="8630"/>
        </w:tabs>
        <w:rPr>
          <w:noProof/>
        </w:rPr>
      </w:pPr>
      <w:hyperlink w:anchor="_Toc228179980">
        <w:r w:rsidRPr="673711E2">
          <w:rPr>
            <w:rStyle w:val="Hyperlink"/>
            <w:b/>
            <w:bCs/>
            <w:noProof/>
          </w:rPr>
          <w:t>3.6.3</w:t>
        </w:r>
        <w:r>
          <w:tab/>
        </w:r>
        <w:r w:rsidRPr="673711E2">
          <w:rPr>
            <w:rStyle w:val="Hyperlink"/>
            <w:b/>
            <w:bCs/>
            <w:noProof/>
          </w:rPr>
          <w:t>Accuracy result</w:t>
        </w:r>
        <w:r>
          <w:tab/>
        </w:r>
        <w:r w:rsidRPr="673711E2">
          <w:rPr>
            <w:noProof/>
          </w:rPr>
          <w:fldChar w:fldCharType="begin"/>
        </w:r>
        <w:r w:rsidRPr="673711E2">
          <w:rPr>
            <w:noProof/>
          </w:rPr>
          <w:instrText xml:space="preserve"> PAGEREF _Toc228179980 \h </w:instrText>
        </w:r>
        <w:r w:rsidRPr="673711E2">
          <w:rPr>
            <w:noProof/>
          </w:rPr>
        </w:r>
        <w:r w:rsidRPr="673711E2">
          <w:rPr>
            <w:noProof/>
          </w:rPr>
          <w:fldChar w:fldCharType="separate"/>
        </w:r>
        <w:r w:rsidRPr="673711E2">
          <w:rPr>
            <w:noProof/>
          </w:rPr>
          <w:t>34</w:t>
        </w:r>
        <w:r w:rsidRPr="673711E2">
          <w:rPr>
            <w:noProof/>
          </w:rPr>
          <w:fldChar w:fldCharType="end"/>
        </w:r>
      </w:hyperlink>
    </w:p>
    <w:p w14:paraId="0E3D9DD2" w14:textId="2878ECCA" w:rsidR="00D8672F" w:rsidRDefault="00D8672F" w:rsidP="673711E2">
      <w:pPr>
        <w:pStyle w:val="TOC3"/>
        <w:tabs>
          <w:tab w:val="left" w:pos="960"/>
          <w:tab w:val="right" w:leader="dot" w:pos="8630"/>
        </w:tabs>
        <w:rPr>
          <w:noProof/>
        </w:rPr>
      </w:pPr>
      <w:hyperlink w:anchor="_Toc228179981">
        <w:r w:rsidRPr="673711E2">
          <w:rPr>
            <w:rStyle w:val="Hyperlink"/>
            <w:rFonts w:eastAsia="DengXian"/>
            <w:b/>
            <w:bCs/>
            <w:noProof/>
          </w:rPr>
          <w:t>4.</w:t>
        </w:r>
        <w:r>
          <w:tab/>
        </w:r>
        <w:r w:rsidRPr="673711E2">
          <w:rPr>
            <w:rStyle w:val="Hyperlink"/>
            <w:rFonts w:eastAsia="DengXian"/>
            <w:b/>
            <w:bCs/>
            <w:noProof/>
          </w:rPr>
          <w:t>Low Precision Finetuning Recipe</w:t>
        </w:r>
        <w:r>
          <w:tab/>
        </w:r>
        <w:r w:rsidRPr="673711E2">
          <w:rPr>
            <w:noProof/>
          </w:rPr>
          <w:fldChar w:fldCharType="begin"/>
        </w:r>
        <w:r w:rsidRPr="673711E2">
          <w:rPr>
            <w:noProof/>
          </w:rPr>
          <w:instrText xml:space="preserve"> PAGEREF _Toc228179981 \h </w:instrText>
        </w:r>
        <w:r w:rsidRPr="673711E2">
          <w:rPr>
            <w:noProof/>
          </w:rPr>
        </w:r>
        <w:r w:rsidRPr="673711E2">
          <w:rPr>
            <w:noProof/>
          </w:rPr>
          <w:fldChar w:fldCharType="separate"/>
        </w:r>
        <w:r w:rsidRPr="673711E2">
          <w:rPr>
            <w:noProof/>
          </w:rPr>
          <w:t>34</w:t>
        </w:r>
        <w:r w:rsidRPr="673711E2">
          <w:rPr>
            <w:noProof/>
          </w:rPr>
          <w:fldChar w:fldCharType="end"/>
        </w:r>
      </w:hyperlink>
    </w:p>
    <w:p w14:paraId="16D0D680" w14:textId="00C6540C" w:rsidR="00D8672F" w:rsidRDefault="00D8672F" w:rsidP="673711E2">
      <w:pPr>
        <w:pStyle w:val="TOC3"/>
        <w:tabs>
          <w:tab w:val="left" w:pos="1200"/>
          <w:tab w:val="right" w:leader="dot" w:pos="8630"/>
        </w:tabs>
        <w:rPr>
          <w:noProof/>
        </w:rPr>
      </w:pPr>
      <w:hyperlink w:anchor="_Toc228179982">
        <w:r w:rsidRPr="673711E2">
          <w:rPr>
            <w:rStyle w:val="Hyperlink"/>
            <w:b/>
            <w:bCs/>
            <w:noProof/>
          </w:rPr>
          <w:t>4.1</w:t>
        </w:r>
        <w:r>
          <w:tab/>
        </w:r>
        <w:r w:rsidRPr="673711E2">
          <w:rPr>
            <w:rStyle w:val="Hyperlink"/>
            <w:b/>
            <w:bCs/>
            <w:noProof/>
          </w:rPr>
          <w:t>Frameworks &amp; Models &amp; Datasets &amp; Benchmarks</w:t>
        </w:r>
        <w:r>
          <w:tab/>
        </w:r>
        <w:r w:rsidRPr="673711E2">
          <w:rPr>
            <w:noProof/>
          </w:rPr>
          <w:fldChar w:fldCharType="begin"/>
        </w:r>
        <w:r w:rsidRPr="673711E2">
          <w:rPr>
            <w:noProof/>
          </w:rPr>
          <w:instrText xml:space="preserve"> PAGEREF _Toc228179982 \h </w:instrText>
        </w:r>
        <w:r w:rsidRPr="673711E2">
          <w:rPr>
            <w:noProof/>
          </w:rPr>
        </w:r>
        <w:r w:rsidRPr="673711E2">
          <w:rPr>
            <w:noProof/>
          </w:rPr>
          <w:fldChar w:fldCharType="separate"/>
        </w:r>
        <w:r w:rsidRPr="673711E2">
          <w:rPr>
            <w:noProof/>
          </w:rPr>
          <w:t>34</w:t>
        </w:r>
        <w:r w:rsidRPr="673711E2">
          <w:rPr>
            <w:noProof/>
          </w:rPr>
          <w:fldChar w:fldCharType="end"/>
        </w:r>
      </w:hyperlink>
    </w:p>
    <w:p w14:paraId="6EFB951F" w14:textId="4B180E21" w:rsidR="00D8672F" w:rsidRDefault="00D8672F" w:rsidP="673711E2">
      <w:pPr>
        <w:pStyle w:val="TOC3"/>
        <w:tabs>
          <w:tab w:val="left" w:pos="1200"/>
          <w:tab w:val="right" w:leader="dot" w:pos="8630"/>
        </w:tabs>
        <w:rPr>
          <w:noProof/>
        </w:rPr>
      </w:pPr>
      <w:hyperlink w:anchor="_Toc228179983">
        <w:r w:rsidRPr="673711E2">
          <w:rPr>
            <w:rStyle w:val="Hyperlink"/>
            <w:b/>
            <w:bCs/>
            <w:noProof/>
          </w:rPr>
          <w:t>4.2</w:t>
        </w:r>
        <w:r>
          <w:tab/>
        </w:r>
        <w:r w:rsidRPr="673711E2">
          <w:rPr>
            <w:rStyle w:val="Hyperlink"/>
            <w:b/>
            <w:bCs/>
            <w:noProof/>
          </w:rPr>
          <w:t>Llama-3.1-8B-Instruct</w:t>
        </w:r>
        <w:r>
          <w:tab/>
        </w:r>
        <w:r w:rsidRPr="673711E2">
          <w:rPr>
            <w:noProof/>
          </w:rPr>
          <w:fldChar w:fldCharType="begin"/>
        </w:r>
        <w:r w:rsidRPr="673711E2">
          <w:rPr>
            <w:noProof/>
          </w:rPr>
          <w:instrText xml:space="preserve"> PAGEREF _Toc228179983 \h </w:instrText>
        </w:r>
        <w:r w:rsidRPr="673711E2">
          <w:rPr>
            <w:noProof/>
          </w:rPr>
        </w:r>
        <w:r w:rsidRPr="673711E2">
          <w:rPr>
            <w:noProof/>
          </w:rPr>
          <w:fldChar w:fldCharType="separate"/>
        </w:r>
        <w:r w:rsidRPr="673711E2">
          <w:rPr>
            <w:noProof/>
          </w:rPr>
          <w:t>35</w:t>
        </w:r>
        <w:r w:rsidRPr="673711E2">
          <w:rPr>
            <w:noProof/>
          </w:rPr>
          <w:fldChar w:fldCharType="end"/>
        </w:r>
      </w:hyperlink>
    </w:p>
    <w:p w14:paraId="5349CAD4" w14:textId="3F770E42" w:rsidR="00D8672F" w:rsidRDefault="00D8672F" w:rsidP="673711E2">
      <w:pPr>
        <w:pStyle w:val="TOC3"/>
        <w:tabs>
          <w:tab w:val="left" w:pos="1680"/>
          <w:tab w:val="right" w:leader="dot" w:pos="8630"/>
        </w:tabs>
        <w:rPr>
          <w:noProof/>
        </w:rPr>
      </w:pPr>
      <w:hyperlink w:anchor="_Toc228179984">
        <w:r w:rsidRPr="673711E2">
          <w:rPr>
            <w:rStyle w:val="Hyperlink"/>
            <w:b/>
            <w:bCs/>
            <w:noProof/>
          </w:rPr>
          <w:t>4.2.1.1</w:t>
        </w:r>
        <w:r>
          <w:tab/>
        </w:r>
        <w:r w:rsidRPr="673711E2">
          <w:rPr>
            <w:rStyle w:val="Hyperlink"/>
            <w:b/>
            <w:bCs/>
            <w:noProof/>
          </w:rPr>
          <w:t>Supervised Fine-Tuning (SFT) MXFP8</w:t>
        </w:r>
        <w:r>
          <w:tab/>
        </w:r>
        <w:r w:rsidRPr="673711E2">
          <w:rPr>
            <w:noProof/>
          </w:rPr>
          <w:fldChar w:fldCharType="begin"/>
        </w:r>
        <w:r w:rsidRPr="673711E2">
          <w:rPr>
            <w:noProof/>
          </w:rPr>
          <w:instrText xml:space="preserve"> PAGEREF _Toc228179984 \h </w:instrText>
        </w:r>
        <w:r w:rsidRPr="673711E2">
          <w:rPr>
            <w:noProof/>
          </w:rPr>
        </w:r>
        <w:r w:rsidRPr="673711E2">
          <w:rPr>
            <w:noProof/>
          </w:rPr>
          <w:fldChar w:fldCharType="separate"/>
        </w:r>
        <w:r w:rsidRPr="673711E2">
          <w:rPr>
            <w:noProof/>
          </w:rPr>
          <w:t>35</w:t>
        </w:r>
        <w:r w:rsidRPr="673711E2">
          <w:rPr>
            <w:noProof/>
          </w:rPr>
          <w:fldChar w:fldCharType="end"/>
        </w:r>
      </w:hyperlink>
    </w:p>
    <w:p w14:paraId="28BBBE4F" w14:textId="7B4A6D41" w:rsidR="00D8672F" w:rsidRDefault="00D8672F" w:rsidP="673711E2">
      <w:pPr>
        <w:pStyle w:val="TOC3"/>
        <w:tabs>
          <w:tab w:val="left" w:pos="1680"/>
          <w:tab w:val="right" w:leader="dot" w:pos="8630"/>
        </w:tabs>
        <w:rPr>
          <w:noProof/>
        </w:rPr>
      </w:pPr>
      <w:hyperlink w:anchor="_Toc228179985">
        <w:r w:rsidRPr="673711E2">
          <w:rPr>
            <w:rStyle w:val="Hyperlink"/>
            <w:b/>
            <w:bCs/>
            <w:noProof/>
          </w:rPr>
          <w:t>4.2.1.2</w:t>
        </w:r>
        <w:r>
          <w:tab/>
        </w:r>
        <w:r w:rsidRPr="673711E2">
          <w:rPr>
            <w:rStyle w:val="Hyperlink"/>
            <w:b/>
            <w:bCs/>
            <w:noProof/>
          </w:rPr>
          <w:t>Accuracy</w:t>
        </w:r>
        <w:r>
          <w:tab/>
        </w:r>
        <w:r w:rsidRPr="673711E2">
          <w:rPr>
            <w:noProof/>
          </w:rPr>
          <w:fldChar w:fldCharType="begin"/>
        </w:r>
        <w:r w:rsidRPr="673711E2">
          <w:rPr>
            <w:noProof/>
          </w:rPr>
          <w:instrText xml:space="preserve"> PAGEREF _Toc228179985 \h </w:instrText>
        </w:r>
        <w:r w:rsidRPr="673711E2">
          <w:rPr>
            <w:noProof/>
          </w:rPr>
        </w:r>
        <w:r w:rsidRPr="673711E2">
          <w:rPr>
            <w:noProof/>
          </w:rPr>
          <w:fldChar w:fldCharType="separate"/>
        </w:r>
        <w:r w:rsidRPr="673711E2">
          <w:rPr>
            <w:noProof/>
          </w:rPr>
          <w:t>36</w:t>
        </w:r>
        <w:r w:rsidRPr="673711E2">
          <w:rPr>
            <w:noProof/>
          </w:rPr>
          <w:fldChar w:fldCharType="end"/>
        </w:r>
      </w:hyperlink>
    </w:p>
    <w:p w14:paraId="530442C1" w14:textId="641DB06A" w:rsidR="00D8672F" w:rsidRDefault="00D8672F" w:rsidP="673711E2">
      <w:pPr>
        <w:pStyle w:val="TOC3"/>
        <w:tabs>
          <w:tab w:val="left" w:pos="1680"/>
          <w:tab w:val="right" w:leader="dot" w:pos="8630"/>
        </w:tabs>
        <w:rPr>
          <w:noProof/>
        </w:rPr>
      </w:pPr>
      <w:hyperlink w:anchor="_Toc228179986">
        <w:r w:rsidRPr="673711E2">
          <w:rPr>
            <w:rStyle w:val="Hyperlink"/>
            <w:b/>
            <w:bCs/>
            <w:noProof/>
          </w:rPr>
          <w:t>4.2.1.3</w:t>
        </w:r>
        <w:r>
          <w:tab/>
        </w:r>
        <w:r w:rsidRPr="673711E2">
          <w:rPr>
            <w:rStyle w:val="Hyperlink"/>
            <w:b/>
            <w:bCs/>
            <w:noProof/>
          </w:rPr>
          <w:t>Supervised Fine-Tuning (SFT) MXFP4</w:t>
        </w:r>
        <w:r>
          <w:tab/>
        </w:r>
        <w:r w:rsidRPr="673711E2">
          <w:rPr>
            <w:noProof/>
          </w:rPr>
          <w:fldChar w:fldCharType="begin"/>
        </w:r>
        <w:r w:rsidRPr="673711E2">
          <w:rPr>
            <w:noProof/>
          </w:rPr>
          <w:instrText xml:space="preserve"> PAGEREF _Toc228179986 \h </w:instrText>
        </w:r>
        <w:r w:rsidRPr="673711E2">
          <w:rPr>
            <w:noProof/>
          </w:rPr>
        </w:r>
        <w:r w:rsidRPr="673711E2">
          <w:rPr>
            <w:noProof/>
          </w:rPr>
          <w:fldChar w:fldCharType="separate"/>
        </w:r>
        <w:r w:rsidRPr="673711E2">
          <w:rPr>
            <w:noProof/>
          </w:rPr>
          <w:t>37</w:t>
        </w:r>
        <w:r w:rsidRPr="673711E2">
          <w:rPr>
            <w:noProof/>
          </w:rPr>
          <w:fldChar w:fldCharType="end"/>
        </w:r>
      </w:hyperlink>
    </w:p>
    <w:p w14:paraId="2663DFBA" w14:textId="1118C855" w:rsidR="00D8672F" w:rsidRDefault="00D8672F" w:rsidP="673711E2">
      <w:pPr>
        <w:pStyle w:val="TOC3"/>
        <w:tabs>
          <w:tab w:val="left" w:pos="1200"/>
          <w:tab w:val="right" w:leader="dot" w:pos="8630"/>
        </w:tabs>
        <w:rPr>
          <w:noProof/>
        </w:rPr>
      </w:pPr>
      <w:hyperlink w:anchor="_Toc228179987">
        <w:r w:rsidRPr="673711E2">
          <w:rPr>
            <w:rStyle w:val="Hyperlink"/>
            <w:b/>
            <w:bCs/>
            <w:noProof/>
          </w:rPr>
          <w:t>4.3</w:t>
        </w:r>
        <w:r>
          <w:tab/>
        </w:r>
        <w:r w:rsidRPr="673711E2">
          <w:rPr>
            <w:rStyle w:val="Hyperlink"/>
            <w:b/>
            <w:bCs/>
            <w:noProof/>
          </w:rPr>
          <w:t>Llama-3.1-70B-Instruct</w:t>
        </w:r>
        <w:r>
          <w:tab/>
        </w:r>
        <w:r w:rsidRPr="673711E2">
          <w:rPr>
            <w:noProof/>
          </w:rPr>
          <w:fldChar w:fldCharType="begin"/>
        </w:r>
        <w:r w:rsidRPr="673711E2">
          <w:rPr>
            <w:noProof/>
          </w:rPr>
          <w:instrText xml:space="preserve"> PAGEREF _Toc228179987 \h </w:instrText>
        </w:r>
        <w:r w:rsidRPr="673711E2">
          <w:rPr>
            <w:noProof/>
          </w:rPr>
        </w:r>
        <w:r w:rsidRPr="673711E2">
          <w:rPr>
            <w:noProof/>
          </w:rPr>
          <w:fldChar w:fldCharType="separate"/>
        </w:r>
        <w:r w:rsidRPr="673711E2">
          <w:rPr>
            <w:noProof/>
          </w:rPr>
          <w:t>37</w:t>
        </w:r>
        <w:r w:rsidRPr="673711E2">
          <w:rPr>
            <w:noProof/>
          </w:rPr>
          <w:fldChar w:fldCharType="end"/>
        </w:r>
      </w:hyperlink>
    </w:p>
    <w:p w14:paraId="0FF45BF0" w14:textId="2A152CBB" w:rsidR="00D8672F" w:rsidRDefault="00D8672F" w:rsidP="673711E2">
      <w:pPr>
        <w:pStyle w:val="TOC3"/>
        <w:tabs>
          <w:tab w:val="left" w:pos="1680"/>
          <w:tab w:val="right" w:leader="dot" w:pos="8630"/>
        </w:tabs>
        <w:rPr>
          <w:noProof/>
        </w:rPr>
      </w:pPr>
      <w:hyperlink w:anchor="_Toc228179988">
        <w:r w:rsidRPr="673711E2">
          <w:rPr>
            <w:rStyle w:val="Hyperlink"/>
            <w:b/>
            <w:bCs/>
            <w:noProof/>
          </w:rPr>
          <w:t>4.3.1.1</w:t>
        </w:r>
        <w:r>
          <w:tab/>
        </w:r>
        <w:r w:rsidRPr="673711E2">
          <w:rPr>
            <w:rStyle w:val="Hyperlink"/>
            <w:b/>
            <w:bCs/>
            <w:noProof/>
          </w:rPr>
          <w:t>Supervised Fine-Tuning (SFT)</w:t>
        </w:r>
        <w:r>
          <w:tab/>
        </w:r>
        <w:r w:rsidRPr="673711E2">
          <w:rPr>
            <w:noProof/>
          </w:rPr>
          <w:fldChar w:fldCharType="begin"/>
        </w:r>
        <w:r w:rsidRPr="673711E2">
          <w:rPr>
            <w:noProof/>
          </w:rPr>
          <w:instrText xml:space="preserve"> PAGEREF _Toc228179988 \h </w:instrText>
        </w:r>
        <w:r w:rsidRPr="673711E2">
          <w:rPr>
            <w:noProof/>
          </w:rPr>
        </w:r>
        <w:r w:rsidRPr="673711E2">
          <w:rPr>
            <w:noProof/>
          </w:rPr>
          <w:fldChar w:fldCharType="separate"/>
        </w:r>
        <w:r w:rsidRPr="673711E2">
          <w:rPr>
            <w:noProof/>
          </w:rPr>
          <w:t>37</w:t>
        </w:r>
        <w:r w:rsidRPr="673711E2">
          <w:rPr>
            <w:noProof/>
          </w:rPr>
          <w:fldChar w:fldCharType="end"/>
        </w:r>
      </w:hyperlink>
    </w:p>
    <w:p w14:paraId="490EE540" w14:textId="0A2D8D1F" w:rsidR="00D8672F" w:rsidRDefault="00D8672F" w:rsidP="673711E2">
      <w:pPr>
        <w:pStyle w:val="TOC3"/>
        <w:tabs>
          <w:tab w:val="left" w:pos="1680"/>
          <w:tab w:val="right" w:leader="dot" w:pos="8630"/>
        </w:tabs>
        <w:rPr>
          <w:noProof/>
        </w:rPr>
      </w:pPr>
      <w:hyperlink w:anchor="_Toc228179989">
        <w:r w:rsidRPr="673711E2">
          <w:rPr>
            <w:rStyle w:val="Hyperlink"/>
            <w:b/>
            <w:bCs/>
            <w:noProof/>
          </w:rPr>
          <w:t>4.3.1.2</w:t>
        </w:r>
        <w:r>
          <w:tab/>
        </w:r>
        <w:r w:rsidRPr="673711E2">
          <w:rPr>
            <w:rStyle w:val="Hyperlink"/>
            <w:b/>
            <w:bCs/>
            <w:noProof/>
          </w:rPr>
          <w:t>Accuracy</w:t>
        </w:r>
        <w:r>
          <w:tab/>
        </w:r>
        <w:r w:rsidRPr="673711E2">
          <w:rPr>
            <w:noProof/>
          </w:rPr>
          <w:fldChar w:fldCharType="begin"/>
        </w:r>
        <w:r w:rsidRPr="673711E2">
          <w:rPr>
            <w:noProof/>
          </w:rPr>
          <w:instrText xml:space="preserve"> PAGEREF _Toc228179989 \h </w:instrText>
        </w:r>
        <w:r w:rsidRPr="673711E2">
          <w:rPr>
            <w:noProof/>
          </w:rPr>
        </w:r>
        <w:r w:rsidRPr="673711E2">
          <w:rPr>
            <w:noProof/>
          </w:rPr>
          <w:fldChar w:fldCharType="separate"/>
        </w:r>
        <w:r w:rsidRPr="673711E2">
          <w:rPr>
            <w:noProof/>
          </w:rPr>
          <w:t>39</w:t>
        </w:r>
        <w:r w:rsidRPr="673711E2">
          <w:rPr>
            <w:noProof/>
          </w:rPr>
          <w:fldChar w:fldCharType="end"/>
        </w:r>
      </w:hyperlink>
    </w:p>
    <w:p w14:paraId="7C8FB74C" w14:textId="57C9F5A8" w:rsidR="00D8672F" w:rsidRDefault="00D8672F" w:rsidP="673711E2">
      <w:pPr>
        <w:pStyle w:val="TOC3"/>
        <w:tabs>
          <w:tab w:val="left" w:pos="960"/>
          <w:tab w:val="right" w:leader="dot" w:pos="8630"/>
        </w:tabs>
        <w:rPr>
          <w:noProof/>
        </w:rPr>
      </w:pPr>
      <w:hyperlink w:anchor="_Toc228179990">
        <w:r w:rsidRPr="673711E2">
          <w:rPr>
            <w:rStyle w:val="Hyperlink"/>
            <w:rFonts w:eastAsia="DengXian"/>
            <w:b/>
            <w:bCs/>
            <w:noProof/>
          </w:rPr>
          <w:t>5.</w:t>
        </w:r>
        <w:r>
          <w:tab/>
        </w:r>
        <w:r w:rsidRPr="673711E2">
          <w:rPr>
            <w:rStyle w:val="Hyperlink"/>
            <w:rFonts w:eastAsia="DengXian"/>
            <w:b/>
            <w:bCs/>
            <w:noProof/>
          </w:rPr>
          <w:t>Appendix</w:t>
        </w:r>
        <w:r>
          <w:tab/>
        </w:r>
        <w:r w:rsidRPr="673711E2">
          <w:rPr>
            <w:noProof/>
          </w:rPr>
          <w:fldChar w:fldCharType="begin"/>
        </w:r>
        <w:r w:rsidRPr="673711E2">
          <w:rPr>
            <w:noProof/>
          </w:rPr>
          <w:instrText xml:space="preserve"> PAGEREF _Toc228179990 \h </w:instrText>
        </w:r>
        <w:r w:rsidRPr="673711E2">
          <w:rPr>
            <w:noProof/>
          </w:rPr>
        </w:r>
        <w:r w:rsidRPr="673711E2">
          <w:rPr>
            <w:noProof/>
          </w:rPr>
          <w:fldChar w:fldCharType="separate"/>
        </w:r>
        <w:r w:rsidRPr="673711E2">
          <w:rPr>
            <w:noProof/>
          </w:rPr>
          <w:t>41</w:t>
        </w:r>
        <w:r w:rsidRPr="673711E2">
          <w:rPr>
            <w:noProof/>
          </w:rPr>
          <w:fldChar w:fldCharType="end"/>
        </w:r>
      </w:hyperlink>
    </w:p>
    <w:p w14:paraId="6E9804CD" w14:textId="6F54C7AE" w:rsidR="00D8672F" w:rsidRDefault="00D8672F" w:rsidP="673711E2">
      <w:pPr>
        <w:pStyle w:val="TOC3"/>
        <w:tabs>
          <w:tab w:val="left" w:pos="1200"/>
          <w:tab w:val="right" w:leader="dot" w:pos="8630"/>
        </w:tabs>
        <w:rPr>
          <w:noProof/>
        </w:rPr>
      </w:pPr>
      <w:hyperlink w:anchor="_Toc228179991">
        <w:r w:rsidRPr="673711E2">
          <w:rPr>
            <w:rStyle w:val="Hyperlink"/>
            <w:b/>
            <w:bCs/>
            <w:noProof/>
          </w:rPr>
          <w:t>5.1</w:t>
        </w:r>
        <w:r>
          <w:tab/>
        </w:r>
        <w:r w:rsidRPr="673711E2">
          <w:rPr>
            <w:rStyle w:val="Hyperlink"/>
            <w:rFonts w:eastAsia="DengXian"/>
            <w:b/>
            <w:bCs/>
            <w:noProof/>
          </w:rPr>
          <w:t>Additional Results for Qwen-235B</w:t>
        </w:r>
        <w:r>
          <w:tab/>
        </w:r>
        <w:r w:rsidRPr="673711E2">
          <w:rPr>
            <w:noProof/>
          </w:rPr>
          <w:fldChar w:fldCharType="begin"/>
        </w:r>
        <w:r w:rsidRPr="673711E2">
          <w:rPr>
            <w:noProof/>
          </w:rPr>
          <w:instrText xml:space="preserve"> PAGEREF _Toc228179991 \h </w:instrText>
        </w:r>
        <w:r w:rsidRPr="673711E2">
          <w:rPr>
            <w:noProof/>
          </w:rPr>
        </w:r>
        <w:r w:rsidRPr="673711E2">
          <w:rPr>
            <w:noProof/>
          </w:rPr>
          <w:fldChar w:fldCharType="separate"/>
        </w:r>
        <w:r w:rsidRPr="673711E2">
          <w:rPr>
            <w:noProof/>
          </w:rPr>
          <w:t>41</w:t>
        </w:r>
        <w:r w:rsidRPr="673711E2">
          <w:rPr>
            <w:noProof/>
          </w:rPr>
          <w:fldChar w:fldCharType="end"/>
        </w:r>
      </w:hyperlink>
    </w:p>
    <w:p w14:paraId="66FD6AD3" w14:textId="3E905AC6" w:rsidR="00D8672F" w:rsidRDefault="00D8672F" w:rsidP="673711E2">
      <w:pPr>
        <w:pStyle w:val="TOC3"/>
        <w:tabs>
          <w:tab w:val="left" w:pos="1200"/>
          <w:tab w:val="right" w:leader="dot" w:pos="8630"/>
        </w:tabs>
        <w:rPr>
          <w:noProof/>
        </w:rPr>
      </w:pPr>
      <w:hyperlink w:anchor="_Toc228179992">
        <w:r w:rsidRPr="673711E2">
          <w:rPr>
            <w:rStyle w:val="Hyperlink"/>
            <w:b/>
            <w:bCs/>
            <w:noProof/>
          </w:rPr>
          <w:t>5.2</w:t>
        </w:r>
        <w:r>
          <w:tab/>
        </w:r>
        <w:r w:rsidRPr="673711E2">
          <w:rPr>
            <w:rStyle w:val="Hyperlink"/>
            <w:rFonts w:eastAsia="DengXian"/>
            <w:b/>
            <w:bCs/>
            <w:noProof/>
          </w:rPr>
          <w:t>Additional Results for Llama4-Scout</w:t>
        </w:r>
        <w:r>
          <w:tab/>
        </w:r>
        <w:r w:rsidRPr="673711E2">
          <w:rPr>
            <w:noProof/>
          </w:rPr>
          <w:fldChar w:fldCharType="begin"/>
        </w:r>
        <w:r w:rsidRPr="673711E2">
          <w:rPr>
            <w:noProof/>
          </w:rPr>
          <w:instrText xml:space="preserve"> PAGEREF _Toc228179992 \h </w:instrText>
        </w:r>
        <w:r w:rsidRPr="673711E2">
          <w:rPr>
            <w:noProof/>
          </w:rPr>
        </w:r>
        <w:r w:rsidRPr="673711E2">
          <w:rPr>
            <w:noProof/>
          </w:rPr>
          <w:fldChar w:fldCharType="separate"/>
        </w:r>
        <w:r w:rsidRPr="673711E2">
          <w:rPr>
            <w:noProof/>
          </w:rPr>
          <w:t>41</w:t>
        </w:r>
        <w:r w:rsidRPr="673711E2">
          <w:rPr>
            <w:noProof/>
          </w:rPr>
          <w:fldChar w:fldCharType="end"/>
        </w:r>
      </w:hyperlink>
    </w:p>
    <w:p w14:paraId="300FC3C0" w14:textId="1ED60CC1" w:rsidR="00D8672F" w:rsidRDefault="00D8672F" w:rsidP="673711E2">
      <w:pPr>
        <w:pStyle w:val="TOC3"/>
        <w:tabs>
          <w:tab w:val="left" w:pos="1200"/>
          <w:tab w:val="right" w:leader="dot" w:pos="8630"/>
        </w:tabs>
        <w:rPr>
          <w:noProof/>
        </w:rPr>
      </w:pPr>
      <w:hyperlink w:anchor="_Toc228179993">
        <w:r w:rsidRPr="673711E2">
          <w:rPr>
            <w:rStyle w:val="Hyperlink"/>
            <w:rFonts w:eastAsia="DengXian"/>
            <w:b/>
            <w:bCs/>
            <w:noProof/>
          </w:rPr>
          <w:t>5.3</w:t>
        </w:r>
        <w:r>
          <w:tab/>
        </w:r>
        <w:r w:rsidRPr="673711E2">
          <w:rPr>
            <w:rStyle w:val="Hyperlink"/>
            <w:rFonts w:eastAsia="DengXian"/>
            <w:b/>
            <w:bCs/>
            <w:noProof/>
          </w:rPr>
          <w:t>Additional Results for Flux</w:t>
        </w:r>
        <w:r>
          <w:tab/>
        </w:r>
        <w:r w:rsidRPr="673711E2">
          <w:rPr>
            <w:noProof/>
          </w:rPr>
          <w:fldChar w:fldCharType="begin"/>
        </w:r>
        <w:r w:rsidRPr="673711E2">
          <w:rPr>
            <w:noProof/>
          </w:rPr>
          <w:instrText xml:space="preserve"> PAGEREF _Toc228179993 \h </w:instrText>
        </w:r>
        <w:r w:rsidRPr="673711E2">
          <w:rPr>
            <w:noProof/>
          </w:rPr>
        </w:r>
        <w:r w:rsidRPr="673711E2">
          <w:rPr>
            <w:noProof/>
          </w:rPr>
          <w:fldChar w:fldCharType="separate"/>
        </w:r>
        <w:r w:rsidRPr="673711E2">
          <w:rPr>
            <w:noProof/>
          </w:rPr>
          <w:t>41</w:t>
        </w:r>
        <w:r w:rsidRPr="673711E2">
          <w:rPr>
            <w:noProof/>
          </w:rPr>
          <w:fldChar w:fldCharType="end"/>
        </w:r>
      </w:hyperlink>
    </w:p>
    <w:p w14:paraId="2F790B50" w14:textId="57D600E1" w:rsidR="00D8672F" w:rsidRDefault="00D8672F" w:rsidP="673711E2">
      <w:pPr>
        <w:pStyle w:val="TOC3"/>
        <w:tabs>
          <w:tab w:val="left" w:pos="1200"/>
          <w:tab w:val="right" w:leader="dot" w:pos="8630"/>
        </w:tabs>
        <w:rPr>
          <w:noProof/>
        </w:rPr>
      </w:pPr>
      <w:hyperlink w:anchor="_Toc228179994">
        <w:r w:rsidRPr="673711E2">
          <w:rPr>
            <w:rStyle w:val="Hyperlink"/>
            <w:b/>
            <w:bCs/>
            <w:noProof/>
          </w:rPr>
          <w:t>5.4</w:t>
        </w:r>
        <w:r>
          <w:tab/>
        </w:r>
        <w:r w:rsidRPr="673711E2">
          <w:rPr>
            <w:rStyle w:val="Hyperlink"/>
            <w:b/>
            <w:bCs/>
            <w:noProof/>
          </w:rPr>
          <w:t>Dimension results of FramePack</w:t>
        </w:r>
        <w:r>
          <w:tab/>
        </w:r>
        <w:r w:rsidRPr="673711E2">
          <w:rPr>
            <w:noProof/>
          </w:rPr>
          <w:fldChar w:fldCharType="begin"/>
        </w:r>
        <w:r w:rsidRPr="673711E2">
          <w:rPr>
            <w:noProof/>
          </w:rPr>
          <w:instrText xml:space="preserve"> PAGEREF _Toc228179994 \h </w:instrText>
        </w:r>
        <w:r w:rsidRPr="673711E2">
          <w:rPr>
            <w:noProof/>
          </w:rPr>
        </w:r>
        <w:r w:rsidRPr="673711E2">
          <w:rPr>
            <w:noProof/>
          </w:rPr>
          <w:fldChar w:fldCharType="separate"/>
        </w:r>
        <w:r w:rsidRPr="673711E2">
          <w:rPr>
            <w:noProof/>
          </w:rPr>
          <w:t>42</w:t>
        </w:r>
        <w:r w:rsidRPr="673711E2">
          <w:rPr>
            <w:noProof/>
          </w:rPr>
          <w:fldChar w:fldCharType="end"/>
        </w:r>
      </w:hyperlink>
    </w:p>
    <w:p w14:paraId="3A5797AB" w14:textId="7FAE9DB2" w:rsidR="000108F8" w:rsidRPr="00AB4EB4" w:rsidRDefault="000108F8" w:rsidP="000108F8">
      <w:pPr>
        <w:pStyle w:val="TOC3"/>
        <w:tabs>
          <w:tab w:val="right" w:leader="dot" w:pos="8630"/>
        </w:tabs>
        <w:ind w:left="0"/>
        <w:rPr>
          <w:rFonts w:eastAsia="DengXian"/>
        </w:rPr>
      </w:pPr>
      <w:r>
        <w:br w:type="page"/>
      </w:r>
    </w:p>
    <w:p w14:paraId="018722CE" w14:textId="0D88B711" w:rsidR="169E1C66" w:rsidRDefault="169E1C66" w:rsidP="169E1C66">
      <w:pPr>
        <w:pStyle w:val="TOC3"/>
        <w:tabs>
          <w:tab w:val="left" w:pos="960"/>
          <w:tab w:val="right" w:leader="dot" w:pos="8625"/>
        </w:tabs>
      </w:pPr>
      <w:r>
        <w:lastRenderedPageBreak/>
        <w:fldChar w:fldCharType="end"/>
      </w:r>
    </w:p>
    <w:p w14:paraId="4F67B2A8" w14:textId="7456526F" w:rsidR="61A6A1A0" w:rsidRDefault="61A6A1A0" w:rsidP="61A6A1A0">
      <w:pPr>
        <w:pStyle w:val="TOC3"/>
        <w:tabs>
          <w:tab w:val="left" w:pos="960"/>
          <w:tab w:val="right" w:leader="dot" w:pos="8625"/>
        </w:tabs>
      </w:pPr>
    </w:p>
    <w:p w14:paraId="40C1076B" w14:textId="654EFE59" w:rsidR="7D95BDAA" w:rsidRDefault="7D95BDAA" w:rsidP="7D95BDAA">
      <w:pPr>
        <w:pStyle w:val="TOC3"/>
        <w:tabs>
          <w:tab w:val="right" w:leader="dot" w:pos="8625"/>
        </w:tabs>
      </w:pPr>
    </w:p>
    <w:p w14:paraId="12710268" w14:textId="77777777" w:rsidR="00CB4425" w:rsidRDefault="00CB4425" w:rsidP="00452E8A">
      <w:r>
        <w:br w:type="page"/>
      </w:r>
    </w:p>
    <w:p w14:paraId="3F913F04" w14:textId="137BCAFB" w:rsidR="5BF76F0C" w:rsidRDefault="09C3C191">
      <w:r>
        <w:lastRenderedPageBreak/>
        <w:t xml:space="preserve">This </w:t>
      </w:r>
      <w:r w:rsidR="732CABC7">
        <w:t>document</w:t>
      </w:r>
      <w:r w:rsidR="2F68A45D">
        <w:t xml:space="preserve"> targets to provide </w:t>
      </w:r>
      <w:r w:rsidR="5158A9C7">
        <w:t xml:space="preserve">a recommendation </w:t>
      </w:r>
      <w:r w:rsidR="642C1F78">
        <w:t>on</w:t>
      </w:r>
      <w:r w:rsidR="5158A9C7">
        <w:t xml:space="preserve"> </w:t>
      </w:r>
      <w:r w:rsidR="185EFC3A">
        <w:t>quantization</w:t>
      </w:r>
      <w:r w:rsidR="610E357B">
        <w:t xml:space="preserve"> </w:t>
      </w:r>
      <w:r w:rsidR="5158A9C7">
        <w:t xml:space="preserve">recipe for </w:t>
      </w:r>
      <w:r w:rsidR="0CB948CA">
        <w:t>k</w:t>
      </w:r>
      <w:r w:rsidR="7F44D628">
        <w:t xml:space="preserve">ey </w:t>
      </w:r>
      <w:r w:rsidR="42C2A57C" w:rsidRPr="5E333694">
        <w:rPr>
          <w:rFonts w:eastAsia="DengXian"/>
        </w:rPr>
        <w:t>GPU</w:t>
      </w:r>
      <w:r w:rsidR="5E8626F6" w:rsidRPr="5E333694">
        <w:rPr>
          <w:rFonts w:eastAsia="DengXian"/>
        </w:rPr>
        <w:t xml:space="preserve"> (CRI / </w:t>
      </w:r>
      <w:r w:rsidR="78C9D967">
        <w:t>JGS</w:t>
      </w:r>
      <w:r w:rsidR="5E8626F6" w:rsidRPr="5E333694">
        <w:rPr>
          <w:rFonts w:eastAsia="DengXian"/>
        </w:rPr>
        <w:t>)</w:t>
      </w:r>
      <w:r w:rsidR="78C9D967">
        <w:t xml:space="preserve"> </w:t>
      </w:r>
      <w:r w:rsidR="0CB948CA">
        <w:t>m</w:t>
      </w:r>
      <w:r w:rsidR="7F44D628">
        <w:t>odels</w:t>
      </w:r>
      <w:r w:rsidR="27F45FE9">
        <w:t>, c</w:t>
      </w:r>
      <w:r w:rsidR="10845B37">
        <w:t>overing</w:t>
      </w:r>
      <w:r w:rsidR="141F4378">
        <w:t xml:space="preserve"> </w:t>
      </w:r>
      <w:r w:rsidR="747A3C93">
        <w:t xml:space="preserve">quantization </w:t>
      </w:r>
      <w:r w:rsidR="4E42658C">
        <w:t>approach</w:t>
      </w:r>
      <w:r w:rsidR="2E0CB803">
        <w:t xml:space="preserve"> for weight and activation</w:t>
      </w:r>
      <w:r w:rsidR="4E42658C">
        <w:t>, e.g.</w:t>
      </w:r>
      <w:r w:rsidR="6E8F7FAD">
        <w:t xml:space="preserve"> static</w:t>
      </w:r>
      <w:r w:rsidR="601C516A">
        <w:t xml:space="preserve"> </w:t>
      </w:r>
      <w:r w:rsidR="256B853F">
        <w:t>vs.</w:t>
      </w:r>
      <w:r w:rsidR="601C516A">
        <w:t xml:space="preserve"> </w:t>
      </w:r>
      <w:r w:rsidR="6E8F7FAD">
        <w:t>dynamic</w:t>
      </w:r>
      <w:r w:rsidR="52F9F54B">
        <w:t xml:space="preserve">, </w:t>
      </w:r>
      <w:r w:rsidR="67E268C4">
        <w:t xml:space="preserve">data type of element </w:t>
      </w:r>
      <w:r w:rsidR="68C01724">
        <w:t>&amp;</w:t>
      </w:r>
      <w:r w:rsidR="67E268C4">
        <w:t xml:space="preserve"> </w:t>
      </w:r>
      <w:r w:rsidR="2C332C2D">
        <w:t xml:space="preserve">scaling </w:t>
      </w:r>
      <w:r w:rsidR="412163E0">
        <w:t>factor</w:t>
      </w:r>
      <w:r w:rsidR="2C332C2D">
        <w:t xml:space="preserve">, </w:t>
      </w:r>
      <w:r w:rsidR="20BE886C">
        <w:t>tensor-wise</w:t>
      </w:r>
      <w:r w:rsidR="79FAFAE2">
        <w:t xml:space="preserve"> vs.</w:t>
      </w:r>
      <w:r w:rsidR="2C332C2D">
        <w:t xml:space="preserve"> block-wise</w:t>
      </w:r>
      <w:r w:rsidR="1656AB8D">
        <w:t xml:space="preserve">, as well as </w:t>
      </w:r>
      <w:r w:rsidR="52F9F54B">
        <w:t>quantiz</w:t>
      </w:r>
      <w:r w:rsidR="688FEBD0">
        <w:t xml:space="preserve">ed </w:t>
      </w:r>
      <w:r w:rsidR="1656AB8D">
        <w:t>o</w:t>
      </w:r>
      <w:r w:rsidR="696CC5F3">
        <w:t>ps</w:t>
      </w:r>
      <w:r w:rsidR="05BCD997">
        <w:t>/</w:t>
      </w:r>
      <w:r w:rsidR="696CC5F3">
        <w:t>layers.</w:t>
      </w:r>
      <w:r w:rsidR="05BCD997">
        <w:t xml:space="preserve"> </w:t>
      </w:r>
      <w:r w:rsidR="412163E0">
        <w:t>It</w:t>
      </w:r>
      <w:r w:rsidR="3DC0B8C2">
        <w:t xml:space="preserve"> target</w:t>
      </w:r>
      <w:r w:rsidR="412163E0">
        <w:t>s</w:t>
      </w:r>
      <w:r w:rsidR="38C02918">
        <w:t xml:space="preserve"> </w:t>
      </w:r>
      <w:r w:rsidR="77916330">
        <w:t xml:space="preserve">standard recipe, which </w:t>
      </w:r>
      <w:r w:rsidR="5748C2AD">
        <w:t xml:space="preserve">is </w:t>
      </w:r>
      <w:r w:rsidR="033346E3">
        <w:t xml:space="preserve">common </w:t>
      </w:r>
      <w:r w:rsidR="5AD96DD1">
        <w:t>pr</w:t>
      </w:r>
      <w:r w:rsidR="28E11DE2">
        <w:t>actice</w:t>
      </w:r>
      <w:r w:rsidR="033346E3">
        <w:t xml:space="preserve"> in </w:t>
      </w:r>
      <w:r w:rsidR="38C02918">
        <w:t>production</w:t>
      </w:r>
      <w:r w:rsidR="5D8B2EE1">
        <w:t>, e.g., quantiz</w:t>
      </w:r>
      <w:r w:rsidR="4C8C6B1B">
        <w:t>ing</w:t>
      </w:r>
      <w:r w:rsidR="5D8B2EE1">
        <w:t xml:space="preserve"> Linear op in LLMs.</w:t>
      </w:r>
      <w:r w:rsidR="38C02918">
        <w:t xml:space="preserve"> </w:t>
      </w:r>
      <w:r w:rsidR="38A8F478">
        <w:t>For th</w:t>
      </w:r>
      <w:r w:rsidR="0A881913">
        <w:t xml:space="preserve">e </w:t>
      </w:r>
      <w:r w:rsidR="38A8F478">
        <w:t>advanced</w:t>
      </w:r>
      <w:r w:rsidR="74AC5C87">
        <w:t xml:space="preserve"> recipe</w:t>
      </w:r>
      <w:r w:rsidR="48F27B37">
        <w:t xml:space="preserve"> (</w:t>
      </w:r>
      <w:r w:rsidR="48F27B37" w:rsidRPr="5E333694">
        <w:rPr>
          <w:rFonts w:eastAsia="DengXian"/>
        </w:rPr>
        <w:t>see Section 4</w:t>
      </w:r>
      <w:r w:rsidR="48F27B37">
        <w:t>)</w:t>
      </w:r>
      <w:r w:rsidR="1F087D08">
        <w:t>:</w:t>
      </w:r>
      <w:r w:rsidR="36BAE5B9">
        <w:t xml:space="preserve"> </w:t>
      </w:r>
      <w:r w:rsidR="24529545">
        <w:t>1.</w:t>
      </w:r>
      <w:r w:rsidR="595E9E40">
        <w:t xml:space="preserve"> </w:t>
      </w:r>
      <w:commentRangeStart w:id="4"/>
      <w:commentRangeStart w:id="5"/>
      <w:r w:rsidR="7111A088">
        <w:t>SDPA</w:t>
      </w:r>
      <w:r w:rsidR="1D7A3794">
        <w:t xml:space="preserve"> quantization</w:t>
      </w:r>
      <w:commentRangeEnd w:id="4"/>
      <w:r w:rsidR="00E76791">
        <w:rPr>
          <w:rStyle w:val="CommentReference"/>
          <w:sz w:val="24"/>
          <w:szCs w:val="24"/>
        </w:rPr>
        <w:commentReference w:id="4"/>
      </w:r>
      <w:commentRangeEnd w:id="5"/>
      <w:r>
        <w:rPr>
          <w:rStyle w:val="CommentReference"/>
          <w:sz w:val="24"/>
          <w:szCs w:val="24"/>
        </w:rPr>
        <w:commentReference w:id="5"/>
      </w:r>
      <w:r w:rsidR="5BC09D34">
        <w:t xml:space="preserve">, </w:t>
      </w:r>
      <w:r w:rsidR="4C62B44F">
        <w:t xml:space="preserve">it </w:t>
      </w:r>
      <w:r w:rsidR="5BC09D34">
        <w:t xml:space="preserve">is not </w:t>
      </w:r>
      <w:r w:rsidR="595E9E40" w:rsidRPr="5E333694">
        <w:rPr>
          <w:rFonts w:eastAsia="DengXian"/>
        </w:rPr>
        <w:t xml:space="preserve">yet </w:t>
      </w:r>
      <w:r w:rsidR="5BC09D34">
        <w:t xml:space="preserve">in </w:t>
      </w:r>
      <w:r w:rsidR="1A4C717A">
        <w:t xml:space="preserve">current </w:t>
      </w:r>
      <w:r w:rsidR="5BC09D34">
        <w:t>scope</w:t>
      </w:r>
      <w:r w:rsidR="1D643F26">
        <w:t xml:space="preserve"> </w:t>
      </w:r>
      <w:r w:rsidR="1E49D386">
        <w:t xml:space="preserve">until </w:t>
      </w:r>
      <w:r w:rsidR="0C9100D1">
        <w:t xml:space="preserve">it becomes </w:t>
      </w:r>
      <w:r w:rsidR="0AC4FD24">
        <w:t>standard</w:t>
      </w:r>
      <w:r w:rsidR="2ADF743A">
        <w:t xml:space="preserve"> </w:t>
      </w:r>
      <w:r w:rsidR="0C1AE161">
        <w:t>in fields</w:t>
      </w:r>
      <w:r w:rsidR="595E9E40" w:rsidRPr="5E333694">
        <w:rPr>
          <w:rFonts w:eastAsia="DengXian"/>
        </w:rPr>
        <w:t xml:space="preserve"> yet to be explored</w:t>
      </w:r>
      <w:r w:rsidR="06F4411E" w:rsidRPr="5E333694">
        <w:rPr>
          <w:rFonts w:eastAsia="DengXian"/>
        </w:rPr>
        <w:t xml:space="preserve"> in the near future</w:t>
      </w:r>
      <w:r w:rsidR="05FA749D" w:rsidRPr="5E333694">
        <w:rPr>
          <w:rFonts w:eastAsia="DengXian"/>
        </w:rPr>
        <w:t xml:space="preserve">; 2. </w:t>
      </w:r>
      <w:r w:rsidR="05FA749D">
        <w:t xml:space="preserve">Low Precision </w:t>
      </w:r>
      <w:r w:rsidR="33DCE06A">
        <w:t>Finetuning, like fp8/mxfp8 finetuning</w:t>
      </w:r>
      <w:r w:rsidR="429DFB2F">
        <w:t>,</w:t>
      </w:r>
      <w:r w:rsidR="33DCE06A">
        <w:t xml:space="preserve"> </w:t>
      </w:r>
      <w:r w:rsidR="517F36E1">
        <w:t xml:space="preserve">can not only accelerate the training but also </w:t>
      </w:r>
      <w:r w:rsidR="628A20E9">
        <w:t xml:space="preserve">accelerate inference, which is a promising direction in the future. </w:t>
      </w:r>
      <w:r w:rsidR="02CD7DFB">
        <w:t>In this part, the whole workflow</w:t>
      </w:r>
      <w:r w:rsidR="24E0C347">
        <w:t xml:space="preserve">, </w:t>
      </w:r>
      <w:r w:rsidR="02CD7DFB">
        <w:t xml:space="preserve">low precision training -&gt; low precision </w:t>
      </w:r>
      <w:r w:rsidR="29C764C8">
        <w:t>inference</w:t>
      </w:r>
      <w:r w:rsidR="30605DC6">
        <w:t>, will be explored.</w:t>
      </w:r>
    </w:p>
    <w:p w14:paraId="12DF8CF2" w14:textId="77777777" w:rsidR="00971B94" w:rsidRPr="00971B94" w:rsidRDefault="00971B94">
      <w:pPr>
        <w:rPr>
          <w:rFonts w:eastAsia="DengXian"/>
        </w:rPr>
      </w:pPr>
    </w:p>
    <w:p w14:paraId="00FC3C3F" w14:textId="23C739B7" w:rsidR="00F23B76" w:rsidRDefault="00121474" w:rsidP="00452E8A">
      <w:r>
        <w:t>This document</w:t>
      </w:r>
      <w:r w:rsidR="00D56B18">
        <w:rPr>
          <w:rFonts w:hint="eastAsia"/>
        </w:rPr>
        <w:t xml:space="preserve"> could be </w:t>
      </w:r>
      <w:r w:rsidR="00D43C38">
        <w:rPr>
          <w:rFonts w:hint="eastAsia"/>
        </w:rPr>
        <w:t xml:space="preserve">a reference </w:t>
      </w:r>
      <w:r w:rsidR="00D376DB">
        <w:rPr>
          <w:rFonts w:hint="eastAsia"/>
        </w:rPr>
        <w:t xml:space="preserve">for </w:t>
      </w:r>
      <w:r w:rsidR="00790765">
        <w:rPr>
          <w:rFonts w:hint="eastAsia"/>
        </w:rPr>
        <w:t xml:space="preserve">low precision </w:t>
      </w:r>
      <w:r w:rsidR="00D376DB">
        <w:rPr>
          <w:rFonts w:hint="eastAsia"/>
        </w:rPr>
        <w:t>op/kernel implementation and</w:t>
      </w:r>
      <w:r w:rsidR="00D94304">
        <w:rPr>
          <w:rFonts w:hint="eastAsia"/>
        </w:rPr>
        <w:t xml:space="preserve"> </w:t>
      </w:r>
      <w:r w:rsidR="006435A4">
        <w:rPr>
          <w:rFonts w:hint="eastAsia"/>
        </w:rPr>
        <w:t xml:space="preserve">model level </w:t>
      </w:r>
      <w:r w:rsidR="00034772">
        <w:rPr>
          <w:rFonts w:hint="eastAsia"/>
        </w:rPr>
        <w:t>performance projection</w:t>
      </w:r>
      <w:r w:rsidR="006435A4">
        <w:rPr>
          <w:rFonts w:hint="eastAsia"/>
        </w:rPr>
        <w:t xml:space="preserve">.  </w:t>
      </w:r>
    </w:p>
    <w:p w14:paraId="448F0103" w14:textId="77777777" w:rsidR="002B3076" w:rsidRDefault="002B3076" w:rsidP="00452E8A"/>
    <w:p w14:paraId="5B61CE66" w14:textId="54100311" w:rsidR="00340CB8" w:rsidRPr="00451137" w:rsidRDefault="3ECB8F6A" w:rsidP="1ED4F078">
      <w:pPr>
        <w:pStyle w:val="Heading3"/>
        <w:numPr>
          <w:ilvl w:val="0"/>
          <w:numId w:val="1"/>
        </w:numPr>
        <w:rPr>
          <w:b/>
          <w:bCs/>
          <w:color w:val="auto"/>
        </w:rPr>
      </w:pPr>
      <w:bookmarkStart w:id="6" w:name="_Toc228179905"/>
      <w:r w:rsidRPr="1ED4F078">
        <w:rPr>
          <w:b/>
          <w:bCs/>
          <w:color w:val="auto"/>
        </w:rPr>
        <w:t>Overview</w:t>
      </w:r>
      <w:bookmarkEnd w:id="6"/>
    </w:p>
    <w:p w14:paraId="22AD4B5E" w14:textId="77777777" w:rsidR="00EC7BFB" w:rsidRDefault="00EC7BFB" w:rsidP="00EC7BFB">
      <w:pPr>
        <w:pStyle w:val="Heading3"/>
        <w:numPr>
          <w:ilvl w:val="1"/>
          <w:numId w:val="1"/>
        </w:numPr>
        <w:rPr>
          <w:b/>
          <w:bCs/>
          <w:color w:val="auto"/>
        </w:rPr>
      </w:pPr>
      <w:bookmarkStart w:id="7" w:name="_Toc226535020"/>
      <w:bookmarkStart w:id="8" w:name="_Toc228179906"/>
      <w:r>
        <w:rPr>
          <w:b/>
          <w:bCs/>
          <w:color w:val="auto"/>
        </w:rPr>
        <w:t>Definitions in low precision recipe</w:t>
      </w:r>
      <w:bookmarkEnd w:id="7"/>
      <w:bookmarkEnd w:id="8"/>
    </w:p>
    <w:p w14:paraId="6D312039" w14:textId="77777777" w:rsidR="00EC7BFB" w:rsidRPr="00B26E53" w:rsidRDefault="00EC7BFB" w:rsidP="00EC7BFB">
      <w:r>
        <w:rPr>
          <w:rFonts w:hint="eastAsia"/>
        </w:rPr>
        <w:t>Th</w:t>
      </w:r>
      <w:r>
        <w:t xml:space="preserve">ere are some common </w:t>
      </w:r>
      <w:r>
        <w:rPr>
          <w:rFonts w:hint="eastAsia"/>
        </w:rPr>
        <w:t xml:space="preserve">definitions used in quantization recipe documents, </w:t>
      </w:r>
      <w:r>
        <w:t>such as,</w:t>
      </w:r>
      <w:r>
        <w:rPr>
          <w:rFonts w:hint="eastAsia"/>
        </w:rPr>
        <w:t xml:space="preserve"> low precision data types, </w:t>
      </w:r>
      <w:r>
        <w:t xml:space="preserve">accuracy criteria, </w:t>
      </w:r>
      <w:r>
        <w:rPr>
          <w:rFonts w:hint="eastAsia"/>
        </w:rPr>
        <w:t>round</w:t>
      </w:r>
      <w:r>
        <w:t>ing</w:t>
      </w:r>
      <w:r>
        <w:rPr>
          <w:rFonts w:hint="eastAsia"/>
        </w:rPr>
        <w:t xml:space="preserve"> method, </w:t>
      </w:r>
      <w:r>
        <w:t xml:space="preserve">scaling method and KV cache &amp; SDPA quantization flow. They are device agnostic and defined in this document </w:t>
      </w:r>
      <w:hyperlink r:id="rId15" w:history="1">
        <w:r w:rsidRPr="00B26E53">
          <w:rPr>
            <w:rStyle w:val="Hyperlink"/>
          </w:rPr>
          <w:t>Definitions in Low Precision Recipe.docx</w:t>
        </w:r>
      </w:hyperlink>
    </w:p>
    <w:p w14:paraId="72EE5AB9" w14:textId="77777777" w:rsidR="0017717E" w:rsidRPr="00B17699" w:rsidRDefault="0017717E" w:rsidP="3D15721D">
      <w:pPr>
        <w:rPr>
          <w:rFonts w:eastAsia="DengXian"/>
        </w:rPr>
      </w:pPr>
    </w:p>
    <w:p w14:paraId="4B98DD9F" w14:textId="77777777" w:rsidR="008C0B66" w:rsidRPr="00DE2295" w:rsidRDefault="008C0B66" w:rsidP="008C0B66">
      <w:pPr>
        <w:pStyle w:val="Heading3"/>
        <w:numPr>
          <w:ilvl w:val="1"/>
          <w:numId w:val="1"/>
        </w:numPr>
        <w:rPr>
          <w:b/>
          <w:bCs/>
          <w:color w:val="auto"/>
        </w:rPr>
      </w:pPr>
      <w:bookmarkStart w:id="9" w:name="_Toc226535021"/>
      <w:bookmarkStart w:id="10" w:name="_Toc228179907"/>
      <w:r>
        <w:rPr>
          <w:b/>
          <w:bCs/>
          <w:color w:val="auto"/>
        </w:rPr>
        <w:t>Data types for key models</w:t>
      </w:r>
      <w:bookmarkEnd w:id="9"/>
      <w:bookmarkEnd w:id="10"/>
    </w:p>
    <w:p w14:paraId="3150A8B0" w14:textId="0AA8102C" w:rsidR="008C0B66" w:rsidRPr="001F7D13" w:rsidRDefault="008C0B66" w:rsidP="001F7D13">
      <w:pPr>
        <w:rPr>
          <w:rFonts w:eastAsia="DengXian"/>
        </w:rPr>
      </w:pPr>
      <w:r w:rsidRPr="001F7D13">
        <w:rPr>
          <w:rFonts w:eastAsia="DengXian"/>
        </w:rPr>
        <w:t>The following</w:t>
      </w:r>
      <w:r w:rsidRPr="001F7D13">
        <w:rPr>
          <w:rFonts w:eastAsia="DengXian" w:hint="eastAsia"/>
        </w:rPr>
        <w:t xml:space="preserve"> table lists the </w:t>
      </w:r>
      <w:r w:rsidRPr="001F7D13">
        <w:rPr>
          <w:rFonts w:eastAsia="DengXian"/>
        </w:rPr>
        <w:t>recommended</w:t>
      </w:r>
      <w:r w:rsidRPr="001F7D13">
        <w:rPr>
          <w:rFonts w:eastAsia="DengXian" w:hint="eastAsia"/>
        </w:rPr>
        <w:t xml:space="preserve"> </w:t>
      </w:r>
      <w:r w:rsidRPr="001F7D13">
        <w:rPr>
          <w:rFonts w:eastAsia="DengXian"/>
        </w:rPr>
        <w:t>data</w:t>
      </w:r>
      <w:r w:rsidRPr="001F7D13">
        <w:rPr>
          <w:rFonts w:eastAsia="DengXian" w:hint="eastAsia"/>
        </w:rPr>
        <w:t xml:space="preserve"> types for CRI and JGS </w:t>
      </w:r>
      <w:r w:rsidR="001F7D13">
        <w:rPr>
          <w:rFonts w:eastAsia="DengXian"/>
        </w:rPr>
        <w:t>key models</w:t>
      </w:r>
      <w:r w:rsidRPr="001F7D13">
        <w:rPr>
          <w:rFonts w:eastAsia="DengXian" w:hint="eastAsia"/>
        </w:rPr>
        <w:t>.</w:t>
      </w:r>
    </w:p>
    <w:tbl>
      <w:tblPr>
        <w:tblW w:w="882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90"/>
        <w:gridCol w:w="2340"/>
        <w:gridCol w:w="3487"/>
        <w:gridCol w:w="2003"/>
      </w:tblGrid>
      <w:tr w:rsidR="008C0B66" w:rsidRPr="00B17699" w14:paraId="6F1A1221" w14:textId="77777777">
        <w:tc>
          <w:tcPr>
            <w:tcW w:w="990" w:type="dxa"/>
            <w:tcMar>
              <w:top w:w="0" w:type="dxa"/>
              <w:left w:w="108" w:type="dxa"/>
              <w:bottom w:w="0" w:type="dxa"/>
              <w:right w:w="108" w:type="dxa"/>
            </w:tcMar>
            <w:vAlign w:val="center"/>
            <w:hideMark/>
          </w:tcPr>
          <w:p w14:paraId="7E64296C" w14:textId="77777777" w:rsidR="008C0B66" w:rsidRPr="00B17699" w:rsidRDefault="008C0B66">
            <w:pPr>
              <w:rPr>
                <w:rFonts w:eastAsia="DengXian"/>
              </w:rPr>
            </w:pPr>
            <w:r w:rsidRPr="00B17699">
              <w:rPr>
                <w:rFonts w:eastAsia="DengXian"/>
              </w:rPr>
              <w:t> </w:t>
            </w:r>
          </w:p>
        </w:tc>
        <w:tc>
          <w:tcPr>
            <w:tcW w:w="2340" w:type="dxa"/>
            <w:tcMar>
              <w:top w:w="0" w:type="dxa"/>
              <w:left w:w="108" w:type="dxa"/>
              <w:bottom w:w="0" w:type="dxa"/>
              <w:right w:w="108" w:type="dxa"/>
            </w:tcMar>
            <w:vAlign w:val="center"/>
            <w:hideMark/>
          </w:tcPr>
          <w:p w14:paraId="63960AFE" w14:textId="77777777" w:rsidR="008C0B66" w:rsidRPr="00B17699" w:rsidRDefault="008C0B66">
            <w:pPr>
              <w:rPr>
                <w:rFonts w:eastAsia="DengXian"/>
              </w:rPr>
            </w:pPr>
            <w:r w:rsidRPr="00B17699">
              <w:rPr>
                <w:rFonts w:eastAsia="DengXian"/>
                <w:b/>
                <w:bCs/>
              </w:rPr>
              <w:t>Native Model</w:t>
            </w:r>
          </w:p>
        </w:tc>
        <w:tc>
          <w:tcPr>
            <w:tcW w:w="3487" w:type="dxa"/>
            <w:tcMar>
              <w:top w:w="0" w:type="dxa"/>
              <w:left w:w="108" w:type="dxa"/>
              <w:bottom w:w="0" w:type="dxa"/>
              <w:right w:w="108" w:type="dxa"/>
            </w:tcMar>
            <w:vAlign w:val="center"/>
            <w:hideMark/>
          </w:tcPr>
          <w:p w14:paraId="0E30AEBC" w14:textId="77777777" w:rsidR="008C0B66" w:rsidRPr="00273A10" w:rsidRDefault="008C0B66">
            <w:pPr>
              <w:rPr>
                <w:rFonts w:eastAsia="DengXian"/>
                <w:b/>
                <w:bCs/>
              </w:rPr>
            </w:pPr>
            <w:r>
              <w:rPr>
                <w:rFonts w:eastAsia="DengXian" w:hint="eastAsia"/>
                <w:b/>
                <w:bCs/>
              </w:rPr>
              <w:t>Best Model w/ Q</w:t>
            </w:r>
            <w:r w:rsidRPr="00B17699">
              <w:rPr>
                <w:rFonts w:eastAsia="DengXian"/>
                <w:b/>
                <w:bCs/>
              </w:rPr>
              <w:t xml:space="preserve">uantization </w:t>
            </w:r>
            <w:r>
              <w:rPr>
                <w:rFonts w:eastAsia="DengXian" w:hint="eastAsia"/>
                <w:b/>
                <w:bCs/>
              </w:rPr>
              <w:t>Dt</w:t>
            </w:r>
            <w:r w:rsidRPr="00B17699">
              <w:rPr>
                <w:rFonts w:eastAsia="DengXian"/>
                <w:b/>
                <w:bCs/>
              </w:rPr>
              <w:t>ype</w:t>
            </w:r>
            <w:r>
              <w:rPr>
                <w:rFonts w:eastAsia="DengXian" w:hint="eastAsia"/>
                <w:b/>
                <w:bCs/>
              </w:rPr>
              <w:t xml:space="preserve"> (Element Dtype)</w:t>
            </w:r>
          </w:p>
        </w:tc>
        <w:tc>
          <w:tcPr>
            <w:tcW w:w="2003" w:type="dxa"/>
            <w:tcMar>
              <w:top w:w="0" w:type="dxa"/>
              <w:left w:w="108" w:type="dxa"/>
              <w:bottom w:w="0" w:type="dxa"/>
              <w:right w:w="108" w:type="dxa"/>
            </w:tcMar>
            <w:vAlign w:val="center"/>
            <w:hideMark/>
          </w:tcPr>
          <w:p w14:paraId="7CAC0A74" w14:textId="77777777" w:rsidR="008C0B66" w:rsidRPr="00B17699" w:rsidRDefault="008C0B66">
            <w:pPr>
              <w:rPr>
                <w:rFonts w:eastAsia="DengXian"/>
              </w:rPr>
            </w:pPr>
            <w:r w:rsidRPr="00B17699">
              <w:rPr>
                <w:rFonts w:eastAsia="DengXian"/>
                <w:b/>
                <w:bCs/>
              </w:rPr>
              <w:t>Scale Type</w:t>
            </w:r>
          </w:p>
        </w:tc>
      </w:tr>
      <w:tr w:rsidR="008C0B66" w:rsidRPr="00B17699" w14:paraId="32E59893" w14:textId="77777777">
        <w:tc>
          <w:tcPr>
            <w:tcW w:w="990" w:type="dxa"/>
            <w:vMerge w:val="restart"/>
            <w:tcMar>
              <w:top w:w="0" w:type="dxa"/>
              <w:left w:w="108" w:type="dxa"/>
              <w:bottom w:w="0" w:type="dxa"/>
              <w:right w:w="108" w:type="dxa"/>
            </w:tcMar>
            <w:vAlign w:val="center"/>
            <w:hideMark/>
          </w:tcPr>
          <w:p w14:paraId="56365DEB" w14:textId="77777777" w:rsidR="008C0B66" w:rsidRPr="00B17699" w:rsidRDefault="008C0B66">
            <w:pPr>
              <w:rPr>
                <w:rFonts w:eastAsia="DengXian"/>
              </w:rPr>
            </w:pPr>
            <w:r w:rsidRPr="00B17699">
              <w:rPr>
                <w:rFonts w:eastAsia="DengXian"/>
                <w:b/>
                <w:bCs/>
              </w:rPr>
              <w:t>CRI</w:t>
            </w:r>
          </w:p>
        </w:tc>
        <w:tc>
          <w:tcPr>
            <w:tcW w:w="2340" w:type="dxa"/>
            <w:tcMar>
              <w:top w:w="0" w:type="dxa"/>
              <w:left w:w="108" w:type="dxa"/>
              <w:bottom w:w="0" w:type="dxa"/>
              <w:right w:w="108" w:type="dxa"/>
            </w:tcMar>
            <w:vAlign w:val="center"/>
            <w:hideMark/>
          </w:tcPr>
          <w:p w14:paraId="7EBDE9CB" w14:textId="77777777" w:rsidR="008C0B66" w:rsidRPr="00B17699" w:rsidRDefault="008C0B66">
            <w:pPr>
              <w:rPr>
                <w:rFonts w:eastAsia="DengXian"/>
              </w:rPr>
            </w:pPr>
            <w:r w:rsidRPr="00B17699">
              <w:rPr>
                <w:rFonts w:eastAsia="DengXian"/>
              </w:rPr>
              <w:t>BF16 / F</w:t>
            </w:r>
            <w:r>
              <w:rPr>
                <w:rFonts w:eastAsia="DengXian" w:hint="eastAsia"/>
              </w:rPr>
              <w:t>P</w:t>
            </w:r>
            <w:r w:rsidRPr="00B17699">
              <w:rPr>
                <w:rFonts w:eastAsia="DengXian"/>
              </w:rPr>
              <w:t>16 / FP8</w:t>
            </w:r>
          </w:p>
        </w:tc>
        <w:tc>
          <w:tcPr>
            <w:tcW w:w="3487" w:type="dxa"/>
            <w:tcMar>
              <w:top w:w="0" w:type="dxa"/>
              <w:left w:w="108" w:type="dxa"/>
              <w:bottom w:w="0" w:type="dxa"/>
              <w:right w:w="108" w:type="dxa"/>
            </w:tcMar>
            <w:vAlign w:val="center"/>
            <w:hideMark/>
          </w:tcPr>
          <w:p w14:paraId="56BF0063" w14:textId="77777777" w:rsidR="008C0B66" w:rsidRPr="00B17699" w:rsidRDefault="008C0B66">
            <w:pPr>
              <w:rPr>
                <w:rFonts w:eastAsia="DengXian"/>
              </w:rPr>
            </w:pPr>
            <w:r w:rsidRPr="00B17699">
              <w:rPr>
                <w:rFonts w:eastAsia="DengXian"/>
              </w:rPr>
              <w:t>MXFP4 (E2M1)</w:t>
            </w:r>
          </w:p>
        </w:tc>
        <w:tc>
          <w:tcPr>
            <w:tcW w:w="2003" w:type="dxa"/>
            <w:tcMar>
              <w:top w:w="0" w:type="dxa"/>
              <w:left w:w="108" w:type="dxa"/>
              <w:bottom w:w="0" w:type="dxa"/>
              <w:right w:w="108" w:type="dxa"/>
            </w:tcMar>
            <w:vAlign w:val="center"/>
            <w:hideMark/>
          </w:tcPr>
          <w:p w14:paraId="787EC8AD" w14:textId="77777777" w:rsidR="008C0B66" w:rsidRPr="00B17699" w:rsidRDefault="008C0B66">
            <w:pPr>
              <w:rPr>
                <w:rFonts w:eastAsia="DengXian"/>
              </w:rPr>
            </w:pPr>
            <w:r w:rsidRPr="00B17699">
              <w:rPr>
                <w:rFonts w:eastAsia="DengXian"/>
              </w:rPr>
              <w:t>E8M0</w:t>
            </w:r>
          </w:p>
        </w:tc>
      </w:tr>
      <w:tr w:rsidR="008C0B66" w:rsidRPr="00B17699" w14:paraId="093D5541" w14:textId="77777777">
        <w:tc>
          <w:tcPr>
            <w:tcW w:w="990" w:type="dxa"/>
            <w:vMerge/>
            <w:tcMar>
              <w:top w:w="0" w:type="dxa"/>
              <w:left w:w="108" w:type="dxa"/>
              <w:bottom w:w="0" w:type="dxa"/>
              <w:right w:w="108" w:type="dxa"/>
            </w:tcMar>
            <w:vAlign w:val="center"/>
          </w:tcPr>
          <w:p w14:paraId="2D1AFF78" w14:textId="77777777" w:rsidR="008C0B66" w:rsidRPr="00B17699" w:rsidRDefault="008C0B66">
            <w:pPr>
              <w:rPr>
                <w:rFonts w:eastAsia="DengXian"/>
                <w:b/>
                <w:bCs/>
              </w:rPr>
            </w:pPr>
          </w:p>
        </w:tc>
        <w:tc>
          <w:tcPr>
            <w:tcW w:w="2340" w:type="dxa"/>
            <w:tcMar>
              <w:top w:w="0" w:type="dxa"/>
              <w:left w:w="108" w:type="dxa"/>
              <w:bottom w:w="0" w:type="dxa"/>
              <w:right w:w="108" w:type="dxa"/>
            </w:tcMar>
            <w:vAlign w:val="center"/>
          </w:tcPr>
          <w:p w14:paraId="7FC75DAE" w14:textId="77777777" w:rsidR="008C0B66" w:rsidRPr="00B17699" w:rsidRDefault="008C0B66">
            <w:pPr>
              <w:rPr>
                <w:rFonts w:eastAsia="DengXian"/>
              </w:rPr>
            </w:pPr>
            <w:r>
              <w:rPr>
                <w:rFonts w:eastAsia="DengXian" w:hint="eastAsia"/>
              </w:rPr>
              <w:t>BF16 / FP16</w:t>
            </w:r>
          </w:p>
        </w:tc>
        <w:tc>
          <w:tcPr>
            <w:tcW w:w="3487" w:type="dxa"/>
            <w:tcMar>
              <w:top w:w="0" w:type="dxa"/>
              <w:left w:w="108" w:type="dxa"/>
              <w:bottom w:w="0" w:type="dxa"/>
              <w:right w:w="108" w:type="dxa"/>
            </w:tcMar>
            <w:vAlign w:val="center"/>
          </w:tcPr>
          <w:p w14:paraId="1E61DA2B" w14:textId="77777777" w:rsidR="008C0B66" w:rsidRPr="00B17699" w:rsidRDefault="008C0B66">
            <w:pPr>
              <w:rPr>
                <w:rFonts w:eastAsia="DengXian"/>
              </w:rPr>
            </w:pPr>
            <w:commentRangeStart w:id="11"/>
            <w:commentRangeStart w:id="12"/>
            <w:r w:rsidRPr="09DD041F">
              <w:rPr>
                <w:rFonts w:eastAsia="DengXian"/>
              </w:rPr>
              <w:t xml:space="preserve">MXFP8 </w:t>
            </w:r>
            <w:commentRangeEnd w:id="11"/>
            <w:r w:rsidRPr="09DD041F">
              <w:rPr>
                <w:rStyle w:val="CommentReference"/>
                <w:rFonts w:eastAsia="DengXian"/>
                <w:sz w:val="24"/>
                <w:szCs w:val="24"/>
              </w:rPr>
              <w:commentReference w:id="11"/>
            </w:r>
            <w:commentRangeEnd w:id="12"/>
            <w:r w:rsidRPr="09DD041F">
              <w:rPr>
                <w:rStyle w:val="CommentReference"/>
                <w:rFonts w:eastAsia="DengXian"/>
                <w:sz w:val="24"/>
                <w:szCs w:val="24"/>
              </w:rPr>
              <w:commentReference w:id="12"/>
            </w:r>
            <w:r w:rsidRPr="09DD041F">
              <w:rPr>
                <w:rFonts w:eastAsia="DengXian"/>
              </w:rPr>
              <w:t>(E4M3)</w:t>
            </w:r>
          </w:p>
        </w:tc>
        <w:tc>
          <w:tcPr>
            <w:tcW w:w="2003" w:type="dxa"/>
            <w:tcMar>
              <w:top w:w="0" w:type="dxa"/>
              <w:left w:w="108" w:type="dxa"/>
              <w:bottom w:w="0" w:type="dxa"/>
              <w:right w:w="108" w:type="dxa"/>
            </w:tcMar>
            <w:vAlign w:val="center"/>
          </w:tcPr>
          <w:p w14:paraId="2AFB6423" w14:textId="77777777" w:rsidR="008C0B66" w:rsidRPr="00B17699" w:rsidRDefault="008C0B66">
            <w:pPr>
              <w:rPr>
                <w:rFonts w:eastAsia="DengXian"/>
              </w:rPr>
            </w:pPr>
            <w:r w:rsidRPr="5E333694">
              <w:rPr>
                <w:rFonts w:eastAsia="DengXian"/>
              </w:rPr>
              <w:t>E8M0</w:t>
            </w:r>
          </w:p>
        </w:tc>
      </w:tr>
      <w:tr w:rsidR="008C0B66" w:rsidRPr="00B17699" w14:paraId="693A748F" w14:textId="77777777">
        <w:tc>
          <w:tcPr>
            <w:tcW w:w="990" w:type="dxa"/>
            <w:vMerge w:val="restart"/>
            <w:tcMar>
              <w:top w:w="0" w:type="dxa"/>
              <w:left w:w="108" w:type="dxa"/>
              <w:bottom w:w="0" w:type="dxa"/>
              <w:right w:w="108" w:type="dxa"/>
            </w:tcMar>
            <w:vAlign w:val="center"/>
            <w:hideMark/>
          </w:tcPr>
          <w:p w14:paraId="10FC5D7B" w14:textId="77777777" w:rsidR="008C0B66" w:rsidRPr="00B17699" w:rsidRDefault="008C0B66">
            <w:pPr>
              <w:rPr>
                <w:rFonts w:eastAsia="DengXian"/>
              </w:rPr>
            </w:pPr>
            <w:r w:rsidRPr="00B17699">
              <w:rPr>
                <w:rFonts w:eastAsia="DengXian"/>
                <w:b/>
                <w:bCs/>
              </w:rPr>
              <w:t>J</w:t>
            </w:r>
            <w:r>
              <w:rPr>
                <w:rFonts w:eastAsia="DengXian" w:hint="eastAsia"/>
                <w:b/>
                <w:bCs/>
              </w:rPr>
              <w:t>G</w:t>
            </w:r>
            <w:r w:rsidRPr="00B17699">
              <w:rPr>
                <w:rFonts w:eastAsia="DengXian"/>
                <w:b/>
                <w:bCs/>
              </w:rPr>
              <w:t>S</w:t>
            </w:r>
          </w:p>
        </w:tc>
        <w:tc>
          <w:tcPr>
            <w:tcW w:w="2340" w:type="dxa"/>
            <w:tcMar>
              <w:top w:w="0" w:type="dxa"/>
              <w:left w:w="108" w:type="dxa"/>
              <w:bottom w:w="0" w:type="dxa"/>
              <w:right w:w="108" w:type="dxa"/>
            </w:tcMar>
            <w:vAlign w:val="center"/>
            <w:hideMark/>
          </w:tcPr>
          <w:p w14:paraId="3C9AFA5F" w14:textId="77777777" w:rsidR="008C0B66" w:rsidRPr="00B17699" w:rsidRDefault="008C0B66">
            <w:pPr>
              <w:rPr>
                <w:rFonts w:eastAsia="DengXian"/>
              </w:rPr>
            </w:pPr>
            <w:r w:rsidRPr="00B17699">
              <w:rPr>
                <w:rFonts w:eastAsia="DengXian"/>
              </w:rPr>
              <w:t>BF16 / F</w:t>
            </w:r>
            <w:r>
              <w:rPr>
                <w:rFonts w:eastAsia="DengXian" w:hint="eastAsia"/>
              </w:rPr>
              <w:t>P</w:t>
            </w:r>
            <w:r w:rsidRPr="00B17699">
              <w:rPr>
                <w:rFonts w:eastAsia="DengXian"/>
              </w:rPr>
              <w:t>16 / FP8</w:t>
            </w:r>
          </w:p>
        </w:tc>
        <w:tc>
          <w:tcPr>
            <w:tcW w:w="3487" w:type="dxa"/>
            <w:tcMar>
              <w:top w:w="0" w:type="dxa"/>
              <w:left w:w="108" w:type="dxa"/>
              <w:bottom w:w="0" w:type="dxa"/>
              <w:right w:w="108" w:type="dxa"/>
            </w:tcMar>
            <w:vAlign w:val="center"/>
            <w:hideMark/>
          </w:tcPr>
          <w:p w14:paraId="2083DB51" w14:textId="77777777" w:rsidR="008C0B66" w:rsidRPr="00B17699" w:rsidRDefault="008C0B66">
            <w:pPr>
              <w:rPr>
                <w:rFonts w:eastAsia="DengXian"/>
              </w:rPr>
            </w:pPr>
            <w:r w:rsidRPr="5E333694">
              <w:rPr>
                <w:rFonts w:eastAsia="DengXian"/>
              </w:rPr>
              <w:t>NVFP4 (E2M1)</w:t>
            </w:r>
          </w:p>
        </w:tc>
        <w:tc>
          <w:tcPr>
            <w:tcW w:w="2003" w:type="dxa"/>
            <w:tcMar>
              <w:top w:w="0" w:type="dxa"/>
              <w:left w:w="108" w:type="dxa"/>
              <w:bottom w:w="0" w:type="dxa"/>
              <w:right w:w="108" w:type="dxa"/>
            </w:tcMar>
            <w:vAlign w:val="center"/>
            <w:hideMark/>
          </w:tcPr>
          <w:p w14:paraId="7D816CDE" w14:textId="77777777" w:rsidR="008C0B66" w:rsidRPr="00B17699" w:rsidRDefault="008C0B66">
            <w:pPr>
              <w:rPr>
                <w:rFonts w:eastAsia="DengXian"/>
              </w:rPr>
            </w:pPr>
            <w:r w:rsidRPr="5E333694">
              <w:rPr>
                <w:rFonts w:eastAsia="DengXian"/>
              </w:rPr>
              <w:t>UE</w:t>
            </w:r>
            <w:r>
              <w:rPr>
                <w:rFonts w:eastAsia="DengXian" w:hint="eastAsia"/>
              </w:rPr>
              <w:t>4</w:t>
            </w:r>
            <w:r w:rsidRPr="5E333694">
              <w:rPr>
                <w:rFonts w:eastAsia="DengXian"/>
              </w:rPr>
              <w:t>M3</w:t>
            </w:r>
          </w:p>
        </w:tc>
      </w:tr>
      <w:tr w:rsidR="008C0B66" w:rsidRPr="00B17699" w14:paraId="55E1C9D5" w14:textId="77777777">
        <w:tc>
          <w:tcPr>
            <w:tcW w:w="990" w:type="dxa"/>
            <w:vMerge/>
            <w:vAlign w:val="center"/>
            <w:hideMark/>
          </w:tcPr>
          <w:p w14:paraId="02969228" w14:textId="77777777" w:rsidR="008C0B66" w:rsidRPr="00B17699" w:rsidRDefault="008C0B66">
            <w:pPr>
              <w:rPr>
                <w:rFonts w:eastAsia="DengXian"/>
              </w:rPr>
            </w:pPr>
          </w:p>
        </w:tc>
        <w:tc>
          <w:tcPr>
            <w:tcW w:w="2340" w:type="dxa"/>
            <w:tcMar>
              <w:top w:w="0" w:type="dxa"/>
              <w:left w:w="108" w:type="dxa"/>
              <w:bottom w:w="0" w:type="dxa"/>
              <w:right w:w="108" w:type="dxa"/>
            </w:tcMar>
            <w:vAlign w:val="center"/>
            <w:hideMark/>
          </w:tcPr>
          <w:p w14:paraId="6571B3D6" w14:textId="77777777" w:rsidR="008C0B66" w:rsidRPr="00B17699" w:rsidRDefault="008C0B66">
            <w:pPr>
              <w:rPr>
                <w:rFonts w:eastAsia="DengXian"/>
              </w:rPr>
            </w:pPr>
            <w:r w:rsidRPr="00B17699">
              <w:rPr>
                <w:rFonts w:eastAsia="DengXian"/>
              </w:rPr>
              <w:t>BF16 / F</w:t>
            </w:r>
            <w:r>
              <w:rPr>
                <w:rFonts w:eastAsia="DengXian" w:hint="eastAsia"/>
              </w:rPr>
              <w:t>P</w:t>
            </w:r>
            <w:r w:rsidRPr="00B17699">
              <w:rPr>
                <w:rFonts w:eastAsia="DengXian"/>
              </w:rPr>
              <w:t>16</w:t>
            </w:r>
          </w:p>
        </w:tc>
        <w:tc>
          <w:tcPr>
            <w:tcW w:w="3487" w:type="dxa"/>
            <w:tcMar>
              <w:top w:w="0" w:type="dxa"/>
              <w:left w:w="108" w:type="dxa"/>
              <w:bottom w:w="0" w:type="dxa"/>
              <w:right w:w="108" w:type="dxa"/>
            </w:tcMar>
            <w:vAlign w:val="center"/>
            <w:hideMark/>
          </w:tcPr>
          <w:p w14:paraId="560D187F" w14:textId="77777777" w:rsidR="008C0B66" w:rsidRPr="00B17699" w:rsidRDefault="008C0B66">
            <w:pPr>
              <w:rPr>
                <w:rFonts w:eastAsia="DengXian"/>
              </w:rPr>
            </w:pPr>
            <w:r w:rsidRPr="09DD041F">
              <w:rPr>
                <w:rFonts w:eastAsia="DengXian"/>
              </w:rPr>
              <w:t>MXFP8 (E4M3)</w:t>
            </w:r>
          </w:p>
        </w:tc>
        <w:tc>
          <w:tcPr>
            <w:tcW w:w="2003" w:type="dxa"/>
            <w:tcMar>
              <w:top w:w="0" w:type="dxa"/>
              <w:left w:w="108" w:type="dxa"/>
              <w:bottom w:w="0" w:type="dxa"/>
              <w:right w:w="108" w:type="dxa"/>
            </w:tcMar>
            <w:vAlign w:val="center"/>
            <w:hideMark/>
          </w:tcPr>
          <w:p w14:paraId="4F71A55D" w14:textId="77777777" w:rsidR="008C0B66" w:rsidRPr="00B17699" w:rsidRDefault="008C0B66">
            <w:pPr>
              <w:rPr>
                <w:rFonts w:eastAsia="DengXian"/>
              </w:rPr>
            </w:pPr>
            <w:r w:rsidRPr="00B17699">
              <w:rPr>
                <w:rFonts w:eastAsia="DengXian"/>
              </w:rPr>
              <w:t>E8M0</w:t>
            </w:r>
          </w:p>
        </w:tc>
      </w:tr>
    </w:tbl>
    <w:p w14:paraId="5208E38B" w14:textId="1B5A50D2" w:rsidR="008C0B66" w:rsidRPr="008C0B66" w:rsidRDefault="008C0B66" w:rsidP="001F7D13">
      <w:pPr>
        <w:pStyle w:val="ListParagraph"/>
        <w:ind w:left="1080" w:firstLine="360"/>
        <w:rPr>
          <w:rFonts w:eastAsia="DengXian"/>
        </w:rPr>
      </w:pPr>
      <w:r w:rsidRPr="008C0B66">
        <w:rPr>
          <w:rFonts w:eastAsia="DengXian" w:hint="eastAsia"/>
        </w:rPr>
        <w:t xml:space="preserve">Table </w:t>
      </w:r>
      <w:r w:rsidR="001F7D13">
        <w:rPr>
          <w:rFonts w:eastAsia="DengXian"/>
        </w:rPr>
        <w:t>1</w:t>
      </w:r>
      <w:r w:rsidRPr="008C0B66">
        <w:rPr>
          <w:rFonts w:eastAsia="DengXian" w:hint="eastAsia"/>
        </w:rPr>
        <w:t xml:space="preserve">. Recommended data type for </w:t>
      </w:r>
      <w:r w:rsidR="001F7D13">
        <w:rPr>
          <w:rFonts w:eastAsia="DengXian"/>
        </w:rPr>
        <w:t>key models</w:t>
      </w:r>
    </w:p>
    <w:p w14:paraId="4BD76FA0" w14:textId="54CC0109" w:rsidR="1EB89FC5" w:rsidRDefault="1EB89FC5" w:rsidP="002C5930">
      <w:pPr>
        <w:spacing w:before="240" w:after="240"/>
      </w:pPr>
    </w:p>
    <w:p w14:paraId="2771C452" w14:textId="035776ED" w:rsidR="1EB89FC5" w:rsidRDefault="1EB89FC5"/>
    <w:p w14:paraId="37541057" w14:textId="1AD5EAE5" w:rsidR="00E40C27" w:rsidRPr="00451137" w:rsidRDefault="4A58D222" w:rsidP="1ED4F078">
      <w:pPr>
        <w:pStyle w:val="Heading3"/>
        <w:numPr>
          <w:ilvl w:val="0"/>
          <w:numId w:val="3"/>
        </w:numPr>
        <w:rPr>
          <w:b/>
          <w:bCs/>
          <w:color w:val="auto"/>
        </w:rPr>
      </w:pPr>
      <w:bookmarkStart w:id="13" w:name="_Toc228179908"/>
      <w:r w:rsidRPr="1ED4F078">
        <w:rPr>
          <w:b/>
          <w:bCs/>
          <w:color w:val="auto"/>
        </w:rPr>
        <w:t xml:space="preserve">Key model </w:t>
      </w:r>
      <w:r w:rsidR="39E7F729" w:rsidRPr="1ED4F078">
        <w:rPr>
          <w:b/>
          <w:bCs/>
          <w:color w:val="auto"/>
        </w:rPr>
        <w:t>recipes</w:t>
      </w:r>
      <w:bookmarkEnd w:id="13"/>
    </w:p>
    <w:p w14:paraId="549A043F" w14:textId="28A64B98" w:rsidR="009240C1" w:rsidRPr="00065CA4" w:rsidRDefault="5FA230BC" w:rsidP="1ED4F078">
      <w:pPr>
        <w:pStyle w:val="Heading3"/>
        <w:numPr>
          <w:ilvl w:val="1"/>
          <w:numId w:val="3"/>
        </w:numPr>
        <w:rPr>
          <w:rFonts w:eastAsia="DengXian"/>
          <w:b/>
          <w:bCs/>
          <w:color w:val="auto"/>
        </w:rPr>
      </w:pPr>
      <w:bookmarkStart w:id="14" w:name="_Toc228179909"/>
      <w:r w:rsidRPr="1ED4F078">
        <w:rPr>
          <w:rFonts w:eastAsia="DengXian"/>
          <w:b/>
          <w:bCs/>
          <w:color w:val="auto"/>
        </w:rPr>
        <w:t>Overall Status</w:t>
      </w:r>
      <w:bookmarkEnd w:id="1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90"/>
        <w:gridCol w:w="2472"/>
        <w:gridCol w:w="1142"/>
        <w:gridCol w:w="1648"/>
        <w:gridCol w:w="1178"/>
      </w:tblGrid>
      <w:tr w:rsidR="00E665C5" w14:paraId="08CAFEFB" w14:textId="20FBF3A1" w:rsidTr="5C2349D7">
        <w:trPr>
          <w:trHeight w:val="300"/>
        </w:trPr>
        <w:tc>
          <w:tcPr>
            <w:tcW w:w="2244" w:type="dxa"/>
            <w:vMerge w:val="restart"/>
          </w:tcPr>
          <w:p w14:paraId="532B59C9" w14:textId="7B8615D8" w:rsidR="00E665C5" w:rsidRDefault="00E665C5" w:rsidP="3E385298">
            <w:pPr>
              <w:jc w:val="center"/>
              <w:rPr>
                <w:rFonts w:eastAsia="DengXian"/>
                <w:b/>
                <w:bCs/>
              </w:rPr>
            </w:pPr>
            <w:r w:rsidRPr="3E385298">
              <w:rPr>
                <w:rFonts w:eastAsia="DengXian"/>
                <w:b/>
                <w:bCs/>
              </w:rPr>
              <w:t>CRI Key Models</w:t>
            </w:r>
          </w:p>
        </w:tc>
        <w:tc>
          <w:tcPr>
            <w:tcW w:w="3138" w:type="dxa"/>
            <w:gridSpan w:val="2"/>
          </w:tcPr>
          <w:p w14:paraId="5DBE794C" w14:textId="20211817" w:rsidR="00E665C5" w:rsidRPr="3E385298" w:rsidRDefault="00E665C5" w:rsidP="00E665C5">
            <w:pPr>
              <w:jc w:val="center"/>
              <w:rPr>
                <w:rFonts w:eastAsia="DengXian"/>
              </w:rPr>
            </w:pPr>
            <w:r w:rsidRPr="3E385298">
              <w:rPr>
                <w:rFonts w:eastAsia="DengXian"/>
              </w:rPr>
              <w:t>MXFP8</w:t>
            </w:r>
          </w:p>
        </w:tc>
        <w:tc>
          <w:tcPr>
            <w:tcW w:w="3248" w:type="dxa"/>
            <w:gridSpan w:val="2"/>
          </w:tcPr>
          <w:p w14:paraId="7CBE3D81" w14:textId="77777777" w:rsidR="00E665C5" w:rsidRPr="3E385298" w:rsidRDefault="00E665C5" w:rsidP="3E385298">
            <w:pPr>
              <w:jc w:val="center"/>
              <w:rPr>
                <w:rFonts w:eastAsia="DengXian"/>
              </w:rPr>
            </w:pPr>
            <w:r w:rsidRPr="3E385298">
              <w:rPr>
                <w:rFonts w:eastAsia="DengXian"/>
              </w:rPr>
              <w:t>MXFP4</w:t>
            </w:r>
          </w:p>
        </w:tc>
      </w:tr>
      <w:tr w:rsidR="001E7EE4" w14:paraId="05B797C7" w14:textId="4D414F48" w:rsidTr="5C2349D7">
        <w:trPr>
          <w:trHeight w:val="300"/>
        </w:trPr>
        <w:tc>
          <w:tcPr>
            <w:tcW w:w="2244" w:type="dxa"/>
            <w:vMerge/>
          </w:tcPr>
          <w:p w14:paraId="4DFA0C56" w14:textId="77777777" w:rsidR="001E7EE4" w:rsidRPr="3E385298" w:rsidRDefault="001E7EE4" w:rsidP="3E385298">
            <w:pPr>
              <w:jc w:val="center"/>
              <w:rPr>
                <w:rFonts w:eastAsia="DengXian"/>
                <w:b/>
                <w:bCs/>
              </w:rPr>
            </w:pPr>
          </w:p>
        </w:tc>
        <w:tc>
          <w:tcPr>
            <w:tcW w:w="1862" w:type="dxa"/>
          </w:tcPr>
          <w:p w14:paraId="0CB82107" w14:textId="5C3832C0" w:rsidR="001E7EE4" w:rsidRPr="3E385298" w:rsidRDefault="001E7EE4" w:rsidP="3E385298">
            <w:pPr>
              <w:jc w:val="center"/>
              <w:rPr>
                <w:rFonts w:eastAsia="DengXian"/>
              </w:rPr>
            </w:pPr>
            <w:r>
              <w:rPr>
                <w:rFonts w:eastAsia="DengXian" w:hint="eastAsia"/>
              </w:rPr>
              <w:t>Recipe</w:t>
            </w:r>
          </w:p>
        </w:tc>
        <w:tc>
          <w:tcPr>
            <w:tcW w:w="1276" w:type="dxa"/>
          </w:tcPr>
          <w:p w14:paraId="3371F8EF" w14:textId="3C208CE0" w:rsidR="001E7EE4" w:rsidRPr="3E385298" w:rsidRDefault="001E7EE4" w:rsidP="3E385298">
            <w:pPr>
              <w:jc w:val="center"/>
              <w:rPr>
                <w:rFonts w:eastAsia="DengXian"/>
              </w:rPr>
            </w:pPr>
            <w:r>
              <w:rPr>
                <w:rFonts w:eastAsia="DengXian" w:hint="eastAsia"/>
              </w:rPr>
              <w:t>Model</w:t>
            </w:r>
          </w:p>
        </w:tc>
        <w:tc>
          <w:tcPr>
            <w:tcW w:w="1918" w:type="dxa"/>
          </w:tcPr>
          <w:p w14:paraId="0ED7BE98" w14:textId="76DD960B" w:rsidR="001E7EE4" w:rsidRPr="3E385298" w:rsidRDefault="001E7EE4" w:rsidP="3E385298">
            <w:pPr>
              <w:jc w:val="center"/>
              <w:rPr>
                <w:rFonts w:eastAsia="DengXian"/>
              </w:rPr>
            </w:pPr>
            <w:r>
              <w:rPr>
                <w:rFonts w:eastAsia="DengXian" w:hint="eastAsia"/>
              </w:rPr>
              <w:t>Recipe</w:t>
            </w:r>
          </w:p>
        </w:tc>
        <w:tc>
          <w:tcPr>
            <w:tcW w:w="1330" w:type="dxa"/>
          </w:tcPr>
          <w:p w14:paraId="5D8B690D" w14:textId="1F07C3C1" w:rsidR="001E7EE4" w:rsidRPr="3E385298" w:rsidRDefault="001E7EE4" w:rsidP="3E385298">
            <w:pPr>
              <w:jc w:val="center"/>
              <w:rPr>
                <w:rFonts w:eastAsia="DengXian"/>
              </w:rPr>
            </w:pPr>
            <w:r>
              <w:rPr>
                <w:rFonts w:eastAsia="DengXian" w:hint="eastAsia"/>
              </w:rPr>
              <w:t>Model</w:t>
            </w:r>
          </w:p>
        </w:tc>
      </w:tr>
      <w:tr w:rsidR="00A12DF7" w14:paraId="2E5E3B1B" w14:textId="748C729A" w:rsidTr="5C2349D7">
        <w:trPr>
          <w:trHeight w:val="345"/>
        </w:trPr>
        <w:tc>
          <w:tcPr>
            <w:tcW w:w="2244" w:type="dxa"/>
          </w:tcPr>
          <w:p w14:paraId="1DB0D671" w14:textId="48DEDCAC" w:rsidR="00A12DF7" w:rsidRDefault="00A12DF7" w:rsidP="3E385298">
            <w:pPr>
              <w:jc w:val="center"/>
              <w:rPr>
                <w:rFonts w:eastAsia="DengXian"/>
              </w:rPr>
            </w:pPr>
            <w:commentRangeStart w:id="15"/>
            <w:r w:rsidRPr="3E385298">
              <w:rPr>
                <w:rFonts w:eastAsia="DengXian"/>
              </w:rPr>
              <w:t>Llama 3.3 70B</w:t>
            </w:r>
            <w:commentRangeEnd w:id="15"/>
            <w:r>
              <w:rPr>
                <w:rStyle w:val="CommentReference"/>
                <w:rFonts w:eastAsia="DengXian" w:hint="eastAsia"/>
                <w:sz w:val="24"/>
                <w:szCs w:val="24"/>
              </w:rPr>
              <w:commentReference w:id="15"/>
            </w:r>
          </w:p>
        </w:tc>
        <w:tc>
          <w:tcPr>
            <w:tcW w:w="1862" w:type="dxa"/>
          </w:tcPr>
          <w:p w14:paraId="681B25B7" w14:textId="0BCF03C3" w:rsidR="00A12DF7" w:rsidRDefault="00A12DF7" w:rsidP="3E385298">
            <w:pPr>
              <w:jc w:val="center"/>
              <w:rPr>
                <w:rFonts w:eastAsia="DengXian"/>
              </w:rPr>
            </w:pPr>
            <w:hyperlink w:anchor="_MXFP8_recipe_5" w:history="1">
              <w:r w:rsidRPr="128CFB83">
                <w:rPr>
                  <w:rStyle w:val="Hyperlink"/>
                  <w:rFonts w:eastAsia="DengXian"/>
                </w:rPr>
                <w:t>√</w:t>
              </w:r>
            </w:hyperlink>
            <w:commentRangeStart w:id="17"/>
            <w:commentRangeEnd w:id="17"/>
            <w:r>
              <w:rPr>
                <w:rStyle w:val="CommentReference"/>
                <w:rFonts w:eastAsia="DengXian" w:hint="eastAsia"/>
                <w:sz w:val="24"/>
                <w:szCs w:val="24"/>
              </w:rPr>
              <w:commentReference w:id="17"/>
            </w:r>
          </w:p>
        </w:tc>
        <w:tc>
          <w:tcPr>
            <w:tcW w:w="1276" w:type="dxa"/>
          </w:tcPr>
          <w:p w14:paraId="26F3A3D0" w14:textId="275217D1" w:rsidR="00A12DF7" w:rsidRDefault="00AA4C3C" w:rsidP="3E385298">
            <w:pPr>
              <w:jc w:val="center"/>
            </w:pPr>
            <w:hyperlink r:id="rId16" w:history="1">
              <w:r w:rsidRPr="003202CC">
                <w:rPr>
                  <w:rStyle w:val="Hyperlink"/>
                  <w:rFonts w:eastAsia="DengXian"/>
                </w:rPr>
                <w:t>Link</w:t>
              </w:r>
            </w:hyperlink>
          </w:p>
        </w:tc>
        <w:tc>
          <w:tcPr>
            <w:tcW w:w="1918" w:type="dxa"/>
          </w:tcPr>
          <w:p w14:paraId="0ED665CA" w14:textId="06C3F751" w:rsidR="00A12DF7" w:rsidRDefault="00A12DF7" w:rsidP="3E385298">
            <w:pPr>
              <w:jc w:val="center"/>
              <w:rPr>
                <w:rFonts w:eastAsia="DengXian"/>
              </w:rPr>
            </w:pPr>
            <w:hyperlink w:anchor="_MXFP4_recipe">
              <w:r w:rsidRPr="5E333694">
                <w:rPr>
                  <w:rStyle w:val="Hyperlink"/>
                  <w:rFonts w:eastAsia="DengXian"/>
                </w:rPr>
                <w:t>√</w:t>
              </w:r>
            </w:hyperlink>
          </w:p>
        </w:tc>
        <w:tc>
          <w:tcPr>
            <w:tcW w:w="1330" w:type="dxa"/>
          </w:tcPr>
          <w:p w14:paraId="4B157D19" w14:textId="77777777" w:rsidR="00A12DF7" w:rsidRDefault="00A12DF7" w:rsidP="00F50898">
            <w:pPr>
              <w:rPr>
                <w:rFonts w:eastAsia="DengXian"/>
              </w:rPr>
            </w:pPr>
          </w:p>
        </w:tc>
      </w:tr>
      <w:tr w:rsidR="00E638F3" w14:paraId="7BDD1E82" w14:textId="77777777" w:rsidTr="5C2349D7">
        <w:trPr>
          <w:trHeight w:val="345"/>
        </w:trPr>
        <w:tc>
          <w:tcPr>
            <w:tcW w:w="2244" w:type="dxa"/>
          </w:tcPr>
          <w:p w14:paraId="4B83780A" w14:textId="6CE858E2" w:rsidR="00E638F3" w:rsidRPr="3E385298" w:rsidRDefault="00E638F3" w:rsidP="3E385298">
            <w:pPr>
              <w:jc w:val="center"/>
              <w:rPr>
                <w:rFonts w:eastAsia="DengXian"/>
              </w:rPr>
            </w:pPr>
            <w:r>
              <w:rPr>
                <w:rFonts w:eastAsia="DengXian"/>
              </w:rPr>
              <w:t>Qwen3-30B-A3B</w:t>
            </w:r>
          </w:p>
        </w:tc>
        <w:tc>
          <w:tcPr>
            <w:tcW w:w="1862" w:type="dxa"/>
          </w:tcPr>
          <w:p w14:paraId="0DA0FF1D" w14:textId="0CFB13C9" w:rsidR="00E638F3" w:rsidRDefault="00A430AD" w:rsidP="3E385298">
            <w:pPr>
              <w:jc w:val="center"/>
            </w:pPr>
            <w:hyperlink w:anchor="_MXFP8_recipe_10" w:history="1">
              <w:r w:rsidRPr="00A430AD">
                <w:rPr>
                  <w:rStyle w:val="Hyperlink"/>
                </w:rPr>
                <w:t>√</w:t>
              </w:r>
            </w:hyperlink>
          </w:p>
        </w:tc>
        <w:tc>
          <w:tcPr>
            <w:tcW w:w="1276" w:type="dxa"/>
          </w:tcPr>
          <w:p w14:paraId="7467A917" w14:textId="4901A434" w:rsidR="00E638F3" w:rsidRDefault="50F63E71" w:rsidP="3E385298">
            <w:pPr>
              <w:jc w:val="center"/>
            </w:pPr>
            <w:hyperlink r:id="rId17">
              <w:r w:rsidRPr="5C2349D7">
                <w:rPr>
                  <w:rStyle w:val="Hyperlink"/>
                </w:rPr>
                <w:t>Link</w:t>
              </w:r>
            </w:hyperlink>
          </w:p>
        </w:tc>
        <w:tc>
          <w:tcPr>
            <w:tcW w:w="3248" w:type="dxa"/>
            <w:gridSpan w:val="2"/>
          </w:tcPr>
          <w:p w14:paraId="61F47FF1" w14:textId="7C15B5EE" w:rsidR="00E638F3" w:rsidRDefault="00E638F3" w:rsidP="00E638F3">
            <w:pPr>
              <w:jc w:val="center"/>
              <w:rPr>
                <w:rFonts w:eastAsia="DengXian"/>
              </w:rPr>
            </w:pPr>
            <w:r w:rsidRPr="3E385298">
              <w:rPr>
                <w:rFonts w:eastAsia="DengXian"/>
              </w:rPr>
              <w:t>Not required</w:t>
            </w:r>
          </w:p>
        </w:tc>
      </w:tr>
      <w:tr w:rsidR="001E7EE4" w14:paraId="4F6DA021" w14:textId="1BC44A3C" w:rsidTr="5C2349D7">
        <w:trPr>
          <w:trHeight w:val="345"/>
        </w:trPr>
        <w:tc>
          <w:tcPr>
            <w:tcW w:w="2244" w:type="dxa"/>
          </w:tcPr>
          <w:p w14:paraId="7EB9A72F" w14:textId="1707B24F" w:rsidR="001E7EE4" w:rsidRPr="00E30034" w:rsidRDefault="001E7EE4" w:rsidP="008D2933">
            <w:pPr>
              <w:jc w:val="center"/>
              <w:rPr>
                <w:rFonts w:eastAsia="DengXian"/>
                <w:strike/>
              </w:rPr>
            </w:pPr>
            <w:commentRangeStart w:id="19"/>
            <w:r w:rsidRPr="00E30034">
              <w:rPr>
                <w:rFonts w:eastAsia="DengXian"/>
                <w:strike/>
              </w:rPr>
              <w:t>Llama4 Scout</w:t>
            </w:r>
            <w:commentRangeEnd w:id="19"/>
            <w:r w:rsidRPr="00E30034">
              <w:rPr>
                <w:rStyle w:val="CommentReference"/>
                <w:rFonts w:eastAsia="DengXian"/>
                <w:strike/>
                <w:sz w:val="24"/>
                <w:szCs w:val="24"/>
              </w:rPr>
              <w:commentReference w:id="19"/>
            </w:r>
          </w:p>
        </w:tc>
        <w:tc>
          <w:tcPr>
            <w:tcW w:w="3138" w:type="dxa"/>
            <w:gridSpan w:val="2"/>
          </w:tcPr>
          <w:p w14:paraId="125E86FF" w14:textId="29873D69" w:rsidR="001E7EE4" w:rsidRDefault="00AF411F" w:rsidP="008D2933">
            <w:pPr>
              <w:jc w:val="center"/>
            </w:pPr>
            <w:r w:rsidRPr="3E385298">
              <w:rPr>
                <w:rFonts w:eastAsia="DengXian"/>
              </w:rPr>
              <w:t>Not required</w:t>
            </w:r>
          </w:p>
        </w:tc>
        <w:bookmarkStart w:id="20" w:name="_Hlt225513566"/>
        <w:tc>
          <w:tcPr>
            <w:tcW w:w="1918" w:type="dxa"/>
          </w:tcPr>
          <w:p w14:paraId="5719E94B" w14:textId="570E5319" w:rsidR="00AF411F" w:rsidRDefault="00AF411F" w:rsidP="00105DCE">
            <w:pPr>
              <w:jc w:val="center"/>
            </w:pPr>
            <w:r>
              <w:fldChar w:fldCharType="begin"/>
            </w:r>
            <w:r>
              <w:instrText>HYPERLINK \l "_MXFP4_recipe_1" \h</w:instrText>
            </w:r>
            <w:r>
              <w:fldChar w:fldCharType="separate"/>
            </w:r>
            <w:r w:rsidRPr="0118E3A2">
              <w:rPr>
                <w:rStyle w:val="Hyperlink"/>
                <w:rFonts w:eastAsia="DengXian"/>
              </w:rPr>
              <w:t xml:space="preserve">√ </w:t>
            </w:r>
            <w:r>
              <w:fldChar w:fldCharType="end"/>
            </w:r>
            <w:bookmarkEnd w:id="20"/>
          </w:p>
        </w:tc>
        <w:tc>
          <w:tcPr>
            <w:tcW w:w="1330" w:type="dxa"/>
          </w:tcPr>
          <w:p w14:paraId="5460B2F7" w14:textId="12DD83E7" w:rsidR="001E7EE4" w:rsidRDefault="00AF411F" w:rsidP="008D2933">
            <w:pPr>
              <w:jc w:val="center"/>
            </w:pPr>
            <w:hyperlink r:id="rId18" w:history="1">
              <w:r>
                <w:rPr>
                  <w:rStyle w:val="Hyperlink"/>
                  <w:rFonts w:eastAsia="DengXian" w:hint="eastAsia"/>
                </w:rPr>
                <w:t>Link</w:t>
              </w:r>
            </w:hyperlink>
          </w:p>
        </w:tc>
      </w:tr>
      <w:tr w:rsidR="001E7EE4" w14:paraId="42EBE18F" w14:textId="2BBAB4C7" w:rsidTr="5C2349D7">
        <w:trPr>
          <w:trHeight w:val="300"/>
        </w:trPr>
        <w:tc>
          <w:tcPr>
            <w:tcW w:w="2244" w:type="dxa"/>
          </w:tcPr>
          <w:p w14:paraId="205B2DDC" w14:textId="0A5DFAF3" w:rsidR="001E7EE4" w:rsidRPr="3E385298" w:rsidRDefault="001E7EE4" w:rsidP="008D2933">
            <w:pPr>
              <w:jc w:val="center"/>
              <w:rPr>
                <w:rFonts w:eastAsia="DengXian"/>
              </w:rPr>
            </w:pPr>
            <w:commentRangeStart w:id="21"/>
            <w:r w:rsidRPr="3E385298">
              <w:rPr>
                <w:rFonts w:eastAsia="DengXian"/>
              </w:rPr>
              <w:t>Flux</w:t>
            </w:r>
            <w:commentRangeEnd w:id="21"/>
            <w:r w:rsidRPr="3E385298">
              <w:rPr>
                <w:rStyle w:val="CommentReference"/>
                <w:rFonts w:eastAsia="DengXian"/>
                <w:sz w:val="24"/>
                <w:szCs w:val="24"/>
              </w:rPr>
              <w:commentReference w:id="21"/>
            </w:r>
            <w:r w:rsidRPr="3E385298">
              <w:rPr>
                <w:rFonts w:eastAsia="DengXian"/>
              </w:rPr>
              <w:t xml:space="preserve"> </w:t>
            </w:r>
          </w:p>
        </w:tc>
        <w:tc>
          <w:tcPr>
            <w:tcW w:w="1862" w:type="dxa"/>
          </w:tcPr>
          <w:p w14:paraId="64FB0AD7" w14:textId="1BD40CBC" w:rsidR="001E7EE4" w:rsidRDefault="001E7EE4" w:rsidP="00A12DF7">
            <w:pPr>
              <w:jc w:val="center"/>
            </w:pPr>
            <w:hyperlink w:anchor="_MXFP8_recipe_3">
              <w:r w:rsidRPr="615D4277">
                <w:rPr>
                  <w:rStyle w:val="Hyperlink"/>
                  <w:rFonts w:eastAsia="DengXian"/>
                </w:rPr>
                <w:t>√</w:t>
              </w:r>
            </w:hyperlink>
          </w:p>
        </w:tc>
        <w:tc>
          <w:tcPr>
            <w:tcW w:w="1276" w:type="dxa"/>
          </w:tcPr>
          <w:p w14:paraId="15985969" w14:textId="601EE214" w:rsidR="001E7EE4" w:rsidRDefault="001E7EE4" w:rsidP="008D2933">
            <w:pPr>
              <w:jc w:val="center"/>
            </w:pPr>
          </w:p>
        </w:tc>
        <w:tc>
          <w:tcPr>
            <w:tcW w:w="3248" w:type="dxa"/>
            <w:gridSpan w:val="2"/>
          </w:tcPr>
          <w:p w14:paraId="34B60053" w14:textId="6D944556" w:rsidR="001E7EE4" w:rsidRPr="3E385298" w:rsidRDefault="001E7EE4" w:rsidP="008D2933">
            <w:pPr>
              <w:jc w:val="center"/>
              <w:rPr>
                <w:rFonts w:eastAsia="DengXian"/>
              </w:rPr>
            </w:pPr>
            <w:r w:rsidRPr="3E385298">
              <w:rPr>
                <w:rFonts w:eastAsia="DengXian"/>
              </w:rPr>
              <w:t>Not required</w:t>
            </w:r>
          </w:p>
        </w:tc>
      </w:tr>
      <w:tr w:rsidR="001E7EE4" w14:paraId="245C31E3" w14:textId="466EB94B" w:rsidTr="5C2349D7">
        <w:trPr>
          <w:trHeight w:val="300"/>
        </w:trPr>
        <w:tc>
          <w:tcPr>
            <w:tcW w:w="2244" w:type="dxa"/>
          </w:tcPr>
          <w:p w14:paraId="7447B73A" w14:textId="13B8FA2A" w:rsidR="001E7EE4" w:rsidRDefault="001E7EE4" w:rsidP="001E7EE4">
            <w:pPr>
              <w:jc w:val="center"/>
              <w:rPr>
                <w:rFonts w:eastAsia="DengXian"/>
              </w:rPr>
            </w:pPr>
            <w:commentRangeStart w:id="22"/>
            <w:r w:rsidRPr="3E385298">
              <w:rPr>
                <w:rFonts w:eastAsia="DengXian"/>
              </w:rPr>
              <w:t>DeepSeek-R1</w:t>
            </w:r>
            <w:commentRangeEnd w:id="22"/>
            <w:r>
              <w:rPr>
                <w:rStyle w:val="CommentReference"/>
                <w:rFonts w:eastAsia="DengXian" w:hint="eastAsia"/>
                <w:sz w:val="24"/>
                <w:szCs w:val="24"/>
              </w:rPr>
              <w:commentReference w:id="22"/>
            </w:r>
          </w:p>
        </w:tc>
        <w:tc>
          <w:tcPr>
            <w:tcW w:w="1862" w:type="dxa"/>
          </w:tcPr>
          <w:p w14:paraId="716FD698" w14:textId="14D3952B" w:rsidR="001E7EE4" w:rsidRDefault="001E7EE4" w:rsidP="001E7EE4">
            <w:pPr>
              <w:jc w:val="center"/>
              <w:rPr>
                <w:rFonts w:eastAsia="DengXian"/>
              </w:rPr>
            </w:pPr>
            <w:hyperlink w:anchor="_MXFP8_recipe" w:history="1">
              <w:r w:rsidRPr="5BF76F0C">
                <w:rPr>
                  <w:rStyle w:val="Hyperlink"/>
                  <w:rFonts w:eastAsia="DengXian"/>
                </w:rPr>
                <w:t>√</w:t>
              </w:r>
            </w:hyperlink>
            <w:commentRangeStart w:id="23"/>
            <w:commentRangeEnd w:id="23"/>
            <w:r>
              <w:rPr>
                <w:rStyle w:val="CommentReference"/>
                <w:rFonts w:eastAsia="DengXian" w:hint="eastAsia"/>
                <w:sz w:val="24"/>
                <w:szCs w:val="24"/>
              </w:rPr>
              <w:commentReference w:id="23"/>
            </w:r>
          </w:p>
        </w:tc>
        <w:tc>
          <w:tcPr>
            <w:tcW w:w="1276" w:type="dxa"/>
          </w:tcPr>
          <w:p w14:paraId="61479AB3" w14:textId="245290AB" w:rsidR="001E7EE4" w:rsidRDefault="001E7EE4" w:rsidP="001E7EE4">
            <w:pPr>
              <w:jc w:val="center"/>
              <w:rPr>
                <w:rFonts w:eastAsia="DengXian"/>
              </w:rPr>
            </w:pPr>
          </w:p>
        </w:tc>
        <w:commentRangeStart w:id="24"/>
        <w:tc>
          <w:tcPr>
            <w:tcW w:w="1918" w:type="dxa"/>
          </w:tcPr>
          <w:p w14:paraId="2A6829E7" w14:textId="16E16E0D" w:rsidR="001E7EE4" w:rsidRDefault="001E7EE4" w:rsidP="001E7EE4">
            <w:pPr>
              <w:jc w:val="center"/>
              <w:rPr>
                <w:rFonts w:eastAsia="DengXian"/>
              </w:rPr>
            </w:pPr>
            <w:r>
              <w:fldChar w:fldCharType="begin"/>
            </w:r>
            <w:r>
              <w:instrText xml:space="preserve">HYPERLINK  \l  "_MXFP8_recipe" </w:instrText>
            </w:r>
            <w:r>
              <w:fldChar w:fldCharType="separate"/>
            </w:r>
            <w:r w:rsidRPr="5BF76F0C">
              <w:rPr>
                <w:rStyle w:val="Hyperlink"/>
                <w:rFonts w:eastAsia="DengXian"/>
              </w:rPr>
              <w:t>√</w:t>
            </w:r>
            <w:r>
              <w:fldChar w:fldCharType="end"/>
            </w:r>
            <w:commentRangeEnd w:id="24"/>
            <w:r>
              <w:rPr>
                <w:rStyle w:val="CommentReference"/>
                <w:rFonts w:eastAsia="DengXian" w:hint="eastAsia"/>
                <w:sz w:val="24"/>
                <w:szCs w:val="24"/>
              </w:rPr>
              <w:commentReference w:id="24"/>
            </w:r>
          </w:p>
        </w:tc>
        <w:tc>
          <w:tcPr>
            <w:tcW w:w="1330" w:type="dxa"/>
          </w:tcPr>
          <w:p w14:paraId="20C7500F" w14:textId="510D597B" w:rsidR="001E7EE4" w:rsidRDefault="791C3A84" w:rsidP="001E7EE4">
            <w:pPr>
              <w:jc w:val="center"/>
              <w:rPr>
                <w:rFonts w:eastAsia="DengXian"/>
              </w:rPr>
            </w:pPr>
            <w:hyperlink r:id="rId19">
              <w:r w:rsidRPr="5C2349D7">
                <w:rPr>
                  <w:rStyle w:val="Hyperlink"/>
                  <w:rFonts w:eastAsia="DengXian"/>
                </w:rPr>
                <w:t>Link</w:t>
              </w:r>
            </w:hyperlink>
          </w:p>
        </w:tc>
      </w:tr>
      <w:tr w:rsidR="001E7EE4" w14:paraId="268AB60D" w14:textId="0C5D5DDF" w:rsidTr="5C2349D7">
        <w:trPr>
          <w:trHeight w:val="300"/>
        </w:trPr>
        <w:tc>
          <w:tcPr>
            <w:tcW w:w="2244" w:type="dxa"/>
          </w:tcPr>
          <w:p w14:paraId="535E760F" w14:textId="43BC4EE4" w:rsidR="001E7EE4" w:rsidRDefault="001E7EE4" w:rsidP="001E7EE4">
            <w:pPr>
              <w:jc w:val="center"/>
              <w:rPr>
                <w:rFonts w:eastAsia="DengXian"/>
              </w:rPr>
            </w:pPr>
            <w:commentRangeStart w:id="26"/>
            <w:r w:rsidRPr="3E385298">
              <w:rPr>
                <w:rFonts w:eastAsia="DengXian"/>
              </w:rPr>
              <w:t>Llama 3.1 8B</w:t>
            </w:r>
            <w:commentRangeEnd w:id="26"/>
            <w:r>
              <w:rPr>
                <w:rStyle w:val="CommentReference"/>
                <w:rFonts w:eastAsia="DengXian" w:hint="eastAsia"/>
                <w:sz w:val="24"/>
                <w:szCs w:val="24"/>
              </w:rPr>
              <w:commentReference w:id="26"/>
            </w:r>
          </w:p>
        </w:tc>
        <w:tc>
          <w:tcPr>
            <w:tcW w:w="1862" w:type="dxa"/>
          </w:tcPr>
          <w:p w14:paraId="1D1C39D0" w14:textId="60D2BE8A" w:rsidR="001E7EE4" w:rsidRDefault="001E7EE4" w:rsidP="001E7EE4">
            <w:pPr>
              <w:jc w:val="center"/>
              <w:rPr>
                <w:rFonts w:eastAsia="DengXian"/>
              </w:rPr>
            </w:pPr>
            <w:hyperlink w:anchor="_MXFP4_recipe_3">
              <w:r w:rsidRPr="46F8F6FF">
                <w:rPr>
                  <w:rStyle w:val="Hyperlink"/>
                  <w:rFonts w:eastAsia="DengXian"/>
                </w:rPr>
                <w:t>√</w:t>
              </w:r>
            </w:hyperlink>
          </w:p>
        </w:tc>
        <w:tc>
          <w:tcPr>
            <w:tcW w:w="1276" w:type="dxa"/>
          </w:tcPr>
          <w:p w14:paraId="667AA272" w14:textId="1BC10565" w:rsidR="001E7EE4" w:rsidRDefault="1569564C" w:rsidP="001E7EE4">
            <w:pPr>
              <w:jc w:val="center"/>
              <w:rPr>
                <w:rFonts w:eastAsia="DengXian"/>
              </w:rPr>
            </w:pPr>
            <w:hyperlink r:id="rId20">
              <w:r w:rsidRPr="5C2349D7">
                <w:rPr>
                  <w:rStyle w:val="Hyperlink"/>
                  <w:rFonts w:eastAsia="DengXian"/>
                </w:rPr>
                <w:t>Link</w:t>
              </w:r>
            </w:hyperlink>
          </w:p>
        </w:tc>
        <w:tc>
          <w:tcPr>
            <w:tcW w:w="1918" w:type="dxa"/>
          </w:tcPr>
          <w:p w14:paraId="6185E36E" w14:textId="1507C76F" w:rsidR="001E7EE4" w:rsidRDefault="001E7EE4" w:rsidP="001E7EE4">
            <w:pPr>
              <w:jc w:val="center"/>
              <w:rPr>
                <w:rFonts w:eastAsia="DengXian"/>
              </w:rPr>
            </w:pPr>
            <w:hyperlink w:anchor="_MXFP4_recipe_3">
              <w:r w:rsidRPr="128CFB83">
                <w:rPr>
                  <w:rStyle w:val="Hyperlink"/>
                  <w:rFonts w:eastAsia="DengXian"/>
                </w:rPr>
                <w:t>√</w:t>
              </w:r>
            </w:hyperlink>
          </w:p>
        </w:tc>
        <w:tc>
          <w:tcPr>
            <w:tcW w:w="1330" w:type="dxa"/>
          </w:tcPr>
          <w:p w14:paraId="74E6E516" w14:textId="77777777" w:rsidR="001E7EE4" w:rsidRDefault="001E7EE4" w:rsidP="001E7EE4">
            <w:pPr>
              <w:jc w:val="center"/>
              <w:rPr>
                <w:rFonts w:eastAsia="DengXian"/>
              </w:rPr>
            </w:pPr>
          </w:p>
        </w:tc>
      </w:tr>
      <w:tr w:rsidR="001E7EE4" w14:paraId="08267AD6" w14:textId="7BF82C9E" w:rsidTr="5C2349D7">
        <w:trPr>
          <w:trHeight w:val="283"/>
        </w:trPr>
        <w:tc>
          <w:tcPr>
            <w:tcW w:w="2244" w:type="dxa"/>
          </w:tcPr>
          <w:p w14:paraId="3CB963AF" w14:textId="26A50CD8" w:rsidR="001E7EE4" w:rsidRDefault="001E7EE4" w:rsidP="001E7EE4">
            <w:pPr>
              <w:jc w:val="center"/>
              <w:rPr>
                <w:rFonts w:eastAsia="DengXian"/>
              </w:rPr>
            </w:pPr>
            <w:commentRangeStart w:id="28"/>
            <w:r w:rsidRPr="16AC098D">
              <w:rPr>
                <w:rFonts w:eastAsia="DengXian"/>
              </w:rPr>
              <w:t>GPT-OSS-120B</w:t>
            </w:r>
            <w:commentRangeEnd w:id="28"/>
            <w:r>
              <w:rPr>
                <w:rStyle w:val="CommentReference"/>
                <w:rFonts w:eastAsia="DengXian" w:hint="eastAsia"/>
                <w:sz w:val="24"/>
                <w:szCs w:val="24"/>
              </w:rPr>
              <w:commentReference w:id="28"/>
            </w:r>
          </w:p>
        </w:tc>
        <w:tc>
          <w:tcPr>
            <w:tcW w:w="3138" w:type="dxa"/>
          </w:tcPr>
          <w:p w14:paraId="0FD281AE" w14:textId="4EB13A10" w:rsidR="009C5126" w:rsidRPr="6AF140F7" w:rsidRDefault="009C5126" w:rsidP="008D2933">
            <w:pPr>
              <w:jc w:val="center"/>
              <w:rPr>
                <w:rFonts w:eastAsia="DengXian"/>
              </w:rPr>
            </w:pPr>
            <w:r w:rsidRPr="6AF140F7">
              <w:rPr>
                <w:rFonts w:eastAsia="DengXian"/>
              </w:rPr>
              <w:t>Not required</w:t>
            </w:r>
          </w:p>
        </w:tc>
        <w:tc>
          <w:tcPr>
            <w:tcW w:w="3248" w:type="dxa"/>
            <w:gridSpan w:val="3"/>
          </w:tcPr>
          <w:p w14:paraId="4210371C" w14:textId="34B0B064" w:rsidR="00AF411F" w:rsidRPr="6AF140F7" w:rsidRDefault="00AF411F" w:rsidP="008D2933">
            <w:pPr>
              <w:jc w:val="center"/>
              <w:rPr>
                <w:rFonts w:eastAsia="DengXian"/>
              </w:rPr>
            </w:pPr>
            <w:r w:rsidRPr="6AF140F7">
              <w:rPr>
                <w:rFonts w:eastAsia="DengXian"/>
              </w:rPr>
              <w:t>Not required (native)</w:t>
            </w:r>
          </w:p>
        </w:tc>
      </w:tr>
      <w:tr w:rsidR="001E7EE4" w14:paraId="3844E9CD" w14:textId="45EFD238" w:rsidTr="5C2349D7">
        <w:trPr>
          <w:trHeight w:val="300"/>
        </w:trPr>
        <w:tc>
          <w:tcPr>
            <w:tcW w:w="2244" w:type="dxa"/>
          </w:tcPr>
          <w:p w14:paraId="7DF550A0" w14:textId="4605806D" w:rsidR="001E7EE4" w:rsidRDefault="001E7EE4" w:rsidP="001E7EE4">
            <w:pPr>
              <w:jc w:val="center"/>
              <w:rPr>
                <w:rFonts w:eastAsia="DengXian"/>
              </w:rPr>
            </w:pPr>
            <w:commentRangeStart w:id="30"/>
            <w:r w:rsidRPr="3E385298">
              <w:rPr>
                <w:rFonts w:eastAsia="DengXian"/>
              </w:rPr>
              <w:t>Qwen-235B</w:t>
            </w:r>
            <w:commentRangeEnd w:id="30"/>
            <w:r w:rsidRPr="3E385298">
              <w:rPr>
                <w:rStyle w:val="CommentReference"/>
                <w:rFonts w:eastAsia="DengXian"/>
                <w:sz w:val="24"/>
                <w:szCs w:val="24"/>
              </w:rPr>
              <w:commentReference w:id="30"/>
            </w:r>
            <w:r w:rsidRPr="3E385298">
              <w:rPr>
                <w:rFonts w:eastAsia="DengXian"/>
              </w:rPr>
              <w:t xml:space="preserve"> </w:t>
            </w:r>
          </w:p>
        </w:tc>
        <w:tc>
          <w:tcPr>
            <w:tcW w:w="1862" w:type="dxa"/>
          </w:tcPr>
          <w:p w14:paraId="23968675" w14:textId="2E525F95" w:rsidR="001E7EE4" w:rsidRDefault="001E7EE4" w:rsidP="001E7EE4">
            <w:pPr>
              <w:jc w:val="center"/>
              <w:rPr>
                <w:rFonts w:eastAsia="DengXian"/>
              </w:rPr>
            </w:pPr>
            <w:hyperlink w:anchor="_MXFP8_recipe_4">
              <w:r w:rsidRPr="3C594D2E">
                <w:rPr>
                  <w:rStyle w:val="Hyperlink"/>
                  <w:rFonts w:eastAsia="DengXian"/>
                </w:rPr>
                <w:t xml:space="preserve">√ </w:t>
              </w:r>
            </w:hyperlink>
          </w:p>
        </w:tc>
        <w:tc>
          <w:tcPr>
            <w:tcW w:w="1276" w:type="dxa"/>
          </w:tcPr>
          <w:p w14:paraId="2EC7F0CA" w14:textId="0A6270C9" w:rsidR="001E7EE4" w:rsidRDefault="001E7EE4" w:rsidP="001E7EE4">
            <w:pPr>
              <w:jc w:val="center"/>
              <w:rPr>
                <w:rFonts w:eastAsia="DengXian"/>
              </w:rPr>
            </w:pPr>
          </w:p>
        </w:tc>
        <w:tc>
          <w:tcPr>
            <w:tcW w:w="1918" w:type="dxa"/>
          </w:tcPr>
          <w:p w14:paraId="5E12FD3B" w14:textId="3959380C" w:rsidR="001E7EE4" w:rsidRDefault="001E7EE4" w:rsidP="001E7EE4">
            <w:pPr>
              <w:jc w:val="center"/>
              <w:rPr>
                <w:rFonts w:eastAsia="DengXian"/>
              </w:rPr>
            </w:pPr>
            <w:hyperlink w:anchor="_MXFP4_recipe_2">
              <w:r w:rsidRPr="3C594D2E">
                <w:rPr>
                  <w:rStyle w:val="Hyperlink"/>
                  <w:rFonts w:eastAsia="DengXian"/>
                </w:rPr>
                <w:t xml:space="preserve">√ </w:t>
              </w:r>
            </w:hyperlink>
          </w:p>
        </w:tc>
        <w:tc>
          <w:tcPr>
            <w:tcW w:w="1330" w:type="dxa"/>
          </w:tcPr>
          <w:p w14:paraId="1C6093E0" w14:textId="5D7A4013" w:rsidR="001E7EE4" w:rsidRDefault="09FA8265" w:rsidP="001E7EE4">
            <w:pPr>
              <w:jc w:val="center"/>
              <w:rPr>
                <w:rFonts w:eastAsia="DengXian"/>
              </w:rPr>
            </w:pPr>
            <w:hyperlink r:id="rId21">
              <w:r w:rsidRPr="5C2349D7">
                <w:rPr>
                  <w:rStyle w:val="Hyperlink"/>
                  <w:rFonts w:eastAsia="DengXian"/>
                </w:rPr>
                <w:t>Link</w:t>
              </w:r>
            </w:hyperlink>
          </w:p>
        </w:tc>
      </w:tr>
      <w:tr w:rsidR="00BC42BE" w14:paraId="34EE81FE" w14:textId="77777777" w:rsidTr="5C2349D7">
        <w:trPr>
          <w:trHeight w:val="300"/>
        </w:trPr>
        <w:tc>
          <w:tcPr>
            <w:tcW w:w="2244" w:type="dxa"/>
          </w:tcPr>
          <w:p w14:paraId="1518EDD3" w14:textId="1AA1D621" w:rsidR="00BC42BE" w:rsidRPr="3E385298" w:rsidRDefault="00BC42BE" w:rsidP="001E7EE4">
            <w:pPr>
              <w:jc w:val="center"/>
              <w:rPr>
                <w:rFonts w:eastAsia="DengXian"/>
              </w:rPr>
            </w:pPr>
            <w:r>
              <w:rPr>
                <w:rFonts w:eastAsia="DengXian"/>
              </w:rPr>
              <w:t>Qwen3-32B</w:t>
            </w:r>
          </w:p>
        </w:tc>
        <w:tc>
          <w:tcPr>
            <w:tcW w:w="1862" w:type="dxa"/>
          </w:tcPr>
          <w:p w14:paraId="7868704C" w14:textId="77777777" w:rsidR="00BC42BE" w:rsidRDefault="00BC42BE" w:rsidP="001E7EE4">
            <w:pPr>
              <w:jc w:val="center"/>
            </w:pPr>
          </w:p>
        </w:tc>
        <w:tc>
          <w:tcPr>
            <w:tcW w:w="1276" w:type="dxa"/>
          </w:tcPr>
          <w:p w14:paraId="59A8F9BC" w14:textId="77777777" w:rsidR="00BC42BE" w:rsidRDefault="00BC42BE" w:rsidP="001E7EE4">
            <w:pPr>
              <w:jc w:val="center"/>
              <w:rPr>
                <w:rFonts w:eastAsia="DengXian"/>
              </w:rPr>
            </w:pPr>
          </w:p>
        </w:tc>
        <w:tc>
          <w:tcPr>
            <w:tcW w:w="3248" w:type="dxa"/>
            <w:gridSpan w:val="2"/>
          </w:tcPr>
          <w:p w14:paraId="7FB0991A" w14:textId="6C34DC2A" w:rsidR="00BC42BE" w:rsidRDefault="00BC42BE" w:rsidP="001E7EE4">
            <w:pPr>
              <w:jc w:val="center"/>
              <w:rPr>
                <w:rFonts w:eastAsia="DengXian"/>
              </w:rPr>
            </w:pPr>
            <w:r w:rsidRPr="3E385298">
              <w:rPr>
                <w:rFonts w:eastAsia="DengXian"/>
              </w:rPr>
              <w:t>Not required</w:t>
            </w:r>
          </w:p>
        </w:tc>
      </w:tr>
      <w:tr w:rsidR="0030569B" w14:paraId="444A2BE5" w14:textId="77777777" w:rsidTr="5C2349D7">
        <w:trPr>
          <w:trHeight w:val="300"/>
        </w:trPr>
        <w:tc>
          <w:tcPr>
            <w:tcW w:w="2244" w:type="dxa"/>
          </w:tcPr>
          <w:p w14:paraId="129E1B4E" w14:textId="18B8A445" w:rsidR="0030569B" w:rsidRPr="004A0337" w:rsidRDefault="004A0337" w:rsidP="001E7EE4">
            <w:pPr>
              <w:jc w:val="center"/>
              <w:rPr>
                <w:rFonts w:eastAsia="DengXian"/>
              </w:rPr>
            </w:pPr>
            <w:r w:rsidRPr="004A0337">
              <w:rPr>
                <w:rFonts w:eastAsia="DengXian"/>
              </w:rPr>
              <w:t>WAN 2.2 T2V</w:t>
            </w:r>
            <w:r w:rsidR="00AB4D4D">
              <w:rPr>
                <w:rFonts w:eastAsia="DengXian"/>
              </w:rPr>
              <w:t>-14B</w:t>
            </w:r>
          </w:p>
        </w:tc>
        <w:tc>
          <w:tcPr>
            <w:tcW w:w="1862" w:type="dxa"/>
          </w:tcPr>
          <w:p w14:paraId="568A33A3" w14:textId="259F5E5E" w:rsidR="0030569B" w:rsidRDefault="00CC3A5B" w:rsidP="001E7EE4">
            <w:pPr>
              <w:jc w:val="center"/>
            </w:pPr>
            <w:hyperlink w:anchor="_MXFP8_recipe_8" w:history="1">
              <w:r w:rsidRPr="00CC3A5B">
                <w:rPr>
                  <w:rStyle w:val="Hyperlink"/>
                </w:rPr>
                <w:t>√</w:t>
              </w:r>
            </w:hyperlink>
          </w:p>
        </w:tc>
        <w:tc>
          <w:tcPr>
            <w:tcW w:w="1276" w:type="dxa"/>
          </w:tcPr>
          <w:p w14:paraId="0EEBC5D1" w14:textId="77777777" w:rsidR="0030569B" w:rsidRDefault="0030569B" w:rsidP="001E7EE4">
            <w:pPr>
              <w:jc w:val="center"/>
              <w:rPr>
                <w:rFonts w:eastAsia="DengXian"/>
              </w:rPr>
            </w:pPr>
          </w:p>
        </w:tc>
        <w:tc>
          <w:tcPr>
            <w:tcW w:w="3248" w:type="dxa"/>
            <w:gridSpan w:val="2"/>
          </w:tcPr>
          <w:p w14:paraId="06108EFD" w14:textId="2D456912" w:rsidR="0030569B" w:rsidRPr="3E385298" w:rsidRDefault="004A0337" w:rsidP="001E7EE4">
            <w:pPr>
              <w:jc w:val="center"/>
              <w:rPr>
                <w:rFonts w:eastAsia="DengXian"/>
              </w:rPr>
            </w:pPr>
            <w:r w:rsidRPr="3E385298">
              <w:rPr>
                <w:rFonts w:eastAsia="DengXian"/>
              </w:rPr>
              <w:t>Not required</w:t>
            </w:r>
          </w:p>
        </w:tc>
      </w:tr>
      <w:tr w:rsidR="004A0337" w14:paraId="5D83D42A" w14:textId="77777777" w:rsidTr="5C2349D7">
        <w:trPr>
          <w:trHeight w:val="300"/>
        </w:trPr>
        <w:tc>
          <w:tcPr>
            <w:tcW w:w="2244" w:type="dxa"/>
          </w:tcPr>
          <w:p w14:paraId="2C454ECC" w14:textId="44D39BAB" w:rsidR="004A0337" w:rsidRPr="004A0337" w:rsidRDefault="00007AAF" w:rsidP="004A0337">
            <w:pPr>
              <w:jc w:val="center"/>
              <w:rPr>
                <w:rFonts w:eastAsia="DengXian"/>
              </w:rPr>
            </w:pPr>
            <w:r w:rsidRPr="00007AAF">
              <w:rPr>
                <w:rFonts w:eastAsia="DengXian"/>
              </w:rPr>
              <w:t>Wan2.2-I2V-14B-720P</w:t>
            </w:r>
          </w:p>
        </w:tc>
        <w:tc>
          <w:tcPr>
            <w:tcW w:w="1862" w:type="dxa"/>
          </w:tcPr>
          <w:p w14:paraId="79ECBEA6" w14:textId="31D0DB1D" w:rsidR="004A0337" w:rsidRDefault="00CC3A5B" w:rsidP="004A0337">
            <w:pPr>
              <w:jc w:val="center"/>
            </w:pPr>
            <w:hyperlink w:anchor="_MXFP8_recipe_9" w:history="1">
              <w:r w:rsidRPr="00CC3A5B">
                <w:rPr>
                  <w:rStyle w:val="Hyperlink"/>
                </w:rPr>
                <w:t>√</w:t>
              </w:r>
            </w:hyperlink>
          </w:p>
        </w:tc>
        <w:tc>
          <w:tcPr>
            <w:tcW w:w="1276" w:type="dxa"/>
          </w:tcPr>
          <w:p w14:paraId="0A5ADEA5" w14:textId="77777777" w:rsidR="004A0337" w:rsidRDefault="004A0337" w:rsidP="004A0337">
            <w:pPr>
              <w:jc w:val="center"/>
              <w:rPr>
                <w:rFonts w:eastAsia="DengXian"/>
              </w:rPr>
            </w:pPr>
          </w:p>
        </w:tc>
        <w:tc>
          <w:tcPr>
            <w:tcW w:w="3248" w:type="dxa"/>
            <w:gridSpan w:val="2"/>
          </w:tcPr>
          <w:p w14:paraId="5B1C08A0" w14:textId="05EE1042" w:rsidR="004A0337" w:rsidRPr="3E385298" w:rsidRDefault="004A0337" w:rsidP="004A0337">
            <w:pPr>
              <w:jc w:val="center"/>
              <w:rPr>
                <w:rFonts w:eastAsia="DengXian"/>
              </w:rPr>
            </w:pPr>
            <w:r w:rsidRPr="3E385298">
              <w:rPr>
                <w:rFonts w:eastAsia="DengXian"/>
              </w:rPr>
              <w:t>Not required</w:t>
            </w:r>
          </w:p>
        </w:tc>
      </w:tr>
      <w:tr w:rsidR="004A0337" w14:paraId="5CC7E1ED" w14:textId="77777777" w:rsidTr="5C2349D7">
        <w:trPr>
          <w:trHeight w:val="300"/>
        </w:trPr>
        <w:tc>
          <w:tcPr>
            <w:tcW w:w="2244" w:type="dxa"/>
          </w:tcPr>
          <w:p w14:paraId="6BD74FB4" w14:textId="09C0DDB6" w:rsidR="004A0337" w:rsidRPr="004A0337" w:rsidRDefault="00AB4D4D" w:rsidP="004A0337">
            <w:pPr>
              <w:jc w:val="center"/>
              <w:rPr>
                <w:rFonts w:eastAsia="DengXian"/>
              </w:rPr>
            </w:pPr>
            <w:r w:rsidRPr="004A0337">
              <w:rPr>
                <w:rFonts w:eastAsia="DengXian"/>
              </w:rPr>
              <w:t xml:space="preserve">WAN 2.2 </w:t>
            </w:r>
            <w:r>
              <w:rPr>
                <w:rFonts w:eastAsia="DengXian"/>
              </w:rPr>
              <w:t>S</w:t>
            </w:r>
            <w:r w:rsidRPr="004A0337">
              <w:rPr>
                <w:rFonts w:eastAsia="DengXian"/>
              </w:rPr>
              <w:t>2V</w:t>
            </w:r>
            <w:r>
              <w:rPr>
                <w:rFonts w:eastAsia="DengXian"/>
              </w:rPr>
              <w:t>-14B</w:t>
            </w:r>
          </w:p>
        </w:tc>
        <w:tc>
          <w:tcPr>
            <w:tcW w:w="1862" w:type="dxa"/>
          </w:tcPr>
          <w:p w14:paraId="3E1991B2" w14:textId="43D2E78F" w:rsidR="004A0337" w:rsidRPr="00A430AD" w:rsidRDefault="00CC3A5B" w:rsidP="004A0337">
            <w:pPr>
              <w:jc w:val="center"/>
              <w:rPr>
                <w:rFonts w:eastAsia="DengXian"/>
              </w:rPr>
            </w:pPr>
            <w:hyperlink w:anchor="_Wan2.2-S2V-A14B" w:history="1">
              <w:r w:rsidRPr="00CC3A5B">
                <w:rPr>
                  <w:rStyle w:val="Hyperlink"/>
                </w:rPr>
                <w:t>√</w:t>
              </w:r>
            </w:hyperlink>
          </w:p>
        </w:tc>
        <w:tc>
          <w:tcPr>
            <w:tcW w:w="1276" w:type="dxa"/>
          </w:tcPr>
          <w:p w14:paraId="75F72351" w14:textId="77777777" w:rsidR="004A0337" w:rsidRDefault="004A0337" w:rsidP="004A0337">
            <w:pPr>
              <w:jc w:val="center"/>
              <w:rPr>
                <w:rFonts w:eastAsia="DengXian"/>
              </w:rPr>
            </w:pPr>
          </w:p>
        </w:tc>
        <w:tc>
          <w:tcPr>
            <w:tcW w:w="3248" w:type="dxa"/>
            <w:gridSpan w:val="2"/>
          </w:tcPr>
          <w:p w14:paraId="2512C979" w14:textId="7AB6BEB7" w:rsidR="004A0337" w:rsidRPr="3E385298" w:rsidRDefault="00007AAF" w:rsidP="004A0337">
            <w:pPr>
              <w:jc w:val="center"/>
              <w:rPr>
                <w:rFonts w:eastAsia="DengXian"/>
              </w:rPr>
            </w:pPr>
            <w:r w:rsidRPr="3E385298">
              <w:rPr>
                <w:rFonts w:eastAsia="DengXian"/>
              </w:rPr>
              <w:t>Not required</w:t>
            </w:r>
          </w:p>
        </w:tc>
      </w:tr>
      <w:tr w:rsidR="001E7EE4" w14:paraId="5E3715B3" w14:textId="37BAFAD9" w:rsidTr="5C2349D7">
        <w:trPr>
          <w:trHeight w:val="300"/>
        </w:trPr>
        <w:tc>
          <w:tcPr>
            <w:tcW w:w="2244" w:type="dxa"/>
          </w:tcPr>
          <w:p w14:paraId="42FA1E7B" w14:textId="31691A97" w:rsidR="001E7EE4" w:rsidRDefault="001E7EE4" w:rsidP="001E7EE4">
            <w:pPr>
              <w:jc w:val="center"/>
              <w:rPr>
                <w:rFonts w:eastAsia="DengXian"/>
              </w:rPr>
            </w:pPr>
            <w:commentRangeStart w:id="32"/>
            <w:r w:rsidRPr="3E385298">
              <w:rPr>
                <w:rFonts w:eastAsia="DengXian"/>
              </w:rPr>
              <w:t>FramePack</w:t>
            </w:r>
            <w:commentRangeEnd w:id="32"/>
            <w:r w:rsidRPr="3E385298">
              <w:rPr>
                <w:rStyle w:val="CommentReference"/>
                <w:rFonts w:eastAsia="DengXian"/>
                <w:sz w:val="24"/>
                <w:szCs w:val="24"/>
              </w:rPr>
              <w:commentReference w:id="32"/>
            </w:r>
            <w:r w:rsidRPr="3E385298">
              <w:rPr>
                <w:rFonts w:eastAsia="DengXian"/>
              </w:rPr>
              <w:t xml:space="preserve"> </w:t>
            </w:r>
          </w:p>
        </w:tc>
        <w:tc>
          <w:tcPr>
            <w:tcW w:w="1862" w:type="dxa"/>
          </w:tcPr>
          <w:p w14:paraId="5CCEEEBE" w14:textId="2929A80E" w:rsidR="001E7EE4" w:rsidRDefault="001E7EE4" w:rsidP="001E7EE4">
            <w:pPr>
              <w:jc w:val="center"/>
              <w:rPr>
                <w:rFonts w:eastAsia="DengXian"/>
              </w:rPr>
            </w:pPr>
            <w:hyperlink w:anchor="_MXFP8_recipe_7" w:history="1">
              <w:r w:rsidRPr="00562425">
                <w:rPr>
                  <w:rStyle w:val="Hyperlink"/>
                  <w:rFonts w:eastAsia="DengXian"/>
                </w:rPr>
                <w:t>√</w:t>
              </w:r>
            </w:hyperlink>
            <w:r w:rsidRPr="73753BC5">
              <w:rPr>
                <w:rFonts w:eastAsia="DengXian"/>
              </w:rPr>
              <w:t xml:space="preserve">   </w:t>
            </w:r>
          </w:p>
        </w:tc>
        <w:tc>
          <w:tcPr>
            <w:tcW w:w="1276" w:type="dxa"/>
          </w:tcPr>
          <w:p w14:paraId="73F7F00F" w14:textId="45E45981" w:rsidR="009C5126" w:rsidRDefault="009C5126" w:rsidP="009C5126">
            <w:pPr>
              <w:jc w:val="center"/>
              <w:rPr>
                <w:rFonts w:eastAsia="DengXian"/>
              </w:rPr>
            </w:pPr>
          </w:p>
        </w:tc>
        <w:tc>
          <w:tcPr>
            <w:tcW w:w="3248" w:type="dxa"/>
            <w:gridSpan w:val="2"/>
          </w:tcPr>
          <w:p w14:paraId="1B36244F" w14:textId="50FE319D" w:rsidR="001E7EE4" w:rsidRDefault="001E7EE4" w:rsidP="001E7EE4">
            <w:pPr>
              <w:jc w:val="center"/>
              <w:rPr>
                <w:rFonts w:eastAsia="DengXian"/>
              </w:rPr>
            </w:pPr>
            <w:r w:rsidRPr="62FF4FF2">
              <w:rPr>
                <w:rFonts w:eastAsia="DengXian"/>
              </w:rPr>
              <w:t>Not required</w:t>
            </w:r>
          </w:p>
        </w:tc>
      </w:tr>
    </w:tbl>
    <w:p w14:paraId="7256A90F" w14:textId="77777777" w:rsidR="009240C1" w:rsidRDefault="009240C1" w:rsidP="009240C1">
      <w:pPr>
        <w:rPr>
          <w:rFonts w:eastAsia="DengXian"/>
        </w:rPr>
      </w:pPr>
    </w:p>
    <w:tbl>
      <w:tblPr>
        <w:tblStyle w:val="TableGrid"/>
        <w:tblW w:w="8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7"/>
        <w:gridCol w:w="2504"/>
        <w:gridCol w:w="1418"/>
        <w:gridCol w:w="1445"/>
        <w:gridCol w:w="1242"/>
      </w:tblGrid>
      <w:tr w:rsidR="00E665C5" w14:paraId="678E704A" w14:textId="1C5D74C8" w:rsidTr="00BA2BF9">
        <w:trPr>
          <w:trHeight w:val="300"/>
        </w:trPr>
        <w:tc>
          <w:tcPr>
            <w:tcW w:w="2027" w:type="dxa"/>
            <w:vMerge w:val="restart"/>
          </w:tcPr>
          <w:p w14:paraId="71B4598F" w14:textId="2A3C5FD7" w:rsidR="00E665C5" w:rsidRDefault="00E665C5" w:rsidP="3E385298">
            <w:pPr>
              <w:jc w:val="center"/>
              <w:rPr>
                <w:rFonts w:eastAsia="DengXian"/>
                <w:b/>
                <w:bCs/>
              </w:rPr>
            </w:pPr>
            <w:r w:rsidRPr="3E385298">
              <w:rPr>
                <w:rFonts w:eastAsia="DengXian"/>
                <w:b/>
                <w:bCs/>
              </w:rPr>
              <w:t>JGS Key Models</w:t>
            </w:r>
          </w:p>
        </w:tc>
        <w:tc>
          <w:tcPr>
            <w:tcW w:w="3922" w:type="dxa"/>
            <w:gridSpan w:val="2"/>
          </w:tcPr>
          <w:p w14:paraId="0B4BC040" w14:textId="46DBF303" w:rsidR="00E665C5" w:rsidRDefault="00E665C5" w:rsidP="00AF411F">
            <w:pPr>
              <w:jc w:val="center"/>
            </w:pPr>
            <w:r w:rsidRPr="3E385298">
              <w:rPr>
                <w:rFonts w:eastAsia="DengXian"/>
              </w:rPr>
              <w:t>MXFP8</w:t>
            </w:r>
          </w:p>
        </w:tc>
        <w:tc>
          <w:tcPr>
            <w:tcW w:w="2687" w:type="dxa"/>
            <w:gridSpan w:val="2"/>
            <w:tcBorders>
              <w:top w:val="single" w:sz="4" w:space="0" w:color="auto"/>
              <w:bottom w:val="nil"/>
            </w:tcBorders>
          </w:tcPr>
          <w:p w14:paraId="4855CC29" w14:textId="49D139B2" w:rsidR="00E665C5" w:rsidRDefault="00E665C5" w:rsidP="00BA2BF9">
            <w:pPr>
              <w:jc w:val="center"/>
            </w:pPr>
            <w:r w:rsidRPr="5E333694">
              <w:rPr>
                <w:rFonts w:eastAsia="DengXian"/>
              </w:rPr>
              <w:t>NVFP4</w:t>
            </w:r>
          </w:p>
        </w:tc>
      </w:tr>
      <w:tr w:rsidR="001E7EE4" w14:paraId="3A9C5EE0" w14:textId="77777777" w:rsidTr="00BA2BF9">
        <w:trPr>
          <w:trHeight w:val="300"/>
        </w:trPr>
        <w:tc>
          <w:tcPr>
            <w:tcW w:w="2027" w:type="dxa"/>
            <w:vMerge/>
          </w:tcPr>
          <w:p w14:paraId="3FD94EB4" w14:textId="77777777" w:rsidR="001E7EE4" w:rsidRPr="3E385298" w:rsidRDefault="001E7EE4" w:rsidP="001E7EE4">
            <w:pPr>
              <w:jc w:val="center"/>
              <w:rPr>
                <w:rFonts w:eastAsia="DengXian"/>
                <w:b/>
                <w:bCs/>
              </w:rPr>
            </w:pPr>
          </w:p>
        </w:tc>
        <w:tc>
          <w:tcPr>
            <w:tcW w:w="2504" w:type="dxa"/>
          </w:tcPr>
          <w:p w14:paraId="0EAD1CA5" w14:textId="39C4DCCF" w:rsidR="001E7EE4" w:rsidRPr="3E385298" w:rsidRDefault="001E7EE4" w:rsidP="001E7EE4">
            <w:pPr>
              <w:jc w:val="center"/>
              <w:rPr>
                <w:rFonts w:eastAsia="DengXian"/>
              </w:rPr>
            </w:pPr>
            <w:r>
              <w:rPr>
                <w:rFonts w:eastAsia="DengXian" w:hint="eastAsia"/>
              </w:rPr>
              <w:t>Recipe</w:t>
            </w:r>
          </w:p>
        </w:tc>
        <w:tc>
          <w:tcPr>
            <w:tcW w:w="1418" w:type="dxa"/>
          </w:tcPr>
          <w:p w14:paraId="2230A3D6" w14:textId="5057B1DD" w:rsidR="001E7EE4" w:rsidRDefault="001E7EE4" w:rsidP="001E7EE4">
            <w:pPr>
              <w:jc w:val="center"/>
              <w:rPr>
                <w:rFonts w:eastAsia="DengXian"/>
              </w:rPr>
            </w:pPr>
            <w:r>
              <w:rPr>
                <w:rFonts w:eastAsia="DengXian" w:hint="eastAsia"/>
              </w:rPr>
              <w:t>Model</w:t>
            </w:r>
          </w:p>
        </w:tc>
        <w:tc>
          <w:tcPr>
            <w:tcW w:w="1445" w:type="dxa"/>
          </w:tcPr>
          <w:p w14:paraId="3F09FD91" w14:textId="4F4F3BC2" w:rsidR="001E7EE4" w:rsidRPr="5E333694" w:rsidRDefault="001E7EE4" w:rsidP="001E7EE4">
            <w:pPr>
              <w:jc w:val="center"/>
              <w:rPr>
                <w:rFonts w:eastAsia="DengXian"/>
              </w:rPr>
            </w:pPr>
            <w:r>
              <w:rPr>
                <w:rFonts w:eastAsia="DengXian" w:hint="eastAsia"/>
              </w:rPr>
              <w:t>Recipe</w:t>
            </w:r>
          </w:p>
        </w:tc>
        <w:tc>
          <w:tcPr>
            <w:tcW w:w="1242" w:type="dxa"/>
          </w:tcPr>
          <w:p w14:paraId="7D517FAF" w14:textId="2DB45E77" w:rsidR="001E7EE4" w:rsidRDefault="001E7EE4" w:rsidP="001E7EE4">
            <w:pPr>
              <w:jc w:val="center"/>
              <w:rPr>
                <w:rFonts w:eastAsia="DengXian"/>
              </w:rPr>
            </w:pPr>
            <w:r>
              <w:rPr>
                <w:rFonts w:eastAsia="DengXian" w:hint="eastAsia"/>
              </w:rPr>
              <w:t>Model</w:t>
            </w:r>
          </w:p>
        </w:tc>
      </w:tr>
      <w:tr w:rsidR="001E7EE4" w14:paraId="64E9E2C8" w14:textId="6E8B4E22" w:rsidTr="00BA2BF9">
        <w:trPr>
          <w:trHeight w:val="300"/>
        </w:trPr>
        <w:tc>
          <w:tcPr>
            <w:tcW w:w="2027" w:type="dxa"/>
          </w:tcPr>
          <w:p w14:paraId="78A8CB78" w14:textId="221E74E2" w:rsidR="001E7EE4" w:rsidRDefault="001E7EE4" w:rsidP="001E7EE4">
            <w:pPr>
              <w:jc w:val="center"/>
              <w:rPr>
                <w:rFonts w:eastAsia="DengXian"/>
              </w:rPr>
            </w:pPr>
            <w:commentRangeStart w:id="34"/>
            <w:r w:rsidRPr="3E385298">
              <w:rPr>
                <w:rFonts w:eastAsia="DengXian"/>
              </w:rPr>
              <w:t>Llama 3.1 70B</w:t>
            </w:r>
            <w:commentRangeEnd w:id="34"/>
            <w:r w:rsidRPr="3E385298">
              <w:rPr>
                <w:rStyle w:val="CommentReference"/>
                <w:rFonts w:eastAsia="DengXian"/>
                <w:sz w:val="24"/>
                <w:szCs w:val="24"/>
              </w:rPr>
              <w:commentReference w:id="34"/>
            </w:r>
            <w:r w:rsidRPr="3E385298">
              <w:rPr>
                <w:rFonts w:eastAsia="DengXian"/>
              </w:rPr>
              <w:t xml:space="preserve"> </w:t>
            </w:r>
          </w:p>
        </w:tc>
        <w:tc>
          <w:tcPr>
            <w:tcW w:w="2504" w:type="dxa"/>
          </w:tcPr>
          <w:p w14:paraId="41DEFBED" w14:textId="77777777" w:rsidR="001E7EE4" w:rsidRDefault="001E7EE4" w:rsidP="001E7EE4">
            <w:pPr>
              <w:jc w:val="center"/>
              <w:rPr>
                <w:rFonts w:eastAsia="DengXian"/>
              </w:rPr>
            </w:pPr>
            <w:hyperlink w:anchor="_MXFP8_recipe_6">
              <w:r w:rsidRPr="128CFB83">
                <w:rPr>
                  <w:rStyle w:val="Hyperlink"/>
                  <w:rFonts w:eastAsia="DengXian"/>
                </w:rPr>
                <w:t>√</w:t>
              </w:r>
            </w:hyperlink>
          </w:p>
        </w:tc>
        <w:tc>
          <w:tcPr>
            <w:tcW w:w="1418" w:type="dxa"/>
          </w:tcPr>
          <w:p w14:paraId="1E7A4E85" w14:textId="77777777" w:rsidR="001E7EE4" w:rsidRDefault="001E7EE4" w:rsidP="001E7EE4">
            <w:pPr>
              <w:jc w:val="center"/>
              <w:rPr>
                <w:rFonts w:eastAsia="DengXian"/>
              </w:rPr>
            </w:pPr>
          </w:p>
        </w:tc>
        <w:tc>
          <w:tcPr>
            <w:tcW w:w="1445" w:type="dxa"/>
          </w:tcPr>
          <w:p w14:paraId="6092472E" w14:textId="40D74B8E" w:rsidR="001E7EE4" w:rsidRDefault="001E7EE4" w:rsidP="001E7EE4">
            <w:pPr>
              <w:jc w:val="center"/>
              <w:rPr>
                <w:rFonts w:eastAsia="DengXian"/>
              </w:rPr>
            </w:pPr>
            <w:hyperlink w:anchor="_NVFP4+_recipe">
              <w:r w:rsidRPr="48FB38C1">
                <w:rPr>
                  <w:rStyle w:val="Hyperlink"/>
                  <w:rFonts w:eastAsia="DengXian"/>
                </w:rPr>
                <w:t>√</w:t>
              </w:r>
            </w:hyperlink>
          </w:p>
        </w:tc>
        <w:tc>
          <w:tcPr>
            <w:tcW w:w="1242" w:type="dxa"/>
          </w:tcPr>
          <w:p w14:paraId="71417179" w14:textId="77777777" w:rsidR="001E7EE4" w:rsidRDefault="001E7EE4" w:rsidP="001E7EE4">
            <w:pPr>
              <w:jc w:val="center"/>
              <w:rPr>
                <w:rFonts w:eastAsia="DengXian"/>
              </w:rPr>
            </w:pPr>
          </w:p>
        </w:tc>
      </w:tr>
      <w:tr w:rsidR="001E7EE4" w14:paraId="330BA895" w14:textId="5BF2F074" w:rsidTr="00BA2BF9">
        <w:trPr>
          <w:trHeight w:val="300"/>
        </w:trPr>
        <w:tc>
          <w:tcPr>
            <w:tcW w:w="2027" w:type="dxa"/>
          </w:tcPr>
          <w:p w14:paraId="2838D275" w14:textId="18F6ABD9" w:rsidR="001E7EE4" w:rsidRDefault="001E7EE4" w:rsidP="001E7EE4">
            <w:pPr>
              <w:jc w:val="center"/>
              <w:rPr>
                <w:rFonts w:eastAsia="DengXian"/>
              </w:rPr>
            </w:pPr>
            <w:commentRangeStart w:id="35"/>
            <w:r w:rsidRPr="3E385298">
              <w:rPr>
                <w:rFonts w:eastAsia="DengXian"/>
              </w:rPr>
              <w:t>DeepSeek-R1</w:t>
            </w:r>
            <w:commentRangeEnd w:id="35"/>
            <w:r w:rsidRPr="3E385298">
              <w:rPr>
                <w:rStyle w:val="CommentReference"/>
                <w:rFonts w:eastAsia="DengXian"/>
                <w:sz w:val="24"/>
                <w:szCs w:val="24"/>
              </w:rPr>
              <w:commentReference w:id="35"/>
            </w:r>
            <w:r w:rsidRPr="3E385298">
              <w:rPr>
                <w:rFonts w:eastAsia="DengXian"/>
              </w:rPr>
              <w:t xml:space="preserve"> </w:t>
            </w:r>
          </w:p>
        </w:tc>
        <w:tc>
          <w:tcPr>
            <w:tcW w:w="2504" w:type="dxa"/>
          </w:tcPr>
          <w:p w14:paraId="53649479" w14:textId="306009D2" w:rsidR="001E7EE4" w:rsidRDefault="001E7EE4" w:rsidP="001E7EE4">
            <w:pPr>
              <w:jc w:val="center"/>
              <w:rPr>
                <w:rFonts w:eastAsia="DengXian"/>
              </w:rPr>
            </w:pPr>
            <w:hyperlink w:anchor="_MXFP8_recipe" w:history="1">
              <w:r w:rsidRPr="5BF76F0C">
                <w:rPr>
                  <w:rStyle w:val="Hyperlink"/>
                  <w:rFonts w:eastAsia="DengXian"/>
                </w:rPr>
                <w:t>√</w:t>
              </w:r>
            </w:hyperlink>
            <w:commentRangeStart w:id="36"/>
            <w:commentRangeEnd w:id="36"/>
            <w:r>
              <w:rPr>
                <w:rStyle w:val="CommentReference"/>
                <w:rFonts w:eastAsia="DengXian" w:hint="eastAsia"/>
                <w:sz w:val="24"/>
                <w:szCs w:val="24"/>
              </w:rPr>
              <w:commentReference w:id="36"/>
            </w:r>
          </w:p>
        </w:tc>
        <w:tc>
          <w:tcPr>
            <w:tcW w:w="1418" w:type="dxa"/>
          </w:tcPr>
          <w:p w14:paraId="75AE4A9F" w14:textId="77777777" w:rsidR="001E7EE4" w:rsidRDefault="001E7EE4" w:rsidP="001E7EE4">
            <w:pPr>
              <w:jc w:val="center"/>
              <w:rPr>
                <w:rFonts w:eastAsia="DengXian"/>
              </w:rPr>
            </w:pPr>
          </w:p>
        </w:tc>
        <w:tc>
          <w:tcPr>
            <w:tcW w:w="1445" w:type="dxa"/>
          </w:tcPr>
          <w:p w14:paraId="0340066D" w14:textId="09C8C15A" w:rsidR="001E7EE4" w:rsidRDefault="001E7EE4" w:rsidP="001E7EE4">
            <w:pPr>
              <w:jc w:val="center"/>
              <w:rPr>
                <w:rFonts w:eastAsia="DengXian"/>
              </w:rPr>
            </w:pPr>
            <w:hyperlink w:anchor="_NVFP4_recipe_1">
              <w:r w:rsidRPr="48FB38C1">
                <w:rPr>
                  <w:rStyle w:val="Hyperlink"/>
                  <w:rFonts w:eastAsia="DengXian"/>
                </w:rPr>
                <w:t>√</w:t>
              </w:r>
            </w:hyperlink>
          </w:p>
        </w:tc>
        <w:tc>
          <w:tcPr>
            <w:tcW w:w="1242" w:type="dxa"/>
          </w:tcPr>
          <w:p w14:paraId="11FF6923" w14:textId="77777777" w:rsidR="001E7EE4" w:rsidRDefault="001E7EE4" w:rsidP="001E7EE4">
            <w:pPr>
              <w:jc w:val="center"/>
              <w:rPr>
                <w:rFonts w:eastAsia="DengXian"/>
              </w:rPr>
            </w:pPr>
          </w:p>
        </w:tc>
      </w:tr>
      <w:tr w:rsidR="001E7EE4" w14:paraId="253AAF29" w14:textId="52C937F2" w:rsidTr="00BA2BF9">
        <w:trPr>
          <w:trHeight w:val="300"/>
        </w:trPr>
        <w:tc>
          <w:tcPr>
            <w:tcW w:w="2027" w:type="dxa"/>
          </w:tcPr>
          <w:p w14:paraId="66ABFFAE" w14:textId="316DE64A" w:rsidR="001E7EE4" w:rsidRDefault="001E7EE4" w:rsidP="001E7EE4">
            <w:pPr>
              <w:jc w:val="center"/>
              <w:rPr>
                <w:rFonts w:eastAsia="DengXian"/>
              </w:rPr>
            </w:pPr>
            <w:commentRangeStart w:id="38"/>
            <w:r w:rsidRPr="3E385298">
              <w:rPr>
                <w:rFonts w:eastAsia="DengXian"/>
              </w:rPr>
              <w:t>Llama4 Maverik</w:t>
            </w:r>
            <w:commentRangeEnd w:id="38"/>
            <w:r w:rsidRPr="3E385298">
              <w:rPr>
                <w:rStyle w:val="CommentReference"/>
                <w:rFonts w:eastAsia="DengXian"/>
                <w:sz w:val="24"/>
                <w:szCs w:val="24"/>
              </w:rPr>
              <w:commentReference w:id="38"/>
            </w:r>
            <w:r w:rsidRPr="3E385298">
              <w:rPr>
                <w:rFonts w:eastAsia="DengXian"/>
              </w:rPr>
              <w:t xml:space="preserve"> </w:t>
            </w:r>
          </w:p>
        </w:tc>
        <w:tc>
          <w:tcPr>
            <w:tcW w:w="3922" w:type="dxa"/>
            <w:gridSpan w:val="2"/>
          </w:tcPr>
          <w:p w14:paraId="1CCC22CD" w14:textId="5FC5FF7D" w:rsidR="001E7EE4" w:rsidRDefault="001E7EE4" w:rsidP="001E7EE4">
            <w:pPr>
              <w:jc w:val="center"/>
              <w:rPr>
                <w:rFonts w:eastAsia="DengXian"/>
              </w:rPr>
            </w:pPr>
            <w:r w:rsidRPr="3E385298">
              <w:rPr>
                <w:rFonts w:eastAsia="DengXian"/>
              </w:rPr>
              <w:t>Not required</w:t>
            </w:r>
          </w:p>
        </w:tc>
        <w:tc>
          <w:tcPr>
            <w:tcW w:w="1445" w:type="dxa"/>
          </w:tcPr>
          <w:p w14:paraId="4F948043" w14:textId="7820C901" w:rsidR="001E7EE4" w:rsidRDefault="001E7EE4" w:rsidP="001E7EE4">
            <w:pPr>
              <w:jc w:val="center"/>
              <w:rPr>
                <w:rFonts w:eastAsia="DengXian"/>
              </w:rPr>
            </w:pPr>
            <w:r w:rsidRPr="3E385298">
              <w:rPr>
                <w:rFonts w:eastAsia="DengXian"/>
              </w:rPr>
              <w:t>WIP</w:t>
            </w:r>
          </w:p>
        </w:tc>
        <w:tc>
          <w:tcPr>
            <w:tcW w:w="1242" w:type="dxa"/>
          </w:tcPr>
          <w:p w14:paraId="0C741682" w14:textId="77777777" w:rsidR="001E7EE4" w:rsidRDefault="001E7EE4" w:rsidP="001E7EE4">
            <w:pPr>
              <w:jc w:val="center"/>
              <w:rPr>
                <w:rFonts w:eastAsia="DengXian"/>
              </w:rPr>
            </w:pPr>
          </w:p>
        </w:tc>
      </w:tr>
      <w:tr w:rsidR="001E7EE4" w14:paraId="76449FBB" w14:textId="6EC1B387" w:rsidTr="00BA2BF9">
        <w:trPr>
          <w:trHeight w:val="300"/>
        </w:trPr>
        <w:tc>
          <w:tcPr>
            <w:tcW w:w="2027" w:type="dxa"/>
          </w:tcPr>
          <w:p w14:paraId="44E6602C" w14:textId="1A4E7618" w:rsidR="001E7EE4" w:rsidRDefault="001E7EE4" w:rsidP="001E7EE4">
            <w:pPr>
              <w:jc w:val="center"/>
              <w:rPr>
                <w:rFonts w:eastAsia="DengXian"/>
              </w:rPr>
            </w:pPr>
            <w:commentRangeStart w:id="39"/>
            <w:r w:rsidRPr="3E385298">
              <w:rPr>
                <w:rFonts w:eastAsia="DengXian"/>
              </w:rPr>
              <w:t>Flux</w:t>
            </w:r>
            <w:commentRangeEnd w:id="39"/>
            <w:r w:rsidRPr="3E385298">
              <w:rPr>
                <w:rStyle w:val="CommentReference"/>
                <w:rFonts w:eastAsia="DengXian"/>
                <w:sz w:val="24"/>
                <w:szCs w:val="24"/>
              </w:rPr>
              <w:commentReference w:id="39"/>
            </w:r>
            <w:r w:rsidRPr="3E385298">
              <w:rPr>
                <w:rFonts w:eastAsia="DengXian"/>
              </w:rPr>
              <w:t xml:space="preserve"> </w:t>
            </w:r>
          </w:p>
        </w:tc>
        <w:tc>
          <w:tcPr>
            <w:tcW w:w="2504" w:type="dxa"/>
          </w:tcPr>
          <w:p w14:paraId="108E703B" w14:textId="22D4707A" w:rsidR="001E7EE4" w:rsidRDefault="001E7EE4" w:rsidP="001E7EE4">
            <w:pPr>
              <w:jc w:val="center"/>
              <w:rPr>
                <w:rFonts w:eastAsia="DengXian"/>
              </w:rPr>
            </w:pPr>
            <w:hyperlink w:anchor="_MXFP8_recipe_3">
              <w:r w:rsidRPr="615D4277">
                <w:rPr>
                  <w:rStyle w:val="Hyperlink"/>
                  <w:rFonts w:eastAsia="DengXian"/>
                </w:rPr>
                <w:t>√</w:t>
              </w:r>
            </w:hyperlink>
            <w:commentRangeStart w:id="41"/>
            <w:commentRangeEnd w:id="41"/>
            <w:r>
              <w:rPr>
                <w:rStyle w:val="CommentReference"/>
                <w:rFonts w:eastAsia="DengXian" w:hint="eastAsia"/>
                <w:sz w:val="24"/>
                <w:szCs w:val="24"/>
              </w:rPr>
              <w:commentReference w:id="41"/>
            </w:r>
          </w:p>
        </w:tc>
        <w:tc>
          <w:tcPr>
            <w:tcW w:w="1418" w:type="dxa"/>
          </w:tcPr>
          <w:p w14:paraId="493D41C3" w14:textId="77777777" w:rsidR="001E7EE4" w:rsidRDefault="001E7EE4" w:rsidP="001E7EE4">
            <w:pPr>
              <w:jc w:val="center"/>
              <w:rPr>
                <w:rFonts w:eastAsia="DengXian"/>
              </w:rPr>
            </w:pPr>
          </w:p>
        </w:tc>
        <w:tc>
          <w:tcPr>
            <w:tcW w:w="2687" w:type="dxa"/>
            <w:gridSpan w:val="2"/>
          </w:tcPr>
          <w:p w14:paraId="18112DDE" w14:textId="42B5F3C3" w:rsidR="001E7EE4" w:rsidRDefault="001E7EE4" w:rsidP="001E7EE4">
            <w:pPr>
              <w:jc w:val="center"/>
              <w:rPr>
                <w:rFonts w:eastAsia="DengXian"/>
              </w:rPr>
            </w:pPr>
            <w:commentRangeStart w:id="43"/>
            <w:r w:rsidRPr="3E385298">
              <w:rPr>
                <w:rFonts w:eastAsia="DengXian"/>
              </w:rPr>
              <w:t>Not started yet</w:t>
            </w:r>
            <w:commentRangeEnd w:id="43"/>
            <w:r w:rsidR="00AF411F">
              <w:rPr>
                <w:rStyle w:val="CommentReference"/>
                <w:rFonts w:eastAsia="DengXian" w:hint="eastAsia"/>
                <w:sz w:val="24"/>
                <w:szCs w:val="24"/>
              </w:rPr>
              <w:commentReference w:id="43"/>
            </w:r>
          </w:p>
        </w:tc>
      </w:tr>
      <w:tr w:rsidR="001E7EE4" w14:paraId="3EEE025B" w14:textId="2FBD57F1" w:rsidTr="00BA2BF9">
        <w:trPr>
          <w:trHeight w:val="300"/>
        </w:trPr>
        <w:tc>
          <w:tcPr>
            <w:tcW w:w="2027" w:type="dxa"/>
          </w:tcPr>
          <w:p w14:paraId="2A5A2F68" w14:textId="3F47EC02" w:rsidR="001E7EE4" w:rsidRDefault="001E7EE4" w:rsidP="001E7EE4">
            <w:pPr>
              <w:jc w:val="center"/>
              <w:rPr>
                <w:rFonts w:eastAsia="DengXian"/>
              </w:rPr>
            </w:pPr>
            <w:commentRangeStart w:id="45"/>
            <w:r w:rsidRPr="3E385298">
              <w:rPr>
                <w:rFonts w:eastAsia="DengXian"/>
              </w:rPr>
              <w:t>DLRM</w:t>
            </w:r>
            <w:commentRangeEnd w:id="45"/>
            <w:r w:rsidRPr="3E385298">
              <w:rPr>
                <w:rStyle w:val="CommentReference"/>
                <w:rFonts w:eastAsia="DengXian"/>
                <w:sz w:val="24"/>
                <w:szCs w:val="24"/>
              </w:rPr>
              <w:commentReference w:id="45"/>
            </w:r>
            <w:r w:rsidRPr="3E385298">
              <w:rPr>
                <w:rFonts w:eastAsia="DengXian"/>
              </w:rPr>
              <w:t xml:space="preserve"> </w:t>
            </w:r>
          </w:p>
        </w:tc>
        <w:tc>
          <w:tcPr>
            <w:tcW w:w="2504" w:type="dxa"/>
          </w:tcPr>
          <w:p w14:paraId="1933D77A" w14:textId="77777777" w:rsidR="001E7EE4" w:rsidRDefault="001E7EE4" w:rsidP="001E7EE4">
            <w:pPr>
              <w:jc w:val="center"/>
              <w:rPr>
                <w:rFonts w:eastAsia="DengXian"/>
              </w:rPr>
            </w:pPr>
            <w:r w:rsidRPr="3E385298">
              <w:rPr>
                <w:rFonts w:eastAsia="DengXian"/>
              </w:rPr>
              <w:t>WIP</w:t>
            </w:r>
          </w:p>
        </w:tc>
        <w:tc>
          <w:tcPr>
            <w:tcW w:w="1418" w:type="dxa"/>
          </w:tcPr>
          <w:p w14:paraId="5C49E192" w14:textId="77777777" w:rsidR="001E7EE4" w:rsidRDefault="001E7EE4" w:rsidP="001E7EE4">
            <w:pPr>
              <w:jc w:val="center"/>
              <w:rPr>
                <w:rFonts w:eastAsia="DengXian"/>
              </w:rPr>
            </w:pPr>
          </w:p>
        </w:tc>
        <w:tc>
          <w:tcPr>
            <w:tcW w:w="1445" w:type="dxa"/>
          </w:tcPr>
          <w:p w14:paraId="25F4D863" w14:textId="0120A440" w:rsidR="001E7EE4" w:rsidRDefault="001E7EE4" w:rsidP="001E7EE4">
            <w:pPr>
              <w:jc w:val="center"/>
              <w:rPr>
                <w:rFonts w:eastAsia="DengXian"/>
              </w:rPr>
            </w:pPr>
            <w:r w:rsidRPr="5E333694">
              <w:rPr>
                <w:rFonts w:eastAsia="DengXian"/>
              </w:rPr>
              <w:t>WIP</w:t>
            </w:r>
          </w:p>
        </w:tc>
        <w:tc>
          <w:tcPr>
            <w:tcW w:w="1242" w:type="dxa"/>
          </w:tcPr>
          <w:p w14:paraId="0DE37F70" w14:textId="77777777" w:rsidR="001E7EE4" w:rsidRDefault="001E7EE4" w:rsidP="001E7EE4">
            <w:pPr>
              <w:jc w:val="center"/>
              <w:rPr>
                <w:rFonts w:eastAsia="DengXian"/>
              </w:rPr>
            </w:pPr>
          </w:p>
        </w:tc>
      </w:tr>
    </w:tbl>
    <w:p w14:paraId="6FE285CB" w14:textId="66AE6ECF" w:rsidR="002128FD" w:rsidRPr="009240C1" w:rsidRDefault="002128FD" w:rsidP="615D4277">
      <w:pPr>
        <w:rPr>
          <w:rFonts w:eastAsia="DengXian"/>
          <w:sz w:val="22"/>
          <w:szCs w:val="22"/>
        </w:rPr>
      </w:pPr>
    </w:p>
    <w:p w14:paraId="3D95C347" w14:textId="04712579" w:rsidR="002128FD" w:rsidRPr="004D1BCD" w:rsidRDefault="2B799566" w:rsidP="615D4277">
      <w:pPr>
        <w:rPr>
          <w:rFonts w:eastAsia="DengXian"/>
          <w:b/>
          <w:bCs/>
        </w:rPr>
      </w:pPr>
      <w:r w:rsidRPr="004D1BCD">
        <w:rPr>
          <w:rFonts w:eastAsia="DengXian"/>
          <w:b/>
          <w:bCs/>
          <w:sz w:val="22"/>
          <w:szCs w:val="22"/>
        </w:rPr>
        <w:t>Note</w:t>
      </w:r>
      <w:r w:rsidR="004D1BCD" w:rsidRPr="004D1BCD">
        <w:rPr>
          <w:rFonts w:eastAsia="DengXian" w:hint="eastAsia"/>
          <w:b/>
          <w:bCs/>
          <w:sz w:val="22"/>
          <w:szCs w:val="22"/>
        </w:rPr>
        <w:t>s</w:t>
      </w:r>
      <w:r w:rsidRPr="004D1BCD">
        <w:rPr>
          <w:rFonts w:eastAsia="DengXian"/>
          <w:b/>
          <w:bCs/>
          <w:sz w:val="22"/>
          <w:szCs w:val="22"/>
        </w:rPr>
        <w:t>:</w:t>
      </w:r>
      <w:r w:rsidR="1B21C80A" w:rsidRPr="004D1BCD">
        <w:rPr>
          <w:rFonts w:eastAsia="DengXian"/>
          <w:b/>
          <w:bCs/>
          <w:sz w:val="22"/>
          <w:szCs w:val="22"/>
        </w:rPr>
        <w:t xml:space="preserve"> </w:t>
      </w:r>
      <w:r w:rsidR="004D1BCD" w:rsidRPr="004D1BCD">
        <w:rPr>
          <w:rFonts w:eastAsia="DengXian" w:hint="eastAsia"/>
          <w:b/>
          <w:bCs/>
          <w:sz w:val="22"/>
          <w:szCs w:val="22"/>
        </w:rPr>
        <w:t xml:space="preserve">the </w:t>
      </w:r>
      <w:r w:rsidR="1B21C80A" w:rsidRPr="004D1BCD">
        <w:rPr>
          <w:rFonts w:eastAsia="DengXian"/>
          <w:b/>
          <w:bCs/>
          <w:sz w:val="22"/>
          <w:szCs w:val="22"/>
        </w:rPr>
        <w:t>following rules apply to all recipes:</w:t>
      </w:r>
    </w:p>
    <w:p w14:paraId="2438CE1D" w14:textId="7FEBA10B" w:rsidR="0A56BC0C" w:rsidRDefault="615D4277" w:rsidP="46EC655F">
      <w:pPr>
        <w:rPr>
          <w:rFonts w:eastAsia="DengXian"/>
          <w:sz w:val="22"/>
          <w:szCs w:val="22"/>
        </w:rPr>
      </w:pPr>
      <w:r w:rsidRPr="615D4277">
        <w:rPr>
          <w:rFonts w:eastAsia="DengXian"/>
          <w:sz w:val="22"/>
          <w:szCs w:val="22"/>
        </w:rPr>
        <w:t xml:space="preserve">1. </w:t>
      </w:r>
      <w:r w:rsidR="0A56BC0C" w:rsidRPr="46EC655F">
        <w:rPr>
          <w:rFonts w:eastAsia="DengXian"/>
          <w:sz w:val="22"/>
          <w:szCs w:val="22"/>
        </w:rPr>
        <w:t>BF16 SDPA</w:t>
      </w:r>
    </w:p>
    <w:p w14:paraId="7AE932CD" w14:textId="581FCABF" w:rsidR="002128FD" w:rsidRPr="009240C1" w:rsidRDefault="00A2921C" w:rsidP="615D4277">
      <w:pPr>
        <w:rPr>
          <w:rFonts w:eastAsia="DengXian"/>
        </w:rPr>
      </w:pPr>
      <w:r w:rsidRPr="615D4277">
        <w:rPr>
          <w:rFonts w:eastAsia="DengXian"/>
          <w:sz w:val="22"/>
          <w:szCs w:val="22"/>
        </w:rPr>
        <w:t>A</w:t>
      </w:r>
      <w:r w:rsidR="1B21C80A" w:rsidRPr="615D4277">
        <w:rPr>
          <w:rFonts w:eastAsia="DengXian"/>
          <w:sz w:val="22"/>
          <w:szCs w:val="22"/>
        </w:rPr>
        <w:t xml:space="preserve">ll </w:t>
      </w:r>
      <w:r w:rsidR="4A65AD98" w:rsidRPr="615D4277">
        <w:rPr>
          <w:rFonts w:eastAsia="DengXian"/>
          <w:sz w:val="22"/>
          <w:szCs w:val="22"/>
        </w:rPr>
        <w:t>model specif</w:t>
      </w:r>
      <w:r w:rsidR="51429298" w:rsidRPr="615D4277">
        <w:rPr>
          <w:rFonts w:eastAsia="DengXian"/>
          <w:sz w:val="22"/>
          <w:szCs w:val="22"/>
        </w:rPr>
        <w:t>i</w:t>
      </w:r>
      <w:r w:rsidR="4A65AD98" w:rsidRPr="615D4277">
        <w:rPr>
          <w:rFonts w:eastAsia="DengXian"/>
          <w:sz w:val="22"/>
          <w:szCs w:val="22"/>
        </w:rPr>
        <w:t xml:space="preserve">c </w:t>
      </w:r>
      <w:r w:rsidR="1B21C80A" w:rsidRPr="615D4277">
        <w:rPr>
          <w:rFonts w:eastAsia="DengXian"/>
          <w:sz w:val="22"/>
          <w:szCs w:val="22"/>
        </w:rPr>
        <w:t>recipes assume</w:t>
      </w:r>
      <w:r w:rsidR="1CEE8717" w:rsidRPr="615D4277">
        <w:rPr>
          <w:rFonts w:eastAsia="DengXian"/>
          <w:sz w:val="22"/>
          <w:szCs w:val="22"/>
        </w:rPr>
        <w:t xml:space="preserve"> using </w:t>
      </w:r>
      <w:hyperlink w:anchor="_4._1.1_FP16" w:history="1">
        <w:r w:rsidR="544F441D" w:rsidRPr="46EC655F">
          <w:rPr>
            <w:rStyle w:val="Hyperlink"/>
            <w:rFonts w:eastAsia="DengXian"/>
            <w:sz w:val="22"/>
            <w:szCs w:val="22"/>
          </w:rPr>
          <w:t>BF</w:t>
        </w:r>
        <w:r w:rsidR="7B6FBD0C" w:rsidRPr="46EC655F">
          <w:rPr>
            <w:rStyle w:val="Hyperlink"/>
            <w:rFonts w:eastAsia="DengXian"/>
            <w:sz w:val="22"/>
            <w:szCs w:val="22"/>
          </w:rPr>
          <w:t>16</w:t>
        </w:r>
        <w:r w:rsidR="667639C5" w:rsidRPr="46EC655F">
          <w:rPr>
            <w:rStyle w:val="Hyperlink"/>
            <w:rFonts w:eastAsia="DengXian"/>
            <w:sz w:val="22"/>
            <w:szCs w:val="22"/>
          </w:rPr>
          <w:t xml:space="preserve"> </w:t>
        </w:r>
        <w:r w:rsidR="30884A8B" w:rsidRPr="46EC655F">
          <w:rPr>
            <w:rStyle w:val="Hyperlink"/>
            <w:rFonts w:eastAsia="DengXian"/>
            <w:sz w:val="22"/>
            <w:szCs w:val="22"/>
          </w:rPr>
          <w:t>SDPA</w:t>
        </w:r>
      </w:hyperlink>
      <w:r w:rsidR="746F0C41" w:rsidRPr="46EC655F">
        <w:rPr>
          <w:rFonts w:eastAsia="DengXian"/>
          <w:sz w:val="22"/>
          <w:szCs w:val="22"/>
        </w:rPr>
        <w:t xml:space="preserve"> </w:t>
      </w:r>
      <w:r w:rsidR="429FAE44" w:rsidRPr="46EC655F">
        <w:rPr>
          <w:rFonts w:eastAsia="DengXian"/>
          <w:sz w:val="22"/>
          <w:szCs w:val="22"/>
        </w:rPr>
        <w:t xml:space="preserve">in current stage. </w:t>
      </w:r>
      <w:r w:rsidR="563C5C9B" w:rsidRPr="615D4277">
        <w:rPr>
          <w:rFonts w:eastAsia="DengXian"/>
          <w:sz w:val="22"/>
          <w:szCs w:val="22"/>
        </w:rPr>
        <w:t xml:space="preserve">For </w:t>
      </w:r>
      <w:r w:rsidR="341AB474" w:rsidRPr="615D4277">
        <w:rPr>
          <w:rFonts w:eastAsia="DengXian"/>
          <w:sz w:val="22"/>
          <w:szCs w:val="22"/>
        </w:rPr>
        <w:t>specific models</w:t>
      </w:r>
      <w:r w:rsidR="563C5C9B" w:rsidRPr="615D4277">
        <w:rPr>
          <w:rFonts w:eastAsia="DengXian"/>
          <w:sz w:val="22"/>
          <w:szCs w:val="22"/>
        </w:rPr>
        <w:t xml:space="preserve">, </w:t>
      </w:r>
      <w:r w:rsidR="583131F3" w:rsidRPr="615D4277">
        <w:rPr>
          <w:rFonts w:eastAsia="DengXian"/>
          <w:sz w:val="22"/>
          <w:szCs w:val="22"/>
        </w:rPr>
        <w:t xml:space="preserve">FP8 KV Cache and FP8 SDPA </w:t>
      </w:r>
      <w:r w:rsidR="4A45669B" w:rsidRPr="615D4277">
        <w:rPr>
          <w:rFonts w:eastAsia="DengXian"/>
          <w:sz w:val="22"/>
          <w:szCs w:val="22"/>
        </w:rPr>
        <w:t xml:space="preserve">are expected to be explored in later </w:t>
      </w:r>
      <w:r w:rsidR="5F3606DA" w:rsidRPr="615D4277">
        <w:rPr>
          <w:rFonts w:eastAsia="DengXian"/>
          <w:sz w:val="22"/>
          <w:szCs w:val="22"/>
        </w:rPr>
        <w:t>phases</w:t>
      </w:r>
      <w:r w:rsidR="4A45669B" w:rsidRPr="615D4277">
        <w:rPr>
          <w:rFonts w:eastAsia="DengXian"/>
          <w:sz w:val="22"/>
          <w:szCs w:val="22"/>
        </w:rPr>
        <w:t xml:space="preserve"> and </w:t>
      </w:r>
      <w:r w:rsidR="4FFDDC72" w:rsidRPr="615D4277">
        <w:rPr>
          <w:rFonts w:eastAsia="DengXian"/>
          <w:sz w:val="22"/>
          <w:szCs w:val="22"/>
        </w:rPr>
        <w:t>updated respectively</w:t>
      </w:r>
      <w:r w:rsidR="74276432" w:rsidRPr="615D4277">
        <w:rPr>
          <w:rFonts w:eastAsia="DengXian"/>
          <w:sz w:val="22"/>
          <w:szCs w:val="22"/>
        </w:rPr>
        <w:t xml:space="preserve"> if accuracy meets criteria</w:t>
      </w:r>
      <w:r w:rsidR="4FFDDC72" w:rsidRPr="615D4277">
        <w:rPr>
          <w:rFonts w:eastAsia="DengXian"/>
          <w:sz w:val="22"/>
          <w:szCs w:val="22"/>
        </w:rPr>
        <w:t xml:space="preserve">. </w:t>
      </w:r>
    </w:p>
    <w:p w14:paraId="4753462F" w14:textId="55B6BE5D" w:rsidR="009240C1" w:rsidRPr="009240C1" w:rsidRDefault="72562CD0" w:rsidP="46EC655F">
      <w:pPr>
        <w:rPr>
          <w:rFonts w:eastAsia="DengXian"/>
          <w:sz w:val="22"/>
          <w:szCs w:val="22"/>
        </w:rPr>
      </w:pPr>
      <w:r w:rsidRPr="6FB73C72">
        <w:rPr>
          <w:rFonts w:eastAsia="DengXian"/>
          <w:sz w:val="22"/>
          <w:szCs w:val="22"/>
        </w:rPr>
        <w:t xml:space="preserve">2. </w:t>
      </w:r>
      <w:r w:rsidR="407698C6" w:rsidRPr="46EC655F">
        <w:rPr>
          <w:rFonts w:eastAsia="DengXian"/>
          <w:sz w:val="22"/>
          <w:szCs w:val="22"/>
        </w:rPr>
        <w:t>Exclude layers</w:t>
      </w:r>
    </w:p>
    <w:p w14:paraId="2388CF57" w14:textId="00B9A886" w:rsidR="009240C1" w:rsidRPr="009240C1" w:rsidRDefault="0AE372DE" w:rsidP="009240C1">
      <w:pPr>
        <w:rPr>
          <w:rFonts w:eastAsia="DengXian"/>
        </w:rPr>
      </w:pPr>
      <w:r w:rsidRPr="6FB73C72">
        <w:rPr>
          <w:rFonts w:eastAsia="DengXian"/>
          <w:sz w:val="22"/>
          <w:szCs w:val="22"/>
        </w:rPr>
        <w:lastRenderedPageBreak/>
        <w:t xml:space="preserve">For “exclude layers”, </w:t>
      </w:r>
      <w:r w:rsidR="26C365EC" w:rsidRPr="6FB73C72">
        <w:rPr>
          <w:rFonts w:eastAsia="DengXian"/>
          <w:sz w:val="22"/>
          <w:szCs w:val="22"/>
        </w:rPr>
        <w:t>the op</w:t>
      </w:r>
      <w:r w:rsidR="6242B281" w:rsidRPr="6FB73C72">
        <w:rPr>
          <w:rFonts w:eastAsia="DengXian"/>
          <w:sz w:val="22"/>
          <w:szCs w:val="22"/>
        </w:rPr>
        <w:t xml:space="preserve"> (e.g. Linear)</w:t>
      </w:r>
      <w:r w:rsidR="26C365EC" w:rsidRPr="6FB73C72">
        <w:rPr>
          <w:rFonts w:eastAsia="DengXian"/>
          <w:sz w:val="22"/>
          <w:szCs w:val="22"/>
        </w:rPr>
        <w:t xml:space="preserve"> in these layers</w:t>
      </w:r>
      <w:r w:rsidRPr="6FB73C72">
        <w:rPr>
          <w:rFonts w:eastAsia="DengXian"/>
          <w:sz w:val="22"/>
          <w:szCs w:val="22"/>
        </w:rPr>
        <w:t xml:space="preserve"> </w:t>
      </w:r>
      <w:r w:rsidR="1A5D120F" w:rsidRPr="6FB73C72">
        <w:rPr>
          <w:rFonts w:eastAsia="DengXian"/>
          <w:sz w:val="22"/>
          <w:szCs w:val="22"/>
        </w:rPr>
        <w:t xml:space="preserve">is not quantized and </w:t>
      </w:r>
      <w:r w:rsidR="47B91C8D" w:rsidRPr="6FB73C72">
        <w:rPr>
          <w:rFonts w:eastAsia="DengXian"/>
          <w:sz w:val="22"/>
          <w:szCs w:val="22"/>
        </w:rPr>
        <w:t>keeps</w:t>
      </w:r>
      <w:r w:rsidR="1A5D120F" w:rsidRPr="6FB73C72">
        <w:rPr>
          <w:rFonts w:eastAsia="DengXian"/>
          <w:sz w:val="22"/>
          <w:szCs w:val="22"/>
        </w:rPr>
        <w:t xml:space="preserve"> its original data type in </w:t>
      </w:r>
      <w:r w:rsidR="00C11DED">
        <w:rPr>
          <w:rFonts w:eastAsia="DengXian"/>
          <w:sz w:val="22"/>
          <w:szCs w:val="22"/>
        </w:rPr>
        <w:t>the</w:t>
      </w:r>
      <w:r w:rsidR="1A5D120F" w:rsidRPr="6FB73C72">
        <w:rPr>
          <w:rFonts w:eastAsia="DengXian"/>
          <w:sz w:val="22"/>
          <w:szCs w:val="22"/>
        </w:rPr>
        <w:t xml:space="preserve"> official model.</w:t>
      </w:r>
    </w:p>
    <w:p w14:paraId="2DF04FC2" w14:textId="2F61B8CD" w:rsidR="444C6840" w:rsidRPr="00EB2388" w:rsidRDefault="444C6840" w:rsidP="46EC655F">
      <w:pPr>
        <w:spacing w:after="0" w:line="300" w:lineRule="auto"/>
        <w:rPr>
          <w:rFonts w:eastAsia="DengXian"/>
          <w:sz w:val="22"/>
          <w:szCs w:val="22"/>
        </w:rPr>
      </w:pPr>
      <w:r w:rsidRPr="46EC655F">
        <w:rPr>
          <w:sz w:val="22"/>
          <w:szCs w:val="22"/>
        </w:rPr>
        <w:t>3. Output Data Type</w:t>
      </w:r>
      <w:r w:rsidR="00EB2388">
        <w:rPr>
          <w:rFonts w:eastAsia="DengXian" w:hint="eastAsia"/>
          <w:sz w:val="22"/>
          <w:szCs w:val="22"/>
        </w:rPr>
        <w:t>s in Low-precision</w:t>
      </w:r>
      <w:r w:rsidRPr="46EC655F">
        <w:rPr>
          <w:sz w:val="22"/>
          <w:szCs w:val="22"/>
        </w:rPr>
        <w:t xml:space="preserve"> GEMM</w:t>
      </w:r>
      <w:r w:rsidR="00EB2388">
        <w:rPr>
          <w:rFonts w:eastAsia="DengXian" w:hint="eastAsia"/>
          <w:sz w:val="22"/>
          <w:szCs w:val="22"/>
        </w:rPr>
        <w:t>s</w:t>
      </w:r>
    </w:p>
    <w:p w14:paraId="539355A5" w14:textId="28B4D09A" w:rsidR="444C6840" w:rsidRPr="004741C6" w:rsidRDefault="444C6840" w:rsidP="46EC655F">
      <w:pPr>
        <w:spacing w:before="210" w:after="210" w:line="300" w:lineRule="auto"/>
        <w:rPr>
          <w:rFonts w:eastAsia="DengXian"/>
          <w:sz w:val="22"/>
          <w:szCs w:val="22"/>
        </w:rPr>
      </w:pPr>
      <w:r w:rsidRPr="46EC655F">
        <w:rPr>
          <w:sz w:val="22"/>
          <w:szCs w:val="22"/>
        </w:rPr>
        <w:t>In general, the output data type of low-</w:t>
      </w:r>
      <w:r w:rsidR="004A572F">
        <w:rPr>
          <w:rFonts w:eastAsia="DengXian" w:hint="eastAsia"/>
          <w:sz w:val="22"/>
          <w:szCs w:val="22"/>
        </w:rPr>
        <w:t>precision</w:t>
      </w:r>
      <w:r w:rsidR="004A572F" w:rsidRPr="46EC655F">
        <w:rPr>
          <w:rFonts w:hint="eastAsia"/>
          <w:sz w:val="22"/>
          <w:szCs w:val="22"/>
        </w:rPr>
        <w:t xml:space="preserve"> </w:t>
      </w:r>
      <w:r w:rsidRPr="46EC655F">
        <w:rPr>
          <w:sz w:val="22"/>
          <w:szCs w:val="22"/>
        </w:rPr>
        <w:t xml:space="preserve">GEMM </w:t>
      </w:r>
      <w:r w:rsidR="0012076C">
        <w:rPr>
          <w:rFonts w:eastAsia="DengXian" w:hint="eastAsia"/>
          <w:sz w:val="22"/>
          <w:szCs w:val="22"/>
        </w:rPr>
        <w:t>aligns</w:t>
      </w:r>
      <w:r w:rsidRPr="46EC655F">
        <w:rPr>
          <w:sz w:val="22"/>
          <w:szCs w:val="22"/>
        </w:rPr>
        <w:t xml:space="preserve"> the model’s data type (e.g., BF16).</w:t>
      </w:r>
      <w:r w:rsidR="00092415" w:rsidRPr="46EC655F">
        <w:rPr>
          <w:rFonts w:hint="eastAsia"/>
          <w:sz w:val="22"/>
          <w:szCs w:val="22"/>
        </w:rPr>
        <w:t xml:space="preserve"> </w:t>
      </w:r>
      <w:r w:rsidR="00092415">
        <w:rPr>
          <w:rFonts w:eastAsia="DengXian" w:hint="eastAsia"/>
          <w:sz w:val="22"/>
          <w:szCs w:val="22"/>
        </w:rPr>
        <w:t>However, t</w:t>
      </w:r>
      <w:r w:rsidR="004741C6">
        <w:rPr>
          <w:rFonts w:eastAsia="DengXian" w:hint="eastAsia"/>
          <w:sz w:val="22"/>
          <w:szCs w:val="22"/>
        </w:rPr>
        <w:t>here might be</w:t>
      </w:r>
      <w:r w:rsidRPr="46EC655F">
        <w:rPr>
          <w:sz w:val="22"/>
          <w:szCs w:val="22"/>
        </w:rPr>
        <w:t xml:space="preserve"> several exceptions</w:t>
      </w:r>
      <w:r w:rsidR="004741C6" w:rsidRPr="46EC655F">
        <w:rPr>
          <w:rFonts w:hint="eastAsia"/>
          <w:sz w:val="22"/>
          <w:szCs w:val="22"/>
        </w:rPr>
        <w:t>:</w:t>
      </w:r>
    </w:p>
    <w:p w14:paraId="7E5DF7AB" w14:textId="58C3D304" w:rsidR="00606E96" w:rsidRPr="00606E96" w:rsidRDefault="00606E96" w:rsidP="46EC655F">
      <w:pPr>
        <w:pStyle w:val="ListParagraph"/>
        <w:numPr>
          <w:ilvl w:val="0"/>
          <w:numId w:val="28"/>
        </w:numPr>
        <w:spacing w:before="210" w:after="210" w:line="300" w:lineRule="auto"/>
        <w:rPr>
          <w:sz w:val="22"/>
          <w:szCs w:val="22"/>
        </w:rPr>
      </w:pPr>
      <w:r w:rsidRPr="00606E96">
        <w:rPr>
          <w:sz w:val="22"/>
          <w:szCs w:val="22"/>
        </w:rPr>
        <w:t xml:space="preserve">Pre-Softmax (Q </w:t>
      </w:r>
      <w:r>
        <w:rPr>
          <w:rFonts w:eastAsia="DengXian" w:hint="eastAsia"/>
          <w:sz w:val="22"/>
          <w:szCs w:val="22"/>
        </w:rPr>
        <w:t>x</w:t>
      </w:r>
      <w:r w:rsidRPr="00606E96">
        <w:rPr>
          <w:sz w:val="22"/>
          <w:szCs w:val="22"/>
        </w:rPr>
        <w:t xml:space="preserve"> K GEMM): The output generated by this operation generally utilizes FP32 to maintain high numerical accuracy as it is passed into the softmax function.</w:t>
      </w:r>
    </w:p>
    <w:p w14:paraId="71B6CE78" w14:textId="7E78FAAA" w:rsidR="00606E96" w:rsidRDefault="00606E96" w:rsidP="46EC655F">
      <w:pPr>
        <w:pStyle w:val="ListParagraph"/>
        <w:numPr>
          <w:ilvl w:val="0"/>
          <w:numId w:val="28"/>
        </w:numPr>
        <w:spacing w:before="210" w:after="210" w:line="300" w:lineRule="auto"/>
        <w:rPr>
          <w:sz w:val="22"/>
          <w:szCs w:val="22"/>
        </w:rPr>
      </w:pPr>
      <w:r w:rsidRPr="00606E96">
        <w:rPr>
          <w:sz w:val="22"/>
          <w:szCs w:val="22"/>
        </w:rPr>
        <w:t>Post-Softmax (P</w:t>
      </w:r>
      <w:r>
        <w:rPr>
          <w:rFonts w:eastAsia="DengXian" w:hint="eastAsia"/>
          <w:sz w:val="22"/>
          <w:szCs w:val="22"/>
        </w:rPr>
        <w:t xml:space="preserve"> x </w:t>
      </w:r>
      <w:r w:rsidRPr="00606E96">
        <w:rPr>
          <w:sz w:val="22"/>
          <w:szCs w:val="22"/>
        </w:rPr>
        <w:t>V GEMM): The output produced by this operation feeds into the output projection layer and can be reduced to a lower-bit format, accelerating the subsequent projection GEMM through low-precision computation</w:t>
      </w:r>
    </w:p>
    <w:p w14:paraId="0853548F" w14:textId="523FDAA4" w:rsidR="46EC655F" w:rsidRDefault="46EC655F" w:rsidP="46EC655F">
      <w:pPr>
        <w:spacing w:after="0" w:line="300" w:lineRule="auto"/>
        <w:rPr>
          <w:rFonts w:ascii="Segoe UI" w:eastAsia="Segoe UI" w:hAnsi="Segoe UI" w:cs="Segoe UI"/>
          <w:sz w:val="21"/>
          <w:szCs w:val="21"/>
        </w:rPr>
      </w:pPr>
    </w:p>
    <w:p w14:paraId="72832CD2" w14:textId="3133E72C" w:rsidR="53FE4EFD" w:rsidRDefault="6283C1D7" w:rsidP="26CD26EB">
      <w:pPr>
        <w:pStyle w:val="Heading3"/>
        <w:numPr>
          <w:ilvl w:val="1"/>
          <w:numId w:val="3"/>
        </w:numPr>
        <w:rPr>
          <w:b/>
          <w:bCs/>
          <w:color w:val="auto"/>
        </w:rPr>
      </w:pPr>
      <w:bookmarkStart w:id="47" w:name="_Toc228179910"/>
      <w:commentRangeStart w:id="48"/>
      <w:commentRangeStart w:id="49"/>
      <w:r w:rsidRPr="1ED4F078">
        <w:rPr>
          <w:b/>
          <w:bCs/>
          <w:color w:val="auto"/>
        </w:rPr>
        <w:t xml:space="preserve">Llama 3.1 </w:t>
      </w:r>
      <w:commentRangeEnd w:id="48"/>
      <w:r>
        <w:rPr>
          <w:rStyle w:val="CommentReference"/>
          <w:rFonts w:hint="eastAsia"/>
          <w:b/>
          <w:bCs/>
          <w:color w:val="auto"/>
          <w:sz w:val="28"/>
          <w:szCs w:val="28"/>
        </w:rPr>
        <w:commentReference w:id="48"/>
      </w:r>
      <w:commentRangeEnd w:id="49"/>
      <w:r>
        <w:rPr>
          <w:rStyle w:val="CommentReference"/>
          <w:rFonts w:hint="eastAsia"/>
          <w:b/>
          <w:bCs/>
          <w:color w:val="auto"/>
          <w:sz w:val="28"/>
          <w:szCs w:val="28"/>
        </w:rPr>
        <w:commentReference w:id="49"/>
      </w:r>
      <w:r w:rsidR="514B32AA" w:rsidRPr="46EC655F">
        <w:rPr>
          <w:b/>
          <w:bCs/>
          <w:color w:val="auto"/>
        </w:rPr>
        <w:t>8</w:t>
      </w:r>
      <w:bookmarkEnd w:id="47"/>
    </w:p>
    <w:p w14:paraId="613A86CF" w14:textId="4674859D" w:rsidR="6FE5D3E2" w:rsidRDefault="6FE5D3E2">
      <w:r>
        <w:t>Instruct model is assumed, recipe for base model should be similar.</w:t>
      </w:r>
    </w:p>
    <w:p w14:paraId="38D2F305" w14:textId="2BD90A70" w:rsidR="6FE5D3E2" w:rsidRDefault="6283C1D7" w:rsidP="26CD26EB">
      <w:pPr>
        <w:pStyle w:val="Heading3"/>
        <w:numPr>
          <w:ilvl w:val="2"/>
          <w:numId w:val="3"/>
        </w:numPr>
        <w:rPr>
          <w:b/>
          <w:bCs/>
          <w:color w:val="auto"/>
        </w:rPr>
      </w:pPr>
      <w:bookmarkStart w:id="51" w:name="_Toc228179911"/>
      <w:r w:rsidRPr="1ED4F078">
        <w:rPr>
          <w:b/>
          <w:bCs/>
          <w:color w:val="auto"/>
        </w:rPr>
        <w:t>MXFP8 recipe</w:t>
      </w:r>
      <w:bookmarkEnd w:id="51"/>
    </w:p>
    <w:tbl>
      <w:tblPr>
        <w:tblStyle w:val="TableGrid"/>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8"/>
        <w:gridCol w:w="2330"/>
        <w:gridCol w:w="4674"/>
      </w:tblGrid>
      <w:tr w:rsidR="00EE7190" w14:paraId="3F51E5FF" w14:textId="77777777" w:rsidTr="143C5FAD">
        <w:trPr>
          <w:trHeight w:val="300"/>
        </w:trPr>
        <w:tc>
          <w:tcPr>
            <w:tcW w:w="3968" w:type="dxa"/>
            <w:gridSpan w:val="2"/>
          </w:tcPr>
          <w:p w14:paraId="4935BC82" w14:textId="77777777" w:rsidR="26CD26EB" w:rsidRDefault="26CD26EB" w:rsidP="26CD26EB">
            <w:pPr>
              <w:rPr>
                <w:b/>
                <w:bCs/>
              </w:rPr>
            </w:pPr>
            <w:r w:rsidRPr="26CD26EB">
              <w:rPr>
                <w:b/>
                <w:bCs/>
              </w:rPr>
              <w:t xml:space="preserve">Recipe  </w:t>
            </w:r>
          </w:p>
        </w:tc>
        <w:tc>
          <w:tcPr>
            <w:tcW w:w="4674" w:type="dxa"/>
          </w:tcPr>
          <w:p w14:paraId="2CAF40EC" w14:textId="77777777" w:rsidR="26CD26EB" w:rsidRDefault="26CD26EB" w:rsidP="26CD26EB">
            <w:pPr>
              <w:rPr>
                <w:b/>
                <w:bCs/>
              </w:rPr>
            </w:pPr>
            <w:r w:rsidRPr="26CD26EB">
              <w:rPr>
                <w:b/>
                <w:bCs/>
              </w:rPr>
              <w:t>Config/Setting</w:t>
            </w:r>
          </w:p>
        </w:tc>
      </w:tr>
      <w:tr w:rsidR="00EE7190" w14:paraId="277425DD" w14:textId="77777777" w:rsidTr="143C5FAD">
        <w:trPr>
          <w:trHeight w:val="300"/>
        </w:trPr>
        <w:tc>
          <w:tcPr>
            <w:tcW w:w="3968" w:type="dxa"/>
            <w:gridSpan w:val="2"/>
          </w:tcPr>
          <w:p w14:paraId="74A4583D" w14:textId="77777777" w:rsidR="26CD26EB" w:rsidRDefault="26CD26EB">
            <w:r>
              <w:t>Quant approach</w:t>
            </w:r>
          </w:p>
        </w:tc>
        <w:tc>
          <w:tcPr>
            <w:tcW w:w="4674" w:type="dxa"/>
          </w:tcPr>
          <w:p w14:paraId="1F4F6CFE" w14:textId="77777777" w:rsidR="26CD26EB" w:rsidRDefault="26CD26EB">
            <w:r>
              <w:t>PTQ</w:t>
            </w:r>
          </w:p>
        </w:tc>
      </w:tr>
      <w:tr w:rsidR="00EE7190" w14:paraId="63636EB7" w14:textId="77777777" w:rsidTr="143C5FAD">
        <w:trPr>
          <w:trHeight w:val="300"/>
        </w:trPr>
        <w:tc>
          <w:tcPr>
            <w:tcW w:w="3968" w:type="dxa"/>
            <w:gridSpan w:val="2"/>
          </w:tcPr>
          <w:p w14:paraId="251E3336" w14:textId="77777777" w:rsidR="26CD26EB" w:rsidRDefault="26CD26EB">
            <w:r>
              <w:t>Quant algo</w:t>
            </w:r>
          </w:p>
        </w:tc>
        <w:tc>
          <w:tcPr>
            <w:tcW w:w="4674" w:type="dxa"/>
          </w:tcPr>
          <w:p w14:paraId="56FE296A" w14:textId="65B3135B" w:rsidR="26CD26EB" w:rsidRDefault="0BF0CD11" w:rsidP="489E2C09">
            <w:r>
              <w:t>RTN</w:t>
            </w:r>
          </w:p>
        </w:tc>
      </w:tr>
      <w:tr w:rsidR="00EE7190" w14:paraId="4A11E909" w14:textId="77777777" w:rsidTr="143C5FAD">
        <w:trPr>
          <w:trHeight w:val="300"/>
        </w:trPr>
        <w:tc>
          <w:tcPr>
            <w:tcW w:w="3968" w:type="dxa"/>
            <w:gridSpan w:val="2"/>
          </w:tcPr>
          <w:p w14:paraId="3F5FCAE7" w14:textId="77777777" w:rsidR="26CD26EB" w:rsidRDefault="26CD26EB">
            <w:r>
              <w:t>Quantized ops</w:t>
            </w:r>
          </w:p>
        </w:tc>
        <w:tc>
          <w:tcPr>
            <w:tcW w:w="4674" w:type="dxa"/>
          </w:tcPr>
          <w:p w14:paraId="35BF15E2" w14:textId="4176CEC6" w:rsidR="26CD26EB" w:rsidRDefault="53D4F36A">
            <w:r>
              <w:t>Linear</w:t>
            </w:r>
            <w:r w:rsidR="226289FB">
              <w:t>, KV Cache, Attention</w:t>
            </w:r>
          </w:p>
        </w:tc>
      </w:tr>
      <w:tr w:rsidR="00C17BE5" w14:paraId="40448575" w14:textId="77777777" w:rsidTr="143C5FAD">
        <w:trPr>
          <w:trHeight w:val="300"/>
        </w:trPr>
        <w:tc>
          <w:tcPr>
            <w:tcW w:w="1638" w:type="dxa"/>
          </w:tcPr>
          <w:p w14:paraId="6E7A53CC" w14:textId="77777777" w:rsidR="26CD26EB" w:rsidRDefault="26CD26EB">
            <w:r>
              <w:t>Linear</w:t>
            </w:r>
          </w:p>
        </w:tc>
        <w:tc>
          <w:tcPr>
            <w:tcW w:w="2330" w:type="dxa"/>
          </w:tcPr>
          <w:p w14:paraId="12D849F3" w14:textId="77777777" w:rsidR="26CD26EB" w:rsidRDefault="26CD26EB">
            <w:r>
              <w:t>Data type</w:t>
            </w:r>
          </w:p>
        </w:tc>
        <w:tc>
          <w:tcPr>
            <w:tcW w:w="4674" w:type="dxa"/>
          </w:tcPr>
          <w:p w14:paraId="774409A0" w14:textId="30B3CEFF" w:rsidR="26CD26EB" w:rsidRDefault="26CD26EB">
            <w:r w:rsidRPr="26CD26EB">
              <w:rPr>
                <w:rFonts w:eastAsia="DengXian"/>
              </w:rPr>
              <w:t>MX</w:t>
            </w:r>
            <w:r>
              <w:t>FP8</w:t>
            </w:r>
          </w:p>
        </w:tc>
      </w:tr>
      <w:tr w:rsidR="00C17BE5" w14:paraId="77FC25DF" w14:textId="77777777" w:rsidTr="143C5FAD">
        <w:trPr>
          <w:trHeight w:val="300"/>
        </w:trPr>
        <w:tc>
          <w:tcPr>
            <w:tcW w:w="1638" w:type="dxa"/>
          </w:tcPr>
          <w:p w14:paraId="14ABDB0B" w14:textId="77777777" w:rsidR="26CD26EB" w:rsidRDefault="26CD26EB"/>
        </w:tc>
        <w:tc>
          <w:tcPr>
            <w:tcW w:w="2330" w:type="dxa"/>
          </w:tcPr>
          <w:p w14:paraId="66307E88" w14:textId="77777777" w:rsidR="26CD26EB" w:rsidRDefault="26CD26EB">
            <w:r>
              <w:t>Element format</w:t>
            </w:r>
          </w:p>
        </w:tc>
        <w:tc>
          <w:tcPr>
            <w:tcW w:w="4674" w:type="dxa"/>
          </w:tcPr>
          <w:p w14:paraId="003ECFEB" w14:textId="77777777" w:rsidR="26CD26EB" w:rsidRDefault="26CD26EB">
            <w:r>
              <w:t>E4M3</w:t>
            </w:r>
          </w:p>
        </w:tc>
      </w:tr>
      <w:tr w:rsidR="00C17BE5" w14:paraId="1A5954B2" w14:textId="77777777" w:rsidTr="30D4F782">
        <w:trPr>
          <w:trHeight w:val="360"/>
        </w:trPr>
        <w:tc>
          <w:tcPr>
            <w:tcW w:w="1638" w:type="dxa"/>
          </w:tcPr>
          <w:p w14:paraId="22A6B9DB" w14:textId="77777777" w:rsidR="26CD26EB" w:rsidRDefault="26CD26EB"/>
        </w:tc>
        <w:tc>
          <w:tcPr>
            <w:tcW w:w="2330" w:type="dxa"/>
          </w:tcPr>
          <w:p w14:paraId="0B7E93ED" w14:textId="428B3CBC" w:rsidR="26CD26EB" w:rsidRDefault="26CD26EB">
            <w:r>
              <w:t>Scheme</w:t>
            </w:r>
          </w:p>
        </w:tc>
        <w:tc>
          <w:tcPr>
            <w:tcW w:w="4674" w:type="dxa"/>
          </w:tcPr>
          <w:p w14:paraId="4F291026" w14:textId="6E6215FF" w:rsidR="26CD26EB" w:rsidRDefault="26CD26EB" w:rsidP="26CD26EB">
            <w:pPr>
              <w:rPr>
                <w:rFonts w:eastAsia="DengXian"/>
              </w:rPr>
            </w:pPr>
            <w:r>
              <w:t xml:space="preserve">Weight – </w:t>
            </w:r>
            <w:r w:rsidRPr="26CD26EB">
              <w:rPr>
                <w:rFonts w:eastAsia="DengXian"/>
              </w:rPr>
              <w:t>MXFP8</w:t>
            </w:r>
            <w:r>
              <w:t xml:space="preserve">, Activation – </w:t>
            </w:r>
            <w:r w:rsidRPr="26CD26EB">
              <w:rPr>
                <w:rFonts w:eastAsia="DengXian"/>
              </w:rPr>
              <w:t>MXFP8</w:t>
            </w:r>
          </w:p>
        </w:tc>
      </w:tr>
      <w:tr w:rsidR="00C17BE5" w14:paraId="3BAA847C" w14:textId="77777777" w:rsidTr="143C5FAD">
        <w:trPr>
          <w:trHeight w:val="300"/>
        </w:trPr>
        <w:tc>
          <w:tcPr>
            <w:tcW w:w="1638" w:type="dxa"/>
          </w:tcPr>
          <w:p w14:paraId="1C57BFE9" w14:textId="77777777" w:rsidR="26CD26EB" w:rsidRDefault="26CD26EB"/>
        </w:tc>
        <w:tc>
          <w:tcPr>
            <w:tcW w:w="2330" w:type="dxa"/>
          </w:tcPr>
          <w:p w14:paraId="160FE964" w14:textId="10166B5C" w:rsidR="26CD26EB" w:rsidRDefault="26CD26EB">
            <w:r>
              <w:t>Weight scheme</w:t>
            </w:r>
          </w:p>
        </w:tc>
        <w:tc>
          <w:tcPr>
            <w:tcW w:w="4674" w:type="dxa"/>
          </w:tcPr>
          <w:p w14:paraId="3363E633" w14:textId="15672C3F" w:rsidR="26CD26EB" w:rsidRDefault="26CD26EB">
            <w:r>
              <w:t>Static, block-wise</w:t>
            </w:r>
            <w:r w:rsidR="7B0D8340">
              <w:t xml:space="preserve">, </w:t>
            </w:r>
            <w:r w:rsidR="7B5F6872">
              <w:t>FLOOR</w:t>
            </w:r>
          </w:p>
        </w:tc>
      </w:tr>
      <w:tr w:rsidR="00C17BE5" w14:paraId="2843A1DD" w14:textId="77777777" w:rsidTr="143C5FAD">
        <w:trPr>
          <w:trHeight w:val="300"/>
        </w:trPr>
        <w:tc>
          <w:tcPr>
            <w:tcW w:w="1638" w:type="dxa"/>
          </w:tcPr>
          <w:p w14:paraId="3CD94A73" w14:textId="77777777" w:rsidR="26CD26EB" w:rsidRDefault="26CD26EB"/>
        </w:tc>
        <w:tc>
          <w:tcPr>
            <w:tcW w:w="2330" w:type="dxa"/>
          </w:tcPr>
          <w:p w14:paraId="274498A8" w14:textId="517853AB" w:rsidR="26CD26EB" w:rsidRDefault="26CD26EB">
            <w:r>
              <w:t>Activation scheme</w:t>
            </w:r>
          </w:p>
        </w:tc>
        <w:tc>
          <w:tcPr>
            <w:tcW w:w="4674" w:type="dxa"/>
          </w:tcPr>
          <w:p w14:paraId="46B31858" w14:textId="18FE5E4F" w:rsidR="26CD26EB" w:rsidRDefault="26CD26EB" w:rsidP="32BFA8DA">
            <w:r>
              <w:t>Dynamic, block-wise</w:t>
            </w:r>
            <w:r w:rsidR="40BAACF8">
              <w:t xml:space="preserve">, </w:t>
            </w:r>
            <w:r w:rsidR="507A6D70">
              <w:t>RCEIL</w:t>
            </w:r>
          </w:p>
        </w:tc>
      </w:tr>
      <w:tr w:rsidR="00C17BE5" w14:paraId="299ABA3C" w14:textId="77777777" w:rsidTr="143C5FAD">
        <w:trPr>
          <w:trHeight w:val="300"/>
        </w:trPr>
        <w:tc>
          <w:tcPr>
            <w:tcW w:w="1638" w:type="dxa"/>
          </w:tcPr>
          <w:p w14:paraId="25BBA729" w14:textId="77777777" w:rsidR="26CD26EB" w:rsidRDefault="26CD26EB"/>
        </w:tc>
        <w:tc>
          <w:tcPr>
            <w:tcW w:w="2330" w:type="dxa"/>
          </w:tcPr>
          <w:p w14:paraId="44C4B67D" w14:textId="7A1F2642" w:rsidR="26CD26EB" w:rsidRDefault="26CD26EB">
            <w:r>
              <w:t>Block size</w:t>
            </w:r>
          </w:p>
        </w:tc>
        <w:tc>
          <w:tcPr>
            <w:tcW w:w="4674" w:type="dxa"/>
          </w:tcPr>
          <w:p w14:paraId="2335893E" w14:textId="129D0D99" w:rsidR="26CD26EB" w:rsidRDefault="26CD26EB">
            <w:r>
              <w:t>32</w:t>
            </w:r>
          </w:p>
        </w:tc>
      </w:tr>
      <w:tr w:rsidR="00C17BE5" w14:paraId="36B8BA5F" w14:textId="77777777" w:rsidTr="143C5FAD">
        <w:trPr>
          <w:trHeight w:val="300"/>
        </w:trPr>
        <w:tc>
          <w:tcPr>
            <w:tcW w:w="1638" w:type="dxa"/>
          </w:tcPr>
          <w:p w14:paraId="6335FB82" w14:textId="77777777" w:rsidR="26CD26EB" w:rsidRDefault="26CD26EB"/>
        </w:tc>
        <w:tc>
          <w:tcPr>
            <w:tcW w:w="2330" w:type="dxa"/>
          </w:tcPr>
          <w:p w14:paraId="74360350" w14:textId="0899E2B4" w:rsidR="26CD26EB" w:rsidRDefault="26CD26EB">
            <w:r>
              <w:t>Scale type</w:t>
            </w:r>
          </w:p>
        </w:tc>
        <w:tc>
          <w:tcPr>
            <w:tcW w:w="4674" w:type="dxa"/>
          </w:tcPr>
          <w:p w14:paraId="38571773" w14:textId="376A7A87" w:rsidR="26CD26EB" w:rsidRDefault="26CD26EB">
            <w:r>
              <w:t>FP8 E8M0</w:t>
            </w:r>
          </w:p>
        </w:tc>
      </w:tr>
      <w:tr w:rsidR="00C17BE5" w14:paraId="3E6B9CFC" w14:textId="77777777" w:rsidTr="143C5FAD">
        <w:trPr>
          <w:trHeight w:val="70"/>
        </w:trPr>
        <w:tc>
          <w:tcPr>
            <w:tcW w:w="1638" w:type="dxa"/>
          </w:tcPr>
          <w:p w14:paraId="5919F27C" w14:textId="77777777" w:rsidR="26CD26EB" w:rsidRDefault="26CD26EB"/>
        </w:tc>
        <w:tc>
          <w:tcPr>
            <w:tcW w:w="2330" w:type="dxa"/>
          </w:tcPr>
          <w:p w14:paraId="35CD8D29" w14:textId="3477061B" w:rsidR="26CD26EB" w:rsidRDefault="26CD26EB">
            <w:r>
              <w:t>Scale method</w:t>
            </w:r>
          </w:p>
        </w:tc>
        <w:tc>
          <w:tcPr>
            <w:tcW w:w="4674" w:type="dxa"/>
          </w:tcPr>
          <w:p w14:paraId="65129C75" w14:textId="08A72C90" w:rsidR="26CD26EB" w:rsidRDefault="26CD26EB">
            <w:r>
              <w:t>1D block-wise scaling for MXFP8</w:t>
            </w:r>
          </w:p>
        </w:tc>
      </w:tr>
      <w:tr w:rsidR="00C17BE5" w14:paraId="439114CA" w14:textId="77777777" w:rsidTr="143C5FAD">
        <w:trPr>
          <w:trHeight w:val="300"/>
        </w:trPr>
        <w:tc>
          <w:tcPr>
            <w:tcW w:w="1638" w:type="dxa"/>
          </w:tcPr>
          <w:p w14:paraId="31D83B85" w14:textId="77777777" w:rsidR="26CD26EB" w:rsidRDefault="26CD26EB"/>
        </w:tc>
        <w:tc>
          <w:tcPr>
            <w:tcW w:w="2330" w:type="dxa"/>
          </w:tcPr>
          <w:p w14:paraId="66716B6C" w14:textId="182AAE9C" w:rsidR="26CD26EB" w:rsidRDefault="26CD26EB">
            <w:r>
              <w:t>Exclude layers</w:t>
            </w:r>
          </w:p>
        </w:tc>
        <w:tc>
          <w:tcPr>
            <w:tcW w:w="4674" w:type="dxa"/>
          </w:tcPr>
          <w:p w14:paraId="4B7122F9" w14:textId="56B3503B" w:rsidR="26CD26EB" w:rsidRDefault="26CD26EB">
            <w:r>
              <w:t>lm_head</w:t>
            </w:r>
          </w:p>
        </w:tc>
      </w:tr>
      <w:tr w:rsidR="143C5FAD" w14:paraId="0D6B0F09" w14:textId="77777777" w:rsidTr="143C5FAD">
        <w:trPr>
          <w:trHeight w:val="300"/>
        </w:trPr>
        <w:tc>
          <w:tcPr>
            <w:tcW w:w="1638" w:type="dxa"/>
            <w:vMerge w:val="restart"/>
          </w:tcPr>
          <w:p w14:paraId="229F62B3" w14:textId="40920198" w:rsidR="143C5FAD" w:rsidRDefault="143C5FAD">
            <w:r>
              <w:t>KV cache</w:t>
            </w:r>
          </w:p>
        </w:tc>
        <w:tc>
          <w:tcPr>
            <w:tcW w:w="2330" w:type="dxa"/>
          </w:tcPr>
          <w:p w14:paraId="5F5182ED" w14:textId="77777777" w:rsidR="143C5FAD" w:rsidRDefault="143C5FAD">
            <w:r>
              <w:t>Data type</w:t>
            </w:r>
          </w:p>
        </w:tc>
        <w:tc>
          <w:tcPr>
            <w:tcW w:w="4674" w:type="dxa"/>
          </w:tcPr>
          <w:p w14:paraId="77E39F33" w14:textId="11C1157B" w:rsidR="143C5FAD" w:rsidRDefault="143C5FAD">
            <w:r>
              <w:t>FP8</w:t>
            </w:r>
          </w:p>
        </w:tc>
      </w:tr>
      <w:tr w:rsidR="143C5FAD" w14:paraId="58BC4770" w14:textId="77777777" w:rsidTr="143C5FAD">
        <w:trPr>
          <w:trHeight w:val="300"/>
        </w:trPr>
        <w:tc>
          <w:tcPr>
            <w:tcW w:w="1638" w:type="dxa"/>
            <w:vMerge/>
          </w:tcPr>
          <w:p w14:paraId="04B37315" w14:textId="77777777" w:rsidR="00F17883" w:rsidRDefault="00F17883"/>
        </w:tc>
        <w:tc>
          <w:tcPr>
            <w:tcW w:w="2330" w:type="dxa"/>
          </w:tcPr>
          <w:p w14:paraId="0859708C" w14:textId="77777777" w:rsidR="143C5FAD" w:rsidRDefault="143C5FAD">
            <w:r>
              <w:t>Element format</w:t>
            </w:r>
          </w:p>
        </w:tc>
        <w:tc>
          <w:tcPr>
            <w:tcW w:w="4674" w:type="dxa"/>
          </w:tcPr>
          <w:p w14:paraId="30CE3CD5" w14:textId="77777777" w:rsidR="143C5FAD" w:rsidRDefault="143C5FAD">
            <w:r>
              <w:t>E4M3</w:t>
            </w:r>
          </w:p>
        </w:tc>
      </w:tr>
      <w:tr w:rsidR="143C5FAD" w14:paraId="4726E74C" w14:textId="77777777" w:rsidTr="143C5FAD">
        <w:trPr>
          <w:trHeight w:val="300"/>
        </w:trPr>
        <w:tc>
          <w:tcPr>
            <w:tcW w:w="1638" w:type="dxa"/>
            <w:vMerge/>
          </w:tcPr>
          <w:p w14:paraId="17C68850" w14:textId="77777777" w:rsidR="00F17883" w:rsidRDefault="00F17883"/>
        </w:tc>
        <w:tc>
          <w:tcPr>
            <w:tcW w:w="2330" w:type="dxa"/>
          </w:tcPr>
          <w:p w14:paraId="314EAC4B" w14:textId="1F2C1DE4" w:rsidR="143C5FAD" w:rsidRDefault="00F47748">
            <w:r>
              <w:t>Scheme</w:t>
            </w:r>
          </w:p>
        </w:tc>
        <w:tc>
          <w:tcPr>
            <w:tcW w:w="4674" w:type="dxa"/>
          </w:tcPr>
          <w:p w14:paraId="5EACA992" w14:textId="703D301B" w:rsidR="143C5FAD" w:rsidRDefault="00F47748">
            <w:r>
              <w:t xml:space="preserve">Static, </w:t>
            </w:r>
            <w:r w:rsidR="143C5FAD">
              <w:t>Per-tensor</w:t>
            </w:r>
            <w:r>
              <w:t>, RNE</w:t>
            </w:r>
          </w:p>
        </w:tc>
      </w:tr>
      <w:tr w:rsidR="00F47748" w14:paraId="347F9247" w14:textId="77777777" w:rsidTr="6B50A246">
        <w:trPr>
          <w:trHeight w:val="300"/>
        </w:trPr>
        <w:tc>
          <w:tcPr>
            <w:tcW w:w="1638" w:type="dxa"/>
            <w:vMerge/>
          </w:tcPr>
          <w:p w14:paraId="5073CC4A" w14:textId="77777777" w:rsidR="00F47748" w:rsidRDefault="00F47748"/>
        </w:tc>
        <w:tc>
          <w:tcPr>
            <w:tcW w:w="2330" w:type="dxa"/>
          </w:tcPr>
          <w:p w14:paraId="05711C63" w14:textId="443C0AF4" w:rsidR="00F47748" w:rsidRDefault="00F47748">
            <w:r>
              <w:t>Scale type</w:t>
            </w:r>
          </w:p>
        </w:tc>
        <w:tc>
          <w:tcPr>
            <w:tcW w:w="4674" w:type="dxa"/>
          </w:tcPr>
          <w:p w14:paraId="5F5AABD9" w14:textId="573C8DED" w:rsidR="00F47748" w:rsidRDefault="00F47748">
            <w:r>
              <w:t>FP32</w:t>
            </w:r>
          </w:p>
        </w:tc>
      </w:tr>
      <w:tr w:rsidR="143C5FAD" w14:paraId="6584FD23" w14:textId="77777777" w:rsidTr="143C5FAD">
        <w:trPr>
          <w:trHeight w:val="300"/>
        </w:trPr>
        <w:tc>
          <w:tcPr>
            <w:tcW w:w="1638" w:type="dxa"/>
            <w:vMerge w:val="restart"/>
          </w:tcPr>
          <w:p w14:paraId="584E31A2" w14:textId="47D8A955" w:rsidR="143C5FAD" w:rsidRDefault="143C5FAD" w:rsidP="143C5FAD">
            <w:r>
              <w:t>Attention</w:t>
            </w:r>
          </w:p>
        </w:tc>
        <w:tc>
          <w:tcPr>
            <w:tcW w:w="2330" w:type="dxa"/>
          </w:tcPr>
          <w:p w14:paraId="1E1C171B" w14:textId="77777777" w:rsidR="143C5FAD" w:rsidRDefault="143C5FAD">
            <w:r>
              <w:t>Data type</w:t>
            </w:r>
          </w:p>
        </w:tc>
        <w:tc>
          <w:tcPr>
            <w:tcW w:w="4674" w:type="dxa"/>
          </w:tcPr>
          <w:p w14:paraId="5964B7A2" w14:textId="11C1157B" w:rsidR="143C5FAD" w:rsidRDefault="143C5FAD">
            <w:r>
              <w:t>FP8</w:t>
            </w:r>
          </w:p>
        </w:tc>
      </w:tr>
      <w:tr w:rsidR="143C5FAD" w14:paraId="75013F12" w14:textId="77777777" w:rsidTr="143C5FAD">
        <w:trPr>
          <w:trHeight w:val="300"/>
        </w:trPr>
        <w:tc>
          <w:tcPr>
            <w:tcW w:w="1638" w:type="dxa"/>
            <w:vMerge/>
          </w:tcPr>
          <w:p w14:paraId="3F6AC270" w14:textId="77777777" w:rsidR="00F17883" w:rsidRDefault="00F17883"/>
        </w:tc>
        <w:tc>
          <w:tcPr>
            <w:tcW w:w="2330" w:type="dxa"/>
          </w:tcPr>
          <w:p w14:paraId="3A1D78EB" w14:textId="77777777" w:rsidR="143C5FAD" w:rsidRDefault="143C5FAD">
            <w:r>
              <w:t>Element format</w:t>
            </w:r>
          </w:p>
        </w:tc>
        <w:tc>
          <w:tcPr>
            <w:tcW w:w="4674" w:type="dxa"/>
          </w:tcPr>
          <w:p w14:paraId="0C592AFE" w14:textId="77777777" w:rsidR="143C5FAD" w:rsidRDefault="143C5FAD">
            <w:r>
              <w:t>E4M3</w:t>
            </w:r>
          </w:p>
        </w:tc>
      </w:tr>
      <w:tr w:rsidR="143C5FAD" w14:paraId="2415787F" w14:textId="77777777" w:rsidTr="143C5FAD">
        <w:trPr>
          <w:trHeight w:val="300"/>
        </w:trPr>
        <w:tc>
          <w:tcPr>
            <w:tcW w:w="1638" w:type="dxa"/>
            <w:vMerge/>
          </w:tcPr>
          <w:p w14:paraId="3974FC81" w14:textId="77777777" w:rsidR="00F17883" w:rsidRDefault="00F17883"/>
        </w:tc>
        <w:tc>
          <w:tcPr>
            <w:tcW w:w="2330" w:type="dxa"/>
          </w:tcPr>
          <w:p w14:paraId="226B2ADF" w14:textId="3A505E62" w:rsidR="143C5FAD" w:rsidRDefault="00F47748">
            <w:r>
              <w:t>Scheme</w:t>
            </w:r>
          </w:p>
        </w:tc>
        <w:tc>
          <w:tcPr>
            <w:tcW w:w="4674" w:type="dxa"/>
          </w:tcPr>
          <w:p w14:paraId="58BC121A" w14:textId="2A33120F" w:rsidR="143C5FAD" w:rsidRDefault="00F47748">
            <w:r>
              <w:t xml:space="preserve">Static, </w:t>
            </w:r>
            <w:r w:rsidR="143C5FAD">
              <w:t>Per-tensor</w:t>
            </w:r>
            <w:r>
              <w:t>, RNE</w:t>
            </w:r>
          </w:p>
        </w:tc>
      </w:tr>
      <w:tr w:rsidR="00F47748" w14:paraId="0CF91AA3" w14:textId="77777777" w:rsidTr="6B50A246">
        <w:trPr>
          <w:trHeight w:val="300"/>
        </w:trPr>
        <w:tc>
          <w:tcPr>
            <w:tcW w:w="1638" w:type="dxa"/>
            <w:vMerge/>
          </w:tcPr>
          <w:p w14:paraId="4D7E2052" w14:textId="77777777" w:rsidR="00F47748" w:rsidRDefault="00F47748"/>
        </w:tc>
        <w:tc>
          <w:tcPr>
            <w:tcW w:w="2330" w:type="dxa"/>
          </w:tcPr>
          <w:p w14:paraId="7AAADA1A" w14:textId="0BFA5566" w:rsidR="00F47748" w:rsidRDefault="00F47748">
            <w:r>
              <w:t>Scale type</w:t>
            </w:r>
          </w:p>
        </w:tc>
        <w:tc>
          <w:tcPr>
            <w:tcW w:w="4674" w:type="dxa"/>
          </w:tcPr>
          <w:p w14:paraId="077E225E" w14:textId="2D7F7056" w:rsidR="00F47748" w:rsidRDefault="00F47748">
            <w:r>
              <w:t>FP32</w:t>
            </w:r>
          </w:p>
        </w:tc>
      </w:tr>
    </w:tbl>
    <w:p w14:paraId="2308B46C" w14:textId="1310A3CC" w:rsidR="6FE5D3E2" w:rsidRDefault="6283C1D7" w:rsidP="26CD26EB">
      <w:pPr>
        <w:pStyle w:val="Heading3"/>
        <w:numPr>
          <w:ilvl w:val="2"/>
          <w:numId w:val="3"/>
        </w:numPr>
        <w:rPr>
          <w:b/>
          <w:bCs/>
          <w:color w:val="auto"/>
        </w:rPr>
      </w:pPr>
      <w:bookmarkStart w:id="52" w:name="_MXFP4_recipe_3"/>
      <w:bookmarkStart w:id="53" w:name="_Toc228179912"/>
      <w:r w:rsidRPr="1ED4F078">
        <w:rPr>
          <w:b/>
          <w:bCs/>
          <w:color w:val="auto"/>
        </w:rPr>
        <w:lastRenderedPageBreak/>
        <w:t>MXFP4 recipe</w:t>
      </w:r>
      <w:bookmarkEnd w:id="52"/>
      <w:bookmarkEnd w:id="53"/>
    </w:p>
    <w:tbl>
      <w:tblPr>
        <w:tblStyle w:val="TableGrid"/>
        <w:tblW w:w="8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536"/>
      </w:tblGrid>
      <w:tr w:rsidR="00EE7190" w14:paraId="7B7B02F9" w14:textId="77777777" w:rsidTr="23E43563">
        <w:trPr>
          <w:trHeight w:val="300"/>
        </w:trPr>
        <w:tc>
          <w:tcPr>
            <w:tcW w:w="4106" w:type="dxa"/>
            <w:gridSpan w:val="2"/>
          </w:tcPr>
          <w:p w14:paraId="6C36D2DD" w14:textId="77777777" w:rsidR="26CD26EB" w:rsidRDefault="26CD26EB" w:rsidP="26CD26EB">
            <w:pPr>
              <w:rPr>
                <w:b/>
                <w:bCs/>
              </w:rPr>
            </w:pPr>
            <w:r w:rsidRPr="26CD26EB">
              <w:rPr>
                <w:b/>
                <w:bCs/>
              </w:rPr>
              <w:t xml:space="preserve">Recipe  </w:t>
            </w:r>
          </w:p>
        </w:tc>
        <w:tc>
          <w:tcPr>
            <w:tcW w:w="4536" w:type="dxa"/>
          </w:tcPr>
          <w:p w14:paraId="672DCE53" w14:textId="77777777" w:rsidR="26CD26EB" w:rsidRDefault="26CD26EB" w:rsidP="26CD26EB">
            <w:pPr>
              <w:rPr>
                <w:b/>
                <w:bCs/>
              </w:rPr>
            </w:pPr>
            <w:r w:rsidRPr="26CD26EB">
              <w:rPr>
                <w:b/>
                <w:bCs/>
              </w:rPr>
              <w:t>Config/Setting</w:t>
            </w:r>
          </w:p>
        </w:tc>
      </w:tr>
      <w:tr w:rsidR="00EE7190" w14:paraId="6D9AA6A9" w14:textId="77777777" w:rsidTr="23E43563">
        <w:trPr>
          <w:trHeight w:val="300"/>
        </w:trPr>
        <w:tc>
          <w:tcPr>
            <w:tcW w:w="4106" w:type="dxa"/>
            <w:gridSpan w:val="2"/>
          </w:tcPr>
          <w:p w14:paraId="2B1E2384" w14:textId="77777777" w:rsidR="26CD26EB" w:rsidRDefault="26CD26EB">
            <w:r>
              <w:t>Quant approach</w:t>
            </w:r>
          </w:p>
        </w:tc>
        <w:tc>
          <w:tcPr>
            <w:tcW w:w="4536" w:type="dxa"/>
          </w:tcPr>
          <w:p w14:paraId="3DE330DC" w14:textId="77777777" w:rsidR="26CD26EB" w:rsidRDefault="26CD26EB">
            <w:r>
              <w:t>PTQ</w:t>
            </w:r>
          </w:p>
        </w:tc>
      </w:tr>
      <w:tr w:rsidR="00EE7190" w14:paraId="22825F4D" w14:textId="77777777" w:rsidTr="23E43563">
        <w:trPr>
          <w:trHeight w:val="300"/>
        </w:trPr>
        <w:tc>
          <w:tcPr>
            <w:tcW w:w="4106" w:type="dxa"/>
            <w:gridSpan w:val="2"/>
          </w:tcPr>
          <w:p w14:paraId="253095A0" w14:textId="77777777" w:rsidR="26CD26EB" w:rsidRDefault="26CD26EB">
            <w:r>
              <w:t>Quant algo</w:t>
            </w:r>
          </w:p>
        </w:tc>
        <w:tc>
          <w:tcPr>
            <w:tcW w:w="4536" w:type="dxa"/>
          </w:tcPr>
          <w:p w14:paraId="7EC8DD56" w14:textId="5EAD816A" w:rsidR="26CD26EB" w:rsidRDefault="10541D39" w:rsidP="0A343668">
            <w:r>
              <w:t>AutoRound</w:t>
            </w:r>
          </w:p>
        </w:tc>
      </w:tr>
      <w:tr w:rsidR="00EE7190" w14:paraId="7551F882" w14:textId="77777777" w:rsidTr="23E43563">
        <w:trPr>
          <w:trHeight w:val="300"/>
        </w:trPr>
        <w:tc>
          <w:tcPr>
            <w:tcW w:w="4106" w:type="dxa"/>
            <w:gridSpan w:val="2"/>
          </w:tcPr>
          <w:p w14:paraId="00E6F0A8" w14:textId="77777777" w:rsidR="26CD26EB" w:rsidRDefault="26CD26EB">
            <w:r>
              <w:t>Quantized ops</w:t>
            </w:r>
          </w:p>
        </w:tc>
        <w:tc>
          <w:tcPr>
            <w:tcW w:w="4536" w:type="dxa"/>
          </w:tcPr>
          <w:p w14:paraId="66A4E0E6" w14:textId="77777777" w:rsidR="26CD26EB" w:rsidRDefault="26CD26EB">
            <w:r>
              <w:t xml:space="preserve">Linear </w:t>
            </w:r>
          </w:p>
        </w:tc>
      </w:tr>
      <w:tr w:rsidR="00C17BE5" w14:paraId="5D2615BA" w14:textId="77777777" w:rsidTr="23E43563">
        <w:trPr>
          <w:trHeight w:val="300"/>
        </w:trPr>
        <w:tc>
          <w:tcPr>
            <w:tcW w:w="1696" w:type="dxa"/>
          </w:tcPr>
          <w:p w14:paraId="40CB9A8F" w14:textId="77777777" w:rsidR="26CD26EB" w:rsidRDefault="26CD26EB">
            <w:r>
              <w:t>Linear</w:t>
            </w:r>
          </w:p>
        </w:tc>
        <w:tc>
          <w:tcPr>
            <w:tcW w:w="2410" w:type="dxa"/>
          </w:tcPr>
          <w:p w14:paraId="74885E26" w14:textId="77777777" w:rsidR="26CD26EB" w:rsidRDefault="26CD26EB">
            <w:r>
              <w:t>Data type</w:t>
            </w:r>
          </w:p>
        </w:tc>
        <w:tc>
          <w:tcPr>
            <w:tcW w:w="4536" w:type="dxa"/>
          </w:tcPr>
          <w:p w14:paraId="06789E1E" w14:textId="574C4D15" w:rsidR="26CD26EB" w:rsidRDefault="26CD26EB" w:rsidP="2D0510A5">
            <w:pPr>
              <w:rPr>
                <w:rFonts w:eastAsia="DengXian"/>
              </w:rPr>
            </w:pPr>
            <w:r w:rsidRPr="23E43563">
              <w:rPr>
                <w:rFonts w:eastAsia="DengXian"/>
              </w:rPr>
              <w:t>MX</w:t>
            </w:r>
            <w:r>
              <w:t>FP</w:t>
            </w:r>
            <w:r w:rsidRPr="23E43563">
              <w:rPr>
                <w:rFonts w:eastAsia="DengXian"/>
              </w:rPr>
              <w:t>4, MXFP8</w:t>
            </w:r>
            <w:r w:rsidR="573EC1B4" w:rsidRPr="23E43563">
              <w:rPr>
                <w:rFonts w:eastAsia="DengXian"/>
              </w:rPr>
              <w:t xml:space="preserve"> (Average bits=7.</w:t>
            </w:r>
            <w:r w:rsidR="3FFF70E1" w:rsidRPr="23E43563">
              <w:rPr>
                <w:rFonts w:eastAsia="DengXian"/>
              </w:rPr>
              <w:t>55</w:t>
            </w:r>
            <w:r w:rsidR="573EC1B4" w:rsidRPr="23E43563">
              <w:rPr>
                <w:rFonts w:eastAsia="DengXian"/>
              </w:rPr>
              <w:t>)</w:t>
            </w:r>
          </w:p>
        </w:tc>
      </w:tr>
      <w:tr w:rsidR="00C17BE5" w14:paraId="44F252E8" w14:textId="77777777" w:rsidTr="23E43563">
        <w:trPr>
          <w:trHeight w:val="300"/>
        </w:trPr>
        <w:tc>
          <w:tcPr>
            <w:tcW w:w="1696" w:type="dxa"/>
          </w:tcPr>
          <w:p w14:paraId="71429618" w14:textId="77777777" w:rsidR="26CD26EB" w:rsidRDefault="26CD26EB"/>
        </w:tc>
        <w:tc>
          <w:tcPr>
            <w:tcW w:w="2410" w:type="dxa"/>
          </w:tcPr>
          <w:p w14:paraId="6DDC6256" w14:textId="77777777" w:rsidR="26CD26EB" w:rsidRDefault="26CD26EB">
            <w:r>
              <w:t>Element format</w:t>
            </w:r>
          </w:p>
        </w:tc>
        <w:tc>
          <w:tcPr>
            <w:tcW w:w="4536" w:type="dxa"/>
          </w:tcPr>
          <w:p w14:paraId="28D102AE" w14:textId="6786590F" w:rsidR="26CD26EB" w:rsidRDefault="26CD26EB" w:rsidP="26CD26EB">
            <w:pPr>
              <w:rPr>
                <w:rFonts w:eastAsia="DengXian"/>
              </w:rPr>
            </w:pPr>
            <w:r>
              <w:t>E</w:t>
            </w:r>
            <w:r w:rsidRPr="26CD26EB">
              <w:rPr>
                <w:rFonts w:eastAsia="DengXian"/>
              </w:rPr>
              <w:t>2</w:t>
            </w:r>
            <w:r>
              <w:t>M</w:t>
            </w:r>
            <w:r w:rsidRPr="26CD26EB">
              <w:rPr>
                <w:rFonts w:eastAsia="DengXian"/>
              </w:rPr>
              <w:t>1, E4M3</w:t>
            </w:r>
          </w:p>
        </w:tc>
      </w:tr>
      <w:tr w:rsidR="00C17BE5" w14:paraId="0D3767B7" w14:textId="77777777" w:rsidTr="23E43563">
        <w:trPr>
          <w:trHeight w:val="300"/>
        </w:trPr>
        <w:tc>
          <w:tcPr>
            <w:tcW w:w="1696" w:type="dxa"/>
          </w:tcPr>
          <w:p w14:paraId="180E0CD3" w14:textId="77777777" w:rsidR="26CD26EB" w:rsidRDefault="26CD26EB"/>
        </w:tc>
        <w:tc>
          <w:tcPr>
            <w:tcW w:w="2410" w:type="dxa"/>
          </w:tcPr>
          <w:p w14:paraId="1BB99870" w14:textId="77777777" w:rsidR="26CD26EB" w:rsidRDefault="26CD26EB">
            <w:r>
              <w:t>Scheme</w:t>
            </w:r>
          </w:p>
        </w:tc>
        <w:tc>
          <w:tcPr>
            <w:tcW w:w="4536" w:type="dxa"/>
          </w:tcPr>
          <w:p w14:paraId="6970681B" w14:textId="1723BF2A" w:rsidR="26CD26EB" w:rsidRDefault="26CD26EB" w:rsidP="26CD26EB">
            <w:pPr>
              <w:rPr>
                <w:rFonts w:eastAsia="DengXian"/>
              </w:rPr>
            </w:pPr>
            <w:r>
              <w:t xml:space="preserve">Weight – </w:t>
            </w:r>
            <w:r w:rsidRPr="26CD26EB">
              <w:rPr>
                <w:rFonts w:eastAsia="DengXian"/>
              </w:rPr>
              <w:t>MXFP4</w:t>
            </w:r>
            <w:r>
              <w:t xml:space="preserve">, Activation – </w:t>
            </w:r>
            <w:r w:rsidRPr="26CD26EB">
              <w:rPr>
                <w:rFonts w:eastAsia="DengXian"/>
              </w:rPr>
              <w:t>MXFP4;</w:t>
            </w:r>
          </w:p>
          <w:p w14:paraId="00E8171C" w14:textId="2BE7579E" w:rsidR="26CD26EB" w:rsidRDefault="26CD26EB" w:rsidP="26CD26EB">
            <w:pPr>
              <w:rPr>
                <w:rFonts w:eastAsia="DengXian"/>
              </w:rPr>
            </w:pPr>
            <w:r>
              <w:t xml:space="preserve">Weight – </w:t>
            </w:r>
            <w:r w:rsidRPr="26CD26EB">
              <w:rPr>
                <w:rFonts w:eastAsia="DengXian"/>
              </w:rPr>
              <w:t>MXFP8</w:t>
            </w:r>
            <w:r>
              <w:t xml:space="preserve">, Activation – </w:t>
            </w:r>
            <w:r w:rsidRPr="26CD26EB">
              <w:rPr>
                <w:rFonts w:eastAsia="DengXian"/>
              </w:rPr>
              <w:t>MXFP8;</w:t>
            </w:r>
          </w:p>
        </w:tc>
      </w:tr>
      <w:tr w:rsidR="00C17BE5" w14:paraId="4CD30A39" w14:textId="77777777" w:rsidTr="23E43563">
        <w:trPr>
          <w:trHeight w:val="300"/>
        </w:trPr>
        <w:tc>
          <w:tcPr>
            <w:tcW w:w="1696" w:type="dxa"/>
          </w:tcPr>
          <w:p w14:paraId="41D37870" w14:textId="77777777" w:rsidR="26CD26EB" w:rsidRDefault="26CD26EB"/>
        </w:tc>
        <w:tc>
          <w:tcPr>
            <w:tcW w:w="2410" w:type="dxa"/>
          </w:tcPr>
          <w:p w14:paraId="66E81DE9" w14:textId="77777777" w:rsidR="26CD26EB" w:rsidRDefault="26CD26EB">
            <w:r>
              <w:t>Weight scheme</w:t>
            </w:r>
          </w:p>
        </w:tc>
        <w:tc>
          <w:tcPr>
            <w:tcW w:w="4536" w:type="dxa"/>
          </w:tcPr>
          <w:p w14:paraId="20685FAD" w14:textId="0F783ECB" w:rsidR="26CD26EB" w:rsidRDefault="26CD26EB">
            <w:r>
              <w:t>Static, block-wise</w:t>
            </w:r>
            <w:r w:rsidR="30B9650D">
              <w:t xml:space="preserve">, </w:t>
            </w:r>
            <w:r w:rsidR="2B19C02A">
              <w:t>FLOOR</w:t>
            </w:r>
          </w:p>
        </w:tc>
      </w:tr>
      <w:tr w:rsidR="00C17BE5" w14:paraId="159C0366" w14:textId="77777777" w:rsidTr="23E43563">
        <w:trPr>
          <w:trHeight w:val="300"/>
        </w:trPr>
        <w:tc>
          <w:tcPr>
            <w:tcW w:w="1696" w:type="dxa"/>
          </w:tcPr>
          <w:p w14:paraId="172DF4FB" w14:textId="77777777" w:rsidR="26CD26EB" w:rsidRDefault="26CD26EB"/>
        </w:tc>
        <w:tc>
          <w:tcPr>
            <w:tcW w:w="2410" w:type="dxa"/>
          </w:tcPr>
          <w:p w14:paraId="5C0EE008" w14:textId="77777777" w:rsidR="26CD26EB" w:rsidRDefault="26CD26EB">
            <w:r>
              <w:t>Activation scheme</w:t>
            </w:r>
          </w:p>
        </w:tc>
        <w:tc>
          <w:tcPr>
            <w:tcW w:w="4536" w:type="dxa"/>
          </w:tcPr>
          <w:p w14:paraId="02A33E55" w14:textId="6A8DBC24" w:rsidR="26CD26EB" w:rsidRDefault="3E1E2AC2" w:rsidP="0B516E97">
            <w:r>
              <w:t>Dynamic, block-wise</w:t>
            </w:r>
            <w:r w:rsidR="67FD1CB9">
              <w:t xml:space="preserve">, </w:t>
            </w:r>
            <w:r w:rsidR="6A41C1CE">
              <w:t>RCEIL</w:t>
            </w:r>
          </w:p>
        </w:tc>
      </w:tr>
      <w:tr w:rsidR="00C17BE5" w14:paraId="2A7D9535" w14:textId="77777777" w:rsidTr="23E43563">
        <w:trPr>
          <w:trHeight w:val="300"/>
        </w:trPr>
        <w:tc>
          <w:tcPr>
            <w:tcW w:w="1696" w:type="dxa"/>
          </w:tcPr>
          <w:p w14:paraId="55431E75" w14:textId="77777777" w:rsidR="26CD26EB" w:rsidRDefault="26CD26EB"/>
        </w:tc>
        <w:tc>
          <w:tcPr>
            <w:tcW w:w="2410" w:type="dxa"/>
          </w:tcPr>
          <w:p w14:paraId="1682D034" w14:textId="77777777" w:rsidR="26CD26EB" w:rsidRDefault="26CD26EB">
            <w:r>
              <w:t>Block size</w:t>
            </w:r>
          </w:p>
        </w:tc>
        <w:tc>
          <w:tcPr>
            <w:tcW w:w="4536" w:type="dxa"/>
          </w:tcPr>
          <w:p w14:paraId="41DD30A6" w14:textId="77777777" w:rsidR="26CD26EB" w:rsidRDefault="26CD26EB">
            <w:r>
              <w:t>32</w:t>
            </w:r>
          </w:p>
        </w:tc>
      </w:tr>
      <w:tr w:rsidR="00C17BE5" w14:paraId="63CEEA2D" w14:textId="77777777" w:rsidTr="23E43563">
        <w:trPr>
          <w:trHeight w:val="300"/>
        </w:trPr>
        <w:tc>
          <w:tcPr>
            <w:tcW w:w="1696" w:type="dxa"/>
          </w:tcPr>
          <w:p w14:paraId="133F3B74" w14:textId="77777777" w:rsidR="26CD26EB" w:rsidRDefault="26CD26EB"/>
        </w:tc>
        <w:tc>
          <w:tcPr>
            <w:tcW w:w="2410" w:type="dxa"/>
          </w:tcPr>
          <w:p w14:paraId="213DA6A4" w14:textId="77777777" w:rsidR="26CD26EB" w:rsidRDefault="26CD26EB">
            <w:r>
              <w:t>Scale type</w:t>
            </w:r>
          </w:p>
        </w:tc>
        <w:tc>
          <w:tcPr>
            <w:tcW w:w="4536" w:type="dxa"/>
          </w:tcPr>
          <w:p w14:paraId="74EE3C11" w14:textId="04B133F3" w:rsidR="26CD26EB" w:rsidRDefault="26CD26EB">
            <w:r>
              <w:t>FP8 E8M0</w:t>
            </w:r>
          </w:p>
        </w:tc>
      </w:tr>
      <w:tr w:rsidR="00C17BE5" w14:paraId="01B198E2" w14:textId="77777777" w:rsidTr="23E43563">
        <w:trPr>
          <w:trHeight w:val="300"/>
        </w:trPr>
        <w:tc>
          <w:tcPr>
            <w:tcW w:w="1696" w:type="dxa"/>
          </w:tcPr>
          <w:p w14:paraId="76B1ACCE" w14:textId="77777777" w:rsidR="26CD26EB" w:rsidRDefault="26CD26EB"/>
        </w:tc>
        <w:tc>
          <w:tcPr>
            <w:tcW w:w="2410" w:type="dxa"/>
          </w:tcPr>
          <w:p w14:paraId="0A9188F9" w14:textId="77777777" w:rsidR="26CD26EB" w:rsidRDefault="26CD26EB">
            <w:r>
              <w:t>Scale method</w:t>
            </w:r>
          </w:p>
        </w:tc>
        <w:tc>
          <w:tcPr>
            <w:tcW w:w="4536" w:type="dxa"/>
          </w:tcPr>
          <w:p w14:paraId="5F418263" w14:textId="0870CDF7" w:rsidR="26CD26EB" w:rsidRDefault="26CD26EB" w:rsidP="26CD26EB">
            <w:pPr>
              <w:rPr>
                <w:rFonts w:eastAsia="DengXian"/>
              </w:rPr>
            </w:pPr>
            <w:r>
              <w:t>1D block-wise scaling for MXFP</w:t>
            </w:r>
            <w:r w:rsidRPr="26CD26EB">
              <w:rPr>
                <w:rFonts w:eastAsia="DengXian"/>
              </w:rPr>
              <w:t>4;</w:t>
            </w:r>
          </w:p>
          <w:p w14:paraId="49357CD7" w14:textId="6B32BB6B" w:rsidR="26CD26EB" w:rsidRDefault="26CD26EB" w:rsidP="26CD26EB">
            <w:pPr>
              <w:rPr>
                <w:rFonts w:eastAsia="DengXian"/>
              </w:rPr>
            </w:pPr>
            <w:r>
              <w:t>1D block-wise scaling for MXFP8;</w:t>
            </w:r>
          </w:p>
        </w:tc>
      </w:tr>
      <w:tr w:rsidR="00C17BE5" w14:paraId="25CD6E03" w14:textId="77777777" w:rsidTr="23E43563">
        <w:trPr>
          <w:trHeight w:val="300"/>
        </w:trPr>
        <w:tc>
          <w:tcPr>
            <w:tcW w:w="1696" w:type="dxa"/>
          </w:tcPr>
          <w:p w14:paraId="001DD1C4" w14:textId="77777777" w:rsidR="26CD26EB" w:rsidRDefault="26CD26EB"/>
        </w:tc>
        <w:tc>
          <w:tcPr>
            <w:tcW w:w="2410" w:type="dxa"/>
          </w:tcPr>
          <w:p w14:paraId="760A6ACE" w14:textId="182AAE9C" w:rsidR="26CD26EB" w:rsidRDefault="26CD26EB">
            <w:r>
              <w:t>Exclude layers</w:t>
            </w:r>
          </w:p>
        </w:tc>
        <w:tc>
          <w:tcPr>
            <w:tcW w:w="4536" w:type="dxa"/>
          </w:tcPr>
          <w:p w14:paraId="4C5E8195" w14:textId="250C2DEB" w:rsidR="26CD26EB" w:rsidRDefault="26CD26EB">
            <w:r>
              <w:t>lm_head</w:t>
            </w:r>
          </w:p>
        </w:tc>
      </w:tr>
    </w:tbl>
    <w:p w14:paraId="4CCBA99A" w14:textId="2695110D" w:rsidR="26CD26EB" w:rsidRDefault="26CD26EB"/>
    <w:p w14:paraId="5B0A0752" w14:textId="71D5364A" w:rsidR="6FE5D3E2" w:rsidRDefault="6283C1D7" w:rsidP="26CD26EB">
      <w:pPr>
        <w:pStyle w:val="Heading3"/>
        <w:numPr>
          <w:ilvl w:val="2"/>
          <w:numId w:val="3"/>
        </w:numPr>
        <w:rPr>
          <w:b/>
          <w:bCs/>
          <w:color w:val="auto"/>
        </w:rPr>
      </w:pPr>
      <w:bookmarkStart w:id="54" w:name="_Toc228179913"/>
      <w:r w:rsidRPr="1ED4F078">
        <w:rPr>
          <w:rFonts w:eastAsia="DengXian"/>
          <w:b/>
          <w:bCs/>
          <w:color w:val="auto"/>
        </w:rPr>
        <w:t>Accuracy Result</w:t>
      </w:r>
      <w:bookmarkEnd w:id="54"/>
    </w:p>
    <w:p w14:paraId="18FA87EB" w14:textId="6E49DC99" w:rsidR="26CD26EB" w:rsidRDefault="182AFB5F" w:rsidP="415E295D">
      <w:r>
        <w:t>Accuracy results from SW emulation</w:t>
      </w:r>
      <w:r w:rsidR="0D8EC8FF">
        <w:t xml:space="preserve"> with vLLM</w:t>
      </w:r>
      <w:r w:rsidR="7D0D27B5">
        <w:t xml:space="preserve"> (lm_eval=0.4.9.1)</w:t>
      </w:r>
      <w:r>
        <w:t>:</w:t>
      </w:r>
    </w:p>
    <w:tbl>
      <w:tblPr>
        <w:tblStyle w:val="PlainTable1"/>
        <w:tblW w:w="8618" w:type="dxa"/>
        <w:tblLook w:val="06A0" w:firstRow="1" w:lastRow="0" w:firstColumn="1" w:lastColumn="0" w:noHBand="1" w:noVBand="1"/>
      </w:tblPr>
      <w:tblGrid>
        <w:gridCol w:w="966"/>
        <w:gridCol w:w="1403"/>
        <w:gridCol w:w="1295"/>
        <w:gridCol w:w="798"/>
        <w:gridCol w:w="1132"/>
        <w:gridCol w:w="1132"/>
        <w:gridCol w:w="908"/>
        <w:gridCol w:w="984"/>
      </w:tblGrid>
      <w:tr w:rsidR="00BE0FF4" w14:paraId="32E9EA39" w14:textId="77777777" w:rsidTr="749338A5">
        <w:trPr>
          <w:cnfStyle w:val="100000000000" w:firstRow="1" w:lastRow="0" w:firstColumn="0" w:lastColumn="0" w:oddVBand="0" w:evenVBand="0" w:oddHBand="0"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975" w:type="dxa"/>
            <w:tcMar>
              <w:top w:w="15" w:type="dxa"/>
              <w:left w:w="15" w:type="dxa"/>
              <w:right w:w="15" w:type="dxa"/>
            </w:tcMar>
            <w:vAlign w:val="center"/>
          </w:tcPr>
          <w:p w14:paraId="4B19CA8F" w14:textId="59AE7BB4" w:rsidR="415E295D" w:rsidRDefault="415E295D" w:rsidP="415E295D">
            <w:pPr>
              <w:jc w:val="center"/>
            </w:pPr>
            <w:r w:rsidRPr="415E295D">
              <w:rPr>
                <w:rFonts w:ascii="Aptos" w:eastAsia="Aptos" w:hAnsi="Aptos" w:cs="Aptos"/>
              </w:rPr>
              <w:t xml:space="preserve">Llama-3.1-8B-Instruct  </w:t>
            </w:r>
          </w:p>
        </w:tc>
        <w:tc>
          <w:tcPr>
            <w:tcW w:w="1268" w:type="dxa"/>
            <w:tcMar>
              <w:top w:w="15" w:type="dxa"/>
              <w:left w:w="15" w:type="dxa"/>
              <w:right w:w="15" w:type="dxa"/>
            </w:tcMar>
            <w:vAlign w:val="center"/>
          </w:tcPr>
          <w:p w14:paraId="02B6B83A" w14:textId="7FDA2065" w:rsidR="415E295D" w:rsidRDefault="415E295D" w:rsidP="415E295D">
            <w:pPr>
              <w:jc w:val="center"/>
              <w:cnfStyle w:val="100000000000" w:firstRow="1"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 xml:space="preserve">Gsm8k_llama </w:t>
            </w:r>
            <w:r>
              <w:br/>
            </w:r>
            <w:r w:rsidRPr="415E295D">
              <w:rPr>
                <w:rFonts w:ascii="Aptos" w:eastAsia="Aptos" w:hAnsi="Aptos" w:cs="Aptos"/>
                <w:color w:val="000000" w:themeColor="text1"/>
                <w:sz w:val="22"/>
                <w:szCs w:val="22"/>
              </w:rPr>
              <w:t xml:space="preserve"> (strict)  </w:t>
            </w:r>
          </w:p>
        </w:tc>
        <w:tc>
          <w:tcPr>
            <w:tcW w:w="1298" w:type="dxa"/>
            <w:tcMar>
              <w:top w:w="15" w:type="dxa"/>
              <w:left w:w="15" w:type="dxa"/>
              <w:right w:w="15" w:type="dxa"/>
            </w:tcMar>
            <w:vAlign w:val="center"/>
          </w:tcPr>
          <w:p w14:paraId="65B140E2" w14:textId="399EEF3F" w:rsidR="415E295D" w:rsidRDefault="415E295D" w:rsidP="415E295D">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color w:val="000000" w:themeColor="text1"/>
                <w:sz w:val="22"/>
                <w:szCs w:val="22"/>
              </w:rPr>
            </w:pPr>
            <w:r w:rsidRPr="415E295D">
              <w:rPr>
                <w:rFonts w:ascii="Aptos" w:eastAsia="Aptos" w:hAnsi="Aptos" w:cs="Aptos"/>
                <w:color w:val="000000" w:themeColor="text1"/>
                <w:sz w:val="22"/>
                <w:szCs w:val="22"/>
              </w:rPr>
              <w:t>Mmlu_llama</w:t>
            </w:r>
          </w:p>
        </w:tc>
        <w:tc>
          <w:tcPr>
            <w:tcW w:w="813" w:type="dxa"/>
            <w:tcMar>
              <w:top w:w="15" w:type="dxa"/>
              <w:left w:w="15" w:type="dxa"/>
              <w:right w:w="15" w:type="dxa"/>
            </w:tcMar>
            <w:vAlign w:val="center"/>
          </w:tcPr>
          <w:p w14:paraId="3F124002" w14:textId="1C1DCC62" w:rsidR="415E295D" w:rsidRDefault="415E295D" w:rsidP="415E295D">
            <w:pPr>
              <w:jc w:val="center"/>
              <w:cnfStyle w:val="100000000000" w:firstRow="1"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 xml:space="preserve">Piqa  </w:t>
            </w:r>
          </w:p>
        </w:tc>
        <w:tc>
          <w:tcPr>
            <w:tcW w:w="1139" w:type="dxa"/>
            <w:tcMar>
              <w:top w:w="15" w:type="dxa"/>
              <w:left w:w="15" w:type="dxa"/>
              <w:right w:w="15" w:type="dxa"/>
            </w:tcMar>
            <w:vAlign w:val="center"/>
          </w:tcPr>
          <w:p w14:paraId="71062FF9" w14:textId="7E5E169B" w:rsidR="415E295D" w:rsidRDefault="415E295D" w:rsidP="415E295D">
            <w:pPr>
              <w:jc w:val="center"/>
              <w:cnfStyle w:val="100000000000" w:firstRow="1" w:lastRow="0" w:firstColumn="0" w:lastColumn="0" w:oddVBand="0" w:evenVBand="0" w:oddHBand="0" w:evenHBand="0" w:firstRowFirstColumn="0" w:firstRowLastColumn="0" w:lastRowFirstColumn="0" w:lastRowLastColumn="0"/>
              <w:rPr>
                <w:rFonts w:ascii="Aptos" w:eastAsia="Aptos" w:hAnsi="Aptos" w:cs="Aptos"/>
                <w:color w:val="000000" w:themeColor="text1"/>
                <w:sz w:val="22"/>
                <w:szCs w:val="22"/>
              </w:rPr>
            </w:pPr>
            <w:r w:rsidRPr="415E295D">
              <w:rPr>
                <w:rFonts w:ascii="Aptos" w:eastAsia="Aptos" w:hAnsi="Aptos" w:cs="Aptos"/>
                <w:color w:val="000000" w:themeColor="text1"/>
                <w:sz w:val="22"/>
                <w:szCs w:val="22"/>
              </w:rPr>
              <w:t>Hellaswa</w:t>
            </w:r>
            <w:r w:rsidR="6DD6146C" w:rsidRPr="415E295D">
              <w:rPr>
                <w:rFonts w:ascii="Aptos" w:eastAsia="Aptos" w:hAnsi="Aptos" w:cs="Aptos"/>
                <w:color w:val="000000" w:themeColor="text1"/>
                <w:sz w:val="22"/>
                <w:szCs w:val="22"/>
              </w:rPr>
              <w:t>g</w:t>
            </w:r>
          </w:p>
        </w:tc>
        <w:tc>
          <w:tcPr>
            <w:tcW w:w="1170" w:type="dxa"/>
            <w:tcMar>
              <w:top w:w="15" w:type="dxa"/>
              <w:left w:w="15" w:type="dxa"/>
              <w:right w:w="15" w:type="dxa"/>
            </w:tcMar>
            <w:vAlign w:val="center"/>
          </w:tcPr>
          <w:p w14:paraId="6573B5FF" w14:textId="4F272A19" w:rsidR="415E295D" w:rsidRDefault="415E295D" w:rsidP="415E295D">
            <w:pPr>
              <w:jc w:val="center"/>
              <w:cnfStyle w:val="100000000000" w:firstRow="1"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 xml:space="preserve">Average </w:t>
            </w:r>
          </w:p>
        </w:tc>
        <w:tc>
          <w:tcPr>
            <w:tcW w:w="935" w:type="dxa"/>
            <w:tcMar>
              <w:top w:w="15" w:type="dxa"/>
              <w:left w:w="15" w:type="dxa"/>
              <w:right w:w="15" w:type="dxa"/>
            </w:tcMar>
            <w:vAlign w:val="center"/>
          </w:tcPr>
          <w:p w14:paraId="7A1CB47F" w14:textId="37DB5CAD" w:rsidR="415E295D" w:rsidRDefault="415E295D" w:rsidP="415E295D">
            <w:pPr>
              <w:jc w:val="center"/>
              <w:cnfStyle w:val="100000000000" w:firstRow="1"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 xml:space="preserve">Ratio </w:t>
            </w:r>
          </w:p>
        </w:tc>
        <w:tc>
          <w:tcPr>
            <w:tcW w:w="1020" w:type="dxa"/>
            <w:tcMar>
              <w:top w:w="15" w:type="dxa"/>
              <w:left w:w="15" w:type="dxa"/>
              <w:right w:w="15" w:type="dxa"/>
            </w:tcMar>
            <w:vAlign w:val="center"/>
          </w:tcPr>
          <w:p w14:paraId="17A6360E" w14:textId="2B53BF45" w:rsidR="415E295D" w:rsidRDefault="415E295D" w:rsidP="415E295D">
            <w:pPr>
              <w:jc w:val="center"/>
              <w:cnfStyle w:val="100000000000" w:firstRow="1"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 xml:space="preserve">Bits per weight (no scale bits) </w:t>
            </w:r>
          </w:p>
        </w:tc>
      </w:tr>
      <w:tr w:rsidR="00BE0FF4" w14:paraId="06476ECC" w14:textId="77777777" w:rsidTr="749338A5">
        <w:trPr>
          <w:trHeight w:val="315"/>
        </w:trPr>
        <w:tc>
          <w:tcPr>
            <w:cnfStyle w:val="001000000000" w:firstRow="0" w:lastRow="0" w:firstColumn="1" w:lastColumn="0" w:oddVBand="0" w:evenVBand="0" w:oddHBand="0" w:evenHBand="0" w:firstRowFirstColumn="0" w:firstRowLastColumn="0" w:lastRowFirstColumn="0" w:lastRowLastColumn="0"/>
            <w:tcW w:w="975" w:type="dxa"/>
            <w:tcMar>
              <w:top w:w="15" w:type="dxa"/>
              <w:left w:w="15" w:type="dxa"/>
              <w:right w:w="15" w:type="dxa"/>
            </w:tcMar>
            <w:vAlign w:val="center"/>
          </w:tcPr>
          <w:p w14:paraId="409AE071" w14:textId="72FBEB4E" w:rsidR="415E295D" w:rsidRDefault="415E295D" w:rsidP="415E295D">
            <w:pPr>
              <w:jc w:val="center"/>
            </w:pPr>
            <w:r w:rsidRPr="415E295D">
              <w:rPr>
                <w:rFonts w:ascii="Aptos" w:eastAsia="Aptos" w:hAnsi="Aptos" w:cs="Aptos"/>
              </w:rPr>
              <w:t xml:space="preserve">BF16  </w:t>
            </w:r>
          </w:p>
        </w:tc>
        <w:tc>
          <w:tcPr>
            <w:tcW w:w="1268" w:type="dxa"/>
            <w:tcMar>
              <w:top w:w="15" w:type="dxa"/>
              <w:left w:w="15" w:type="dxa"/>
              <w:right w:w="15" w:type="dxa"/>
            </w:tcMar>
            <w:vAlign w:val="center"/>
          </w:tcPr>
          <w:p w14:paraId="5D851EED" w14:textId="64E12391"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0.8264</w:t>
            </w:r>
          </w:p>
        </w:tc>
        <w:tc>
          <w:tcPr>
            <w:tcW w:w="1298" w:type="dxa"/>
            <w:tcMar>
              <w:top w:w="15" w:type="dxa"/>
              <w:left w:w="15" w:type="dxa"/>
              <w:right w:w="15" w:type="dxa"/>
            </w:tcMar>
            <w:vAlign w:val="center"/>
          </w:tcPr>
          <w:p w14:paraId="69759958" w14:textId="6661BFE7"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0.6763</w:t>
            </w:r>
          </w:p>
        </w:tc>
        <w:tc>
          <w:tcPr>
            <w:tcW w:w="813" w:type="dxa"/>
            <w:tcMar>
              <w:top w:w="15" w:type="dxa"/>
              <w:left w:w="15" w:type="dxa"/>
              <w:right w:w="15" w:type="dxa"/>
            </w:tcMar>
            <w:vAlign w:val="center"/>
          </w:tcPr>
          <w:p w14:paraId="2A44B137" w14:textId="56831FBC"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0.8014</w:t>
            </w:r>
          </w:p>
        </w:tc>
        <w:tc>
          <w:tcPr>
            <w:tcW w:w="1139" w:type="dxa"/>
            <w:tcMar>
              <w:top w:w="15" w:type="dxa"/>
              <w:left w:w="15" w:type="dxa"/>
              <w:right w:w="15" w:type="dxa"/>
            </w:tcMar>
            <w:vAlign w:val="center"/>
          </w:tcPr>
          <w:p w14:paraId="65E76785" w14:textId="622C614A"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0.5976</w:t>
            </w:r>
          </w:p>
        </w:tc>
        <w:tc>
          <w:tcPr>
            <w:tcW w:w="1170" w:type="dxa"/>
            <w:tcMar>
              <w:top w:w="15" w:type="dxa"/>
              <w:left w:w="15" w:type="dxa"/>
              <w:right w:w="15" w:type="dxa"/>
            </w:tcMar>
            <w:vAlign w:val="center"/>
          </w:tcPr>
          <w:p w14:paraId="078757C8" w14:textId="48CFC9E1"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0.7254</w:t>
            </w:r>
          </w:p>
        </w:tc>
        <w:tc>
          <w:tcPr>
            <w:tcW w:w="935" w:type="dxa"/>
            <w:tcMar>
              <w:top w:w="15" w:type="dxa"/>
              <w:left w:w="15" w:type="dxa"/>
              <w:right w:w="15" w:type="dxa"/>
            </w:tcMar>
            <w:vAlign w:val="center"/>
          </w:tcPr>
          <w:p w14:paraId="3C129E04" w14:textId="4143CDFD"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w:t>
            </w:r>
          </w:p>
        </w:tc>
        <w:tc>
          <w:tcPr>
            <w:tcW w:w="1020" w:type="dxa"/>
            <w:tcMar>
              <w:top w:w="15" w:type="dxa"/>
              <w:left w:w="15" w:type="dxa"/>
              <w:right w:w="15" w:type="dxa"/>
            </w:tcMar>
            <w:vAlign w:val="center"/>
          </w:tcPr>
          <w:p w14:paraId="198A253D" w14:textId="7480A702"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 xml:space="preserve">16 </w:t>
            </w:r>
          </w:p>
        </w:tc>
      </w:tr>
      <w:tr w:rsidR="00BE0FF4" w14:paraId="10210649" w14:textId="77777777" w:rsidTr="749338A5">
        <w:trPr>
          <w:trHeight w:val="285"/>
        </w:trPr>
        <w:tc>
          <w:tcPr>
            <w:cnfStyle w:val="001000000000" w:firstRow="0" w:lastRow="0" w:firstColumn="1" w:lastColumn="0" w:oddVBand="0" w:evenVBand="0" w:oddHBand="0" w:evenHBand="0" w:firstRowFirstColumn="0" w:firstRowLastColumn="0" w:lastRowFirstColumn="0" w:lastRowLastColumn="0"/>
            <w:tcW w:w="975" w:type="dxa"/>
            <w:tcMar>
              <w:top w:w="15" w:type="dxa"/>
              <w:left w:w="15" w:type="dxa"/>
              <w:right w:w="15" w:type="dxa"/>
            </w:tcMar>
            <w:vAlign w:val="center"/>
          </w:tcPr>
          <w:p w14:paraId="075C095C" w14:textId="2258BDD0" w:rsidR="415E295D" w:rsidRDefault="415E295D" w:rsidP="415E295D">
            <w:pPr>
              <w:jc w:val="center"/>
            </w:pPr>
            <w:r w:rsidRPr="415E295D">
              <w:rPr>
                <w:rFonts w:ascii="Aptos" w:eastAsia="Aptos" w:hAnsi="Aptos" w:cs="Aptos"/>
                <w:color w:val="000000" w:themeColor="text1"/>
                <w:sz w:val="22"/>
                <w:szCs w:val="22"/>
              </w:rPr>
              <w:t xml:space="preserve">MXFP8 </w:t>
            </w:r>
            <w:r w:rsidR="47F97F10" w:rsidRPr="6E773D3F">
              <w:rPr>
                <w:rFonts w:ascii="Aptos" w:eastAsia="Aptos" w:hAnsi="Aptos" w:cs="Aptos"/>
                <w:color w:val="000000" w:themeColor="text1"/>
                <w:sz w:val="22"/>
                <w:szCs w:val="22"/>
              </w:rPr>
              <w:t>(RTN)</w:t>
            </w:r>
          </w:p>
        </w:tc>
        <w:tc>
          <w:tcPr>
            <w:tcW w:w="1268" w:type="dxa"/>
            <w:tcMar>
              <w:top w:w="15" w:type="dxa"/>
              <w:left w:w="15" w:type="dxa"/>
              <w:right w:w="15" w:type="dxa"/>
            </w:tcMar>
            <w:vAlign w:val="center"/>
          </w:tcPr>
          <w:p w14:paraId="528EA016" w14:textId="04B91FDB"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0.8203</w:t>
            </w:r>
          </w:p>
        </w:tc>
        <w:tc>
          <w:tcPr>
            <w:tcW w:w="1298" w:type="dxa"/>
            <w:tcMar>
              <w:top w:w="15" w:type="dxa"/>
              <w:left w:w="15" w:type="dxa"/>
              <w:right w:w="15" w:type="dxa"/>
            </w:tcMar>
            <w:vAlign w:val="center"/>
          </w:tcPr>
          <w:p w14:paraId="67A0E910" w14:textId="7D2C873C"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0.6779</w:t>
            </w:r>
          </w:p>
        </w:tc>
        <w:tc>
          <w:tcPr>
            <w:tcW w:w="813" w:type="dxa"/>
            <w:tcMar>
              <w:top w:w="15" w:type="dxa"/>
              <w:left w:w="15" w:type="dxa"/>
              <w:right w:w="15" w:type="dxa"/>
            </w:tcMar>
            <w:vAlign w:val="center"/>
          </w:tcPr>
          <w:p w14:paraId="2180154C" w14:textId="3E1529D1"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0.8009</w:t>
            </w:r>
          </w:p>
        </w:tc>
        <w:tc>
          <w:tcPr>
            <w:tcW w:w="1139" w:type="dxa"/>
            <w:tcMar>
              <w:top w:w="15" w:type="dxa"/>
              <w:left w:w="15" w:type="dxa"/>
              <w:right w:w="15" w:type="dxa"/>
            </w:tcMar>
            <w:vAlign w:val="center"/>
          </w:tcPr>
          <w:p w14:paraId="4130A80D" w14:textId="41EECA1D"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0.5979</w:t>
            </w:r>
          </w:p>
        </w:tc>
        <w:tc>
          <w:tcPr>
            <w:tcW w:w="1170" w:type="dxa"/>
            <w:tcMar>
              <w:top w:w="15" w:type="dxa"/>
              <w:left w:w="15" w:type="dxa"/>
              <w:right w:w="15" w:type="dxa"/>
            </w:tcMar>
            <w:vAlign w:val="center"/>
          </w:tcPr>
          <w:p w14:paraId="32E83916" w14:textId="3E1959C4"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0.72425</w:t>
            </w:r>
          </w:p>
        </w:tc>
        <w:tc>
          <w:tcPr>
            <w:tcW w:w="935" w:type="dxa"/>
            <w:tcMar>
              <w:top w:w="15" w:type="dxa"/>
              <w:left w:w="15" w:type="dxa"/>
              <w:right w:w="15" w:type="dxa"/>
            </w:tcMar>
            <w:vAlign w:val="center"/>
          </w:tcPr>
          <w:p w14:paraId="44BE13F2" w14:textId="5FF207EE"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99.84%</w:t>
            </w:r>
          </w:p>
        </w:tc>
        <w:tc>
          <w:tcPr>
            <w:tcW w:w="1020" w:type="dxa"/>
            <w:tcMar>
              <w:top w:w="15" w:type="dxa"/>
              <w:left w:w="15" w:type="dxa"/>
              <w:right w:w="15" w:type="dxa"/>
            </w:tcMar>
            <w:vAlign w:val="center"/>
          </w:tcPr>
          <w:p w14:paraId="4FC3B3DC" w14:textId="164F9A7F"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 xml:space="preserve">8 </w:t>
            </w:r>
          </w:p>
        </w:tc>
      </w:tr>
      <w:tr w:rsidR="00BE0FF4" w14:paraId="30771656" w14:textId="77777777" w:rsidTr="749338A5">
        <w:trPr>
          <w:trHeight w:val="285"/>
        </w:trPr>
        <w:tc>
          <w:tcPr>
            <w:cnfStyle w:val="001000000000" w:firstRow="0" w:lastRow="0" w:firstColumn="1" w:lastColumn="0" w:oddVBand="0" w:evenVBand="0" w:oddHBand="0" w:evenHBand="0" w:firstRowFirstColumn="0" w:firstRowLastColumn="0" w:lastRowFirstColumn="0" w:lastRowLastColumn="0"/>
            <w:tcW w:w="975" w:type="dxa"/>
            <w:tcMar>
              <w:top w:w="15" w:type="dxa"/>
              <w:left w:w="15" w:type="dxa"/>
              <w:right w:w="15" w:type="dxa"/>
            </w:tcMar>
            <w:vAlign w:val="center"/>
          </w:tcPr>
          <w:p w14:paraId="4BF67A78" w14:textId="7D76342A" w:rsidR="415E295D" w:rsidRDefault="415E295D" w:rsidP="6E773D3F">
            <w:pPr>
              <w:jc w:val="center"/>
            </w:pPr>
            <w:r w:rsidRPr="415E295D">
              <w:rPr>
                <w:rFonts w:ascii="Aptos" w:eastAsia="Aptos" w:hAnsi="Aptos" w:cs="Aptos"/>
                <w:color w:val="000000" w:themeColor="text1"/>
                <w:sz w:val="22"/>
                <w:szCs w:val="22"/>
              </w:rPr>
              <w:t xml:space="preserve">MXFP4 </w:t>
            </w:r>
            <w:r w:rsidR="027761E2" w:rsidRPr="6E773D3F">
              <w:rPr>
                <w:rFonts w:ascii="Aptos" w:eastAsia="Aptos" w:hAnsi="Aptos" w:cs="Aptos"/>
                <w:color w:val="000000" w:themeColor="text1"/>
                <w:sz w:val="22"/>
                <w:szCs w:val="22"/>
              </w:rPr>
              <w:t>(RTN)</w:t>
            </w:r>
          </w:p>
        </w:tc>
        <w:tc>
          <w:tcPr>
            <w:tcW w:w="1268" w:type="dxa"/>
            <w:tcMar>
              <w:top w:w="15" w:type="dxa"/>
              <w:left w:w="15" w:type="dxa"/>
              <w:right w:w="15" w:type="dxa"/>
            </w:tcMar>
            <w:vAlign w:val="center"/>
          </w:tcPr>
          <w:p w14:paraId="0497FBA2" w14:textId="6D7097EF"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0.695</w:t>
            </w:r>
          </w:p>
        </w:tc>
        <w:tc>
          <w:tcPr>
            <w:tcW w:w="1298" w:type="dxa"/>
            <w:tcMar>
              <w:top w:w="15" w:type="dxa"/>
              <w:left w:w="15" w:type="dxa"/>
              <w:right w:w="15" w:type="dxa"/>
            </w:tcMar>
            <w:vAlign w:val="center"/>
          </w:tcPr>
          <w:p w14:paraId="7782FB4D" w14:textId="6D1589F2"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0.615</w:t>
            </w:r>
          </w:p>
        </w:tc>
        <w:tc>
          <w:tcPr>
            <w:tcW w:w="813" w:type="dxa"/>
            <w:tcMar>
              <w:top w:w="15" w:type="dxa"/>
              <w:left w:w="15" w:type="dxa"/>
              <w:right w:w="15" w:type="dxa"/>
            </w:tcMar>
            <w:vAlign w:val="center"/>
          </w:tcPr>
          <w:p w14:paraId="0E365819" w14:textId="46C85732"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0.78</w:t>
            </w:r>
          </w:p>
        </w:tc>
        <w:tc>
          <w:tcPr>
            <w:tcW w:w="1139" w:type="dxa"/>
            <w:tcMar>
              <w:top w:w="15" w:type="dxa"/>
              <w:left w:w="15" w:type="dxa"/>
              <w:right w:w="15" w:type="dxa"/>
            </w:tcMar>
            <w:vAlign w:val="center"/>
          </w:tcPr>
          <w:p w14:paraId="6DF8BB82" w14:textId="747EA76D"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Aptos" w:eastAsia="Aptos" w:hAnsi="Aptos" w:cs="Aptos"/>
                <w:color w:val="000000" w:themeColor="text1"/>
                <w:sz w:val="22"/>
                <w:szCs w:val="22"/>
              </w:rPr>
              <w:t>0.567</w:t>
            </w:r>
          </w:p>
        </w:tc>
        <w:tc>
          <w:tcPr>
            <w:tcW w:w="1170" w:type="dxa"/>
            <w:tcMar>
              <w:top w:w="15" w:type="dxa"/>
              <w:left w:w="15" w:type="dxa"/>
              <w:right w:w="15" w:type="dxa"/>
            </w:tcMar>
            <w:vAlign w:val="center"/>
          </w:tcPr>
          <w:p w14:paraId="65CBE7CF" w14:textId="7B055D71"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0.66435</w:t>
            </w:r>
          </w:p>
        </w:tc>
        <w:tc>
          <w:tcPr>
            <w:tcW w:w="935" w:type="dxa"/>
            <w:tcMar>
              <w:top w:w="15" w:type="dxa"/>
              <w:left w:w="15" w:type="dxa"/>
              <w:right w:w="15" w:type="dxa"/>
            </w:tcMar>
            <w:vAlign w:val="center"/>
          </w:tcPr>
          <w:p w14:paraId="4736A49B" w14:textId="33F9862D"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91.58%</w:t>
            </w:r>
          </w:p>
        </w:tc>
        <w:tc>
          <w:tcPr>
            <w:tcW w:w="1020" w:type="dxa"/>
            <w:tcMar>
              <w:top w:w="15" w:type="dxa"/>
              <w:left w:w="15" w:type="dxa"/>
              <w:right w:w="15" w:type="dxa"/>
            </w:tcMar>
            <w:vAlign w:val="center"/>
          </w:tcPr>
          <w:p w14:paraId="670DF622" w14:textId="42BCA3AD"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 xml:space="preserve">4 </w:t>
            </w:r>
          </w:p>
        </w:tc>
      </w:tr>
      <w:tr w:rsidR="00BE0FF4" w14:paraId="3DCDFDC7" w14:textId="77777777" w:rsidTr="749338A5">
        <w:trPr>
          <w:trHeight w:val="285"/>
        </w:trPr>
        <w:tc>
          <w:tcPr>
            <w:cnfStyle w:val="001000000000" w:firstRow="0" w:lastRow="0" w:firstColumn="1" w:lastColumn="0" w:oddVBand="0" w:evenVBand="0" w:oddHBand="0" w:evenHBand="0" w:firstRowFirstColumn="0" w:firstRowLastColumn="0" w:lastRowFirstColumn="0" w:lastRowLastColumn="0"/>
            <w:tcW w:w="975" w:type="dxa"/>
            <w:tcMar>
              <w:top w:w="15" w:type="dxa"/>
              <w:left w:w="15" w:type="dxa"/>
              <w:right w:w="15" w:type="dxa"/>
            </w:tcMar>
            <w:vAlign w:val="center"/>
          </w:tcPr>
          <w:p w14:paraId="2F1180F7" w14:textId="6EBFE7D2" w:rsidR="415E295D" w:rsidRDefault="415E295D" w:rsidP="6E773D3F">
            <w:pPr>
              <w:jc w:val="center"/>
              <w:rPr>
                <w:rFonts w:ascii="Aptos" w:eastAsia="Aptos" w:hAnsi="Aptos" w:cs="Aptos"/>
                <w:color w:val="000000" w:themeColor="text1"/>
                <w:sz w:val="22"/>
                <w:szCs w:val="22"/>
              </w:rPr>
            </w:pPr>
            <w:r w:rsidRPr="6E773D3F">
              <w:rPr>
                <w:rFonts w:ascii="Aptos" w:eastAsia="Aptos" w:hAnsi="Aptos" w:cs="Aptos"/>
                <w:color w:val="000000" w:themeColor="text1"/>
                <w:sz w:val="22"/>
                <w:szCs w:val="22"/>
              </w:rPr>
              <w:t>MXFP4</w:t>
            </w:r>
            <w:r w:rsidRPr="415E295D">
              <w:rPr>
                <w:rFonts w:ascii="Aptos" w:eastAsia="Aptos" w:hAnsi="Aptos" w:cs="Aptos"/>
                <w:color w:val="000000" w:themeColor="text1"/>
                <w:sz w:val="22"/>
                <w:szCs w:val="22"/>
              </w:rPr>
              <w:t xml:space="preserve"> </w:t>
            </w:r>
            <w:r w:rsidR="3A84163C" w:rsidRPr="6E773D3F">
              <w:rPr>
                <w:rFonts w:ascii="Aptos" w:eastAsia="Aptos" w:hAnsi="Aptos" w:cs="Aptos"/>
                <w:color w:val="000000" w:themeColor="text1"/>
                <w:sz w:val="22"/>
                <w:szCs w:val="22"/>
              </w:rPr>
              <w:t>(Intel)</w:t>
            </w:r>
          </w:p>
        </w:tc>
        <w:tc>
          <w:tcPr>
            <w:tcW w:w="1268" w:type="dxa"/>
            <w:tcMar>
              <w:top w:w="15" w:type="dxa"/>
              <w:left w:w="15" w:type="dxa"/>
              <w:right w:w="15" w:type="dxa"/>
            </w:tcMar>
            <w:vAlign w:val="center"/>
          </w:tcPr>
          <w:p w14:paraId="52589228" w14:textId="1308BCBC"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0.818</w:t>
            </w:r>
          </w:p>
        </w:tc>
        <w:tc>
          <w:tcPr>
            <w:tcW w:w="1298" w:type="dxa"/>
            <w:tcMar>
              <w:top w:w="15" w:type="dxa"/>
              <w:left w:w="15" w:type="dxa"/>
              <w:right w:w="15" w:type="dxa"/>
            </w:tcMar>
            <w:vAlign w:val="center"/>
          </w:tcPr>
          <w:p w14:paraId="0AEF4785" w14:textId="685DE4C9"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0.6737</w:t>
            </w:r>
          </w:p>
        </w:tc>
        <w:tc>
          <w:tcPr>
            <w:tcW w:w="813" w:type="dxa"/>
            <w:tcMar>
              <w:top w:w="15" w:type="dxa"/>
              <w:left w:w="15" w:type="dxa"/>
              <w:right w:w="15" w:type="dxa"/>
            </w:tcMar>
            <w:vAlign w:val="center"/>
          </w:tcPr>
          <w:p w14:paraId="35C88CCD" w14:textId="3EED3ED5"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0.7971</w:t>
            </w:r>
          </w:p>
        </w:tc>
        <w:tc>
          <w:tcPr>
            <w:tcW w:w="1139" w:type="dxa"/>
            <w:tcMar>
              <w:top w:w="15" w:type="dxa"/>
              <w:left w:w="15" w:type="dxa"/>
              <w:right w:w="15" w:type="dxa"/>
            </w:tcMar>
            <w:vAlign w:val="center"/>
          </w:tcPr>
          <w:p w14:paraId="303682EF" w14:textId="268AFB4E"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0.5959</w:t>
            </w:r>
          </w:p>
        </w:tc>
        <w:tc>
          <w:tcPr>
            <w:tcW w:w="1170" w:type="dxa"/>
            <w:tcMar>
              <w:top w:w="15" w:type="dxa"/>
              <w:left w:w="15" w:type="dxa"/>
              <w:right w:w="15" w:type="dxa"/>
            </w:tcMar>
            <w:vAlign w:val="center"/>
          </w:tcPr>
          <w:p w14:paraId="5ACCC5E7" w14:textId="1AAE223E"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0.7212</w:t>
            </w:r>
          </w:p>
        </w:tc>
        <w:tc>
          <w:tcPr>
            <w:tcW w:w="935" w:type="dxa"/>
            <w:tcMar>
              <w:top w:w="15" w:type="dxa"/>
              <w:left w:w="15" w:type="dxa"/>
              <w:right w:w="15" w:type="dxa"/>
            </w:tcMar>
            <w:vAlign w:val="center"/>
          </w:tcPr>
          <w:p w14:paraId="60378786" w14:textId="5D86745B"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color w:val="000000" w:themeColor="text1"/>
                <w:sz w:val="22"/>
                <w:szCs w:val="22"/>
              </w:rPr>
              <w:t>99.42%</w:t>
            </w:r>
          </w:p>
        </w:tc>
        <w:tc>
          <w:tcPr>
            <w:tcW w:w="1020" w:type="dxa"/>
            <w:tcMar>
              <w:top w:w="15" w:type="dxa"/>
              <w:left w:w="15" w:type="dxa"/>
              <w:right w:w="15" w:type="dxa"/>
            </w:tcMar>
            <w:vAlign w:val="center"/>
          </w:tcPr>
          <w:p w14:paraId="0FB8F1DE" w14:textId="6190C154" w:rsidR="415E295D" w:rsidRDefault="415E295D" w:rsidP="415E295D">
            <w:pPr>
              <w:jc w:val="center"/>
              <w:cnfStyle w:val="000000000000" w:firstRow="0" w:lastRow="0" w:firstColumn="0" w:lastColumn="0" w:oddVBand="0" w:evenVBand="0" w:oddHBand="0" w:evenHBand="0" w:firstRowFirstColumn="0" w:firstRowLastColumn="0" w:lastRowFirstColumn="0" w:lastRowLastColumn="0"/>
            </w:pPr>
            <w:r w:rsidRPr="415E295D">
              <w:rPr>
                <w:rFonts w:ascii="Calibri" w:eastAsia="Calibri" w:hAnsi="Calibri" w:cs="Calibri"/>
                <w:b/>
                <w:bCs/>
                <w:color w:val="000000" w:themeColor="text1"/>
                <w:sz w:val="22"/>
                <w:szCs w:val="22"/>
              </w:rPr>
              <w:t>7.55</w:t>
            </w:r>
            <w:r w:rsidRPr="415E295D">
              <w:rPr>
                <w:rFonts w:ascii="Calibri" w:eastAsia="Calibri" w:hAnsi="Calibri" w:cs="Calibri"/>
                <w:color w:val="000000" w:themeColor="text1"/>
                <w:sz w:val="22"/>
                <w:szCs w:val="22"/>
              </w:rPr>
              <w:t xml:space="preserve"> </w:t>
            </w:r>
          </w:p>
        </w:tc>
      </w:tr>
    </w:tbl>
    <w:p w14:paraId="7F1707C2" w14:textId="764B9069" w:rsidR="55E5C880" w:rsidRDefault="55E5C880"/>
    <w:p w14:paraId="3630F928" w14:textId="1AC460CD" w:rsidR="402AFA41" w:rsidRDefault="402AFA41">
      <w:r>
        <w:t>Accuracy results from SW emulation with vLLM (lm_eval&gt;=0.4.9.2):</w:t>
      </w:r>
    </w:p>
    <w:p w14:paraId="44974BC7" w14:textId="7BA939C2" w:rsidR="402AFA41" w:rsidRDefault="402AFA41" w:rsidP="143C5FAD">
      <w:r>
        <w:rPr>
          <w:noProof/>
        </w:rPr>
        <w:drawing>
          <wp:inline distT="0" distB="0" distL="0" distR="0" wp14:anchorId="46493AF5" wp14:editId="4EAA549F">
            <wp:extent cx="5486400" cy="923925"/>
            <wp:effectExtent l="0" t="0" r="0" b="0"/>
            <wp:docPr id="166901438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014387" name="Picture 1669014387"/>
                    <pic:cNvPicPr/>
                  </pic:nvPicPr>
                  <pic:blipFill>
                    <a:blip r:embed="rId22">
                      <a:extLst>
                        <a:ext uri="{28A0092B-C50C-407E-A947-70E740481C1C}">
                          <a14:useLocalDpi xmlns:a14="http://schemas.microsoft.com/office/drawing/2010/main"/>
                        </a:ext>
                      </a:extLst>
                    </a:blip>
                    <a:stretch>
                      <a:fillRect/>
                    </a:stretch>
                  </pic:blipFill>
                  <pic:spPr>
                    <a:xfrm>
                      <a:off x="0" y="0"/>
                      <a:ext cx="5486400" cy="923925"/>
                    </a:xfrm>
                    <a:prstGeom prst="rect">
                      <a:avLst/>
                    </a:prstGeom>
                  </pic:spPr>
                </pic:pic>
              </a:graphicData>
            </a:graphic>
          </wp:inline>
        </w:drawing>
      </w:r>
    </w:p>
    <w:p w14:paraId="08E6BA4B" w14:textId="21BAF8CC" w:rsidR="00732EDA" w:rsidRDefault="1ADAEE4D" w:rsidP="46EA8665">
      <w:pPr>
        <w:pStyle w:val="Heading3"/>
        <w:numPr>
          <w:ilvl w:val="1"/>
          <w:numId w:val="3"/>
        </w:numPr>
        <w:rPr>
          <w:b/>
          <w:color w:val="auto"/>
        </w:rPr>
      </w:pPr>
      <w:bookmarkStart w:id="55" w:name="_Toc228179914"/>
      <w:r w:rsidRPr="46EA8665">
        <w:rPr>
          <w:b/>
          <w:bCs/>
          <w:color w:val="auto"/>
        </w:rPr>
        <w:lastRenderedPageBreak/>
        <w:t>Llama 3.1 70B</w:t>
      </w:r>
      <w:bookmarkEnd w:id="55"/>
    </w:p>
    <w:p w14:paraId="4B54ADC3" w14:textId="3120F058" w:rsidR="00AC0CF5" w:rsidRPr="005E5EB4" w:rsidRDefault="00AC0CF5" w:rsidP="00AC0CF5">
      <w:r>
        <w:t>Instruct model is assumed, recipe for base model should be similar.</w:t>
      </w:r>
    </w:p>
    <w:p w14:paraId="52A31CC4" w14:textId="40CF8CF0" w:rsidR="00AC0CF5" w:rsidRDefault="0BF5D93D" w:rsidP="1ED4F078">
      <w:pPr>
        <w:pStyle w:val="Heading4"/>
        <w:numPr>
          <w:ilvl w:val="2"/>
          <w:numId w:val="3"/>
        </w:numPr>
        <w:rPr>
          <w:b/>
          <w:bCs/>
          <w:i w:val="0"/>
          <w:iCs w:val="0"/>
          <w:color w:val="auto"/>
        </w:rPr>
      </w:pPr>
      <w:bookmarkStart w:id="56" w:name="_MXFP8_recipe_6"/>
      <w:bookmarkStart w:id="57" w:name="_Toc228179915"/>
      <w:r w:rsidRPr="1ED4F078">
        <w:rPr>
          <w:b/>
          <w:bCs/>
          <w:i w:val="0"/>
          <w:iCs w:val="0"/>
          <w:color w:val="auto"/>
        </w:rPr>
        <w:t>MXFP8 recipe</w:t>
      </w:r>
      <w:bookmarkEnd w:id="56"/>
      <w:bookmarkEnd w:id="5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C04D58" w:rsidRPr="001249B6" w14:paraId="535BB10F" w14:textId="77777777" w:rsidTr="415E295D">
        <w:trPr>
          <w:trHeight w:val="300"/>
        </w:trPr>
        <w:tc>
          <w:tcPr>
            <w:tcW w:w="4106" w:type="dxa"/>
            <w:gridSpan w:val="2"/>
          </w:tcPr>
          <w:p w14:paraId="4BD9818B" w14:textId="77777777" w:rsidR="00DD3C1B" w:rsidRPr="001249B6" w:rsidRDefault="00DD3C1B">
            <w:pPr>
              <w:rPr>
                <w:b/>
                <w:bCs/>
              </w:rPr>
            </w:pPr>
            <w:r w:rsidRPr="001249B6">
              <w:rPr>
                <w:rFonts w:hint="eastAsia"/>
                <w:b/>
                <w:bCs/>
              </w:rPr>
              <w:t xml:space="preserve">Recipe  </w:t>
            </w:r>
          </w:p>
        </w:tc>
        <w:tc>
          <w:tcPr>
            <w:tcW w:w="4253" w:type="dxa"/>
          </w:tcPr>
          <w:p w14:paraId="0FCD9142" w14:textId="77777777" w:rsidR="00DD3C1B" w:rsidRPr="001249B6" w:rsidRDefault="00DD3C1B">
            <w:pPr>
              <w:rPr>
                <w:b/>
                <w:bCs/>
              </w:rPr>
            </w:pPr>
            <w:r w:rsidRPr="001249B6">
              <w:rPr>
                <w:rFonts w:hint="eastAsia"/>
                <w:b/>
                <w:bCs/>
              </w:rPr>
              <w:t>Config/Setting</w:t>
            </w:r>
          </w:p>
        </w:tc>
      </w:tr>
      <w:tr w:rsidR="00C04D58" w14:paraId="696BC815" w14:textId="77777777" w:rsidTr="415E295D">
        <w:trPr>
          <w:trHeight w:val="300"/>
        </w:trPr>
        <w:tc>
          <w:tcPr>
            <w:tcW w:w="4106" w:type="dxa"/>
            <w:gridSpan w:val="2"/>
          </w:tcPr>
          <w:p w14:paraId="2808AF52" w14:textId="77777777" w:rsidR="00DD3C1B" w:rsidRDefault="00DD3C1B">
            <w:r>
              <w:rPr>
                <w:rFonts w:hint="eastAsia"/>
              </w:rPr>
              <w:t>Quant approach</w:t>
            </w:r>
          </w:p>
        </w:tc>
        <w:tc>
          <w:tcPr>
            <w:tcW w:w="4253" w:type="dxa"/>
          </w:tcPr>
          <w:p w14:paraId="709DED9F" w14:textId="77777777" w:rsidR="00DD3C1B" w:rsidRDefault="00DD3C1B">
            <w:r>
              <w:t>P</w:t>
            </w:r>
            <w:r>
              <w:rPr>
                <w:rFonts w:hint="eastAsia"/>
              </w:rPr>
              <w:t>TQ</w:t>
            </w:r>
          </w:p>
        </w:tc>
      </w:tr>
      <w:tr w:rsidR="00C04D58" w14:paraId="47C25ED0" w14:textId="77777777" w:rsidTr="415E295D">
        <w:trPr>
          <w:trHeight w:val="300"/>
        </w:trPr>
        <w:tc>
          <w:tcPr>
            <w:tcW w:w="4106" w:type="dxa"/>
            <w:gridSpan w:val="2"/>
          </w:tcPr>
          <w:p w14:paraId="4C80131A" w14:textId="77777777" w:rsidR="00DD3C1B" w:rsidRDefault="00DD3C1B">
            <w:r>
              <w:rPr>
                <w:rFonts w:hint="eastAsia"/>
              </w:rPr>
              <w:t>Quant algo</w:t>
            </w:r>
          </w:p>
        </w:tc>
        <w:tc>
          <w:tcPr>
            <w:tcW w:w="4253" w:type="dxa"/>
          </w:tcPr>
          <w:p w14:paraId="55B7AFD4" w14:textId="77777777" w:rsidR="00DD3C1B" w:rsidRDefault="00DD3C1B">
            <w:r>
              <w:rPr>
                <w:rFonts w:hint="eastAsia"/>
              </w:rPr>
              <w:t>RTN</w:t>
            </w:r>
          </w:p>
        </w:tc>
      </w:tr>
      <w:tr w:rsidR="00C04D58" w14:paraId="3E8951BE" w14:textId="77777777" w:rsidTr="415E295D">
        <w:trPr>
          <w:trHeight w:val="300"/>
        </w:trPr>
        <w:tc>
          <w:tcPr>
            <w:tcW w:w="4106" w:type="dxa"/>
            <w:gridSpan w:val="2"/>
          </w:tcPr>
          <w:p w14:paraId="2160C247" w14:textId="77777777" w:rsidR="00DD3C1B" w:rsidRDefault="00DD3C1B">
            <w:r>
              <w:rPr>
                <w:rFonts w:hint="eastAsia"/>
              </w:rPr>
              <w:t>Quantized ops</w:t>
            </w:r>
          </w:p>
        </w:tc>
        <w:tc>
          <w:tcPr>
            <w:tcW w:w="4253" w:type="dxa"/>
          </w:tcPr>
          <w:p w14:paraId="2EB0B67B" w14:textId="77777777" w:rsidR="00DD3C1B" w:rsidRDefault="00DD3C1B">
            <w:r>
              <w:rPr>
                <w:rFonts w:hint="eastAsia"/>
              </w:rPr>
              <w:t xml:space="preserve">Linear </w:t>
            </w:r>
          </w:p>
        </w:tc>
      </w:tr>
      <w:tr w:rsidR="00C17BE5" w14:paraId="5F78D7B3" w14:textId="77777777" w:rsidTr="415E295D">
        <w:trPr>
          <w:trHeight w:val="300"/>
        </w:trPr>
        <w:tc>
          <w:tcPr>
            <w:tcW w:w="1696" w:type="dxa"/>
            <w:vMerge w:val="restart"/>
          </w:tcPr>
          <w:p w14:paraId="2B9DE121" w14:textId="77777777" w:rsidR="00DD3C1B" w:rsidRDefault="00DD3C1B">
            <w:r>
              <w:rPr>
                <w:rFonts w:hint="eastAsia"/>
              </w:rPr>
              <w:t>Linear</w:t>
            </w:r>
          </w:p>
        </w:tc>
        <w:tc>
          <w:tcPr>
            <w:tcW w:w="2410" w:type="dxa"/>
          </w:tcPr>
          <w:p w14:paraId="0060CA6C" w14:textId="77777777" w:rsidR="00DD3C1B" w:rsidRDefault="00DD3C1B">
            <w:r>
              <w:t>D</w:t>
            </w:r>
            <w:r>
              <w:rPr>
                <w:rFonts w:hint="eastAsia"/>
              </w:rPr>
              <w:t>ata type</w:t>
            </w:r>
          </w:p>
        </w:tc>
        <w:tc>
          <w:tcPr>
            <w:tcW w:w="4253" w:type="dxa"/>
          </w:tcPr>
          <w:p w14:paraId="496213F8" w14:textId="30B3CEFF" w:rsidR="00DD3C1B" w:rsidRDefault="00A656C0">
            <w:r>
              <w:rPr>
                <w:rFonts w:eastAsia="DengXian" w:hint="eastAsia"/>
              </w:rPr>
              <w:t>MX</w:t>
            </w:r>
            <w:r w:rsidR="00DD3C1B">
              <w:rPr>
                <w:rFonts w:hint="eastAsia"/>
              </w:rPr>
              <w:t>FP8</w:t>
            </w:r>
          </w:p>
        </w:tc>
      </w:tr>
      <w:tr w:rsidR="00C17BE5" w14:paraId="0E9C6D84" w14:textId="77777777" w:rsidTr="415E295D">
        <w:trPr>
          <w:trHeight w:val="300"/>
        </w:trPr>
        <w:tc>
          <w:tcPr>
            <w:tcW w:w="1696" w:type="dxa"/>
            <w:vMerge/>
          </w:tcPr>
          <w:p w14:paraId="666F19AD" w14:textId="77777777" w:rsidR="00DD3C1B" w:rsidRDefault="00DD3C1B"/>
        </w:tc>
        <w:tc>
          <w:tcPr>
            <w:tcW w:w="2410" w:type="dxa"/>
          </w:tcPr>
          <w:p w14:paraId="5E755AF0" w14:textId="77777777" w:rsidR="00DD3C1B" w:rsidRDefault="00DD3C1B">
            <w:r>
              <w:rPr>
                <w:rFonts w:hint="eastAsia"/>
              </w:rPr>
              <w:t>Element format</w:t>
            </w:r>
          </w:p>
        </w:tc>
        <w:tc>
          <w:tcPr>
            <w:tcW w:w="4253" w:type="dxa"/>
          </w:tcPr>
          <w:p w14:paraId="288E3094" w14:textId="77777777" w:rsidR="00DD3C1B" w:rsidRDefault="00DD3C1B">
            <w:r>
              <w:rPr>
                <w:rFonts w:hint="eastAsia"/>
              </w:rPr>
              <w:t>E4M3</w:t>
            </w:r>
          </w:p>
        </w:tc>
      </w:tr>
      <w:tr w:rsidR="00C17BE5" w14:paraId="369BFF91" w14:textId="77777777" w:rsidTr="415E295D">
        <w:trPr>
          <w:trHeight w:val="300"/>
        </w:trPr>
        <w:tc>
          <w:tcPr>
            <w:tcW w:w="1696" w:type="dxa"/>
            <w:vMerge/>
          </w:tcPr>
          <w:p w14:paraId="13C29B18" w14:textId="77777777" w:rsidR="00E12844" w:rsidRDefault="00E12844"/>
        </w:tc>
        <w:tc>
          <w:tcPr>
            <w:tcW w:w="2410" w:type="dxa"/>
          </w:tcPr>
          <w:p w14:paraId="10F21B42" w14:textId="428B3CBC" w:rsidR="00E12844" w:rsidRDefault="00E12844">
            <w:r>
              <w:t>Scheme</w:t>
            </w:r>
          </w:p>
        </w:tc>
        <w:tc>
          <w:tcPr>
            <w:tcW w:w="4253" w:type="dxa"/>
          </w:tcPr>
          <w:p w14:paraId="36F5F858" w14:textId="6E6215FF" w:rsidR="00E12844" w:rsidRPr="001C14CA" w:rsidRDefault="004926CD">
            <w:pPr>
              <w:rPr>
                <w:rFonts w:eastAsia="DengXian"/>
              </w:rPr>
            </w:pPr>
            <w:r>
              <w:t xml:space="preserve">Weight </w:t>
            </w:r>
            <w:r w:rsidR="001C14CA">
              <w:t>–</w:t>
            </w:r>
            <w:r>
              <w:t xml:space="preserve"> </w:t>
            </w:r>
            <w:r w:rsidR="001C14CA">
              <w:rPr>
                <w:rFonts w:eastAsia="DengXian" w:hint="eastAsia"/>
              </w:rPr>
              <w:t>MXFP8</w:t>
            </w:r>
            <w:r>
              <w:t xml:space="preserve">, Activation </w:t>
            </w:r>
            <w:r w:rsidR="001C14CA">
              <w:t>–</w:t>
            </w:r>
            <w:r>
              <w:t xml:space="preserve"> </w:t>
            </w:r>
            <w:r w:rsidR="001C14CA">
              <w:rPr>
                <w:rFonts w:eastAsia="DengXian" w:hint="eastAsia"/>
              </w:rPr>
              <w:t>MXFP8</w:t>
            </w:r>
          </w:p>
        </w:tc>
      </w:tr>
      <w:tr w:rsidR="00C17BE5" w14:paraId="5DB6D015" w14:textId="77777777" w:rsidTr="415E295D">
        <w:trPr>
          <w:trHeight w:val="300"/>
        </w:trPr>
        <w:tc>
          <w:tcPr>
            <w:tcW w:w="1696" w:type="dxa"/>
            <w:vMerge/>
          </w:tcPr>
          <w:p w14:paraId="685C16C1" w14:textId="77777777" w:rsidR="00023712" w:rsidRDefault="00023712"/>
        </w:tc>
        <w:tc>
          <w:tcPr>
            <w:tcW w:w="2410" w:type="dxa"/>
          </w:tcPr>
          <w:p w14:paraId="6F177E1D" w14:textId="10166B5C" w:rsidR="00023712" w:rsidRDefault="00023712">
            <w:r>
              <w:t>Weight scheme</w:t>
            </w:r>
          </w:p>
        </w:tc>
        <w:tc>
          <w:tcPr>
            <w:tcW w:w="4253" w:type="dxa"/>
          </w:tcPr>
          <w:p w14:paraId="54D677FD" w14:textId="69E0676D" w:rsidR="00023712" w:rsidRDefault="00023712">
            <w:r>
              <w:t xml:space="preserve">Static, </w:t>
            </w:r>
            <w:r w:rsidR="00BE1829">
              <w:t>block-wise</w:t>
            </w:r>
            <w:commentRangeStart w:id="58"/>
            <w:commentRangeStart w:id="59"/>
            <w:commentRangeEnd w:id="58"/>
            <w:r>
              <w:rPr>
                <w:rStyle w:val="CommentReference"/>
                <w:sz w:val="24"/>
                <w:szCs w:val="24"/>
              </w:rPr>
              <w:commentReference w:id="58"/>
            </w:r>
            <w:commentRangeEnd w:id="59"/>
            <w:r>
              <w:rPr>
                <w:rStyle w:val="CommentReference"/>
                <w:sz w:val="24"/>
                <w:szCs w:val="24"/>
              </w:rPr>
              <w:commentReference w:id="59"/>
            </w:r>
            <w:r w:rsidR="13834344">
              <w:t xml:space="preserve">, </w:t>
            </w:r>
            <w:r w:rsidR="7C2061D8">
              <w:t>FLOOR</w:t>
            </w:r>
          </w:p>
        </w:tc>
      </w:tr>
      <w:tr w:rsidR="00C17BE5" w14:paraId="1F96006C" w14:textId="77777777" w:rsidTr="415E295D">
        <w:trPr>
          <w:trHeight w:val="300"/>
        </w:trPr>
        <w:tc>
          <w:tcPr>
            <w:tcW w:w="1696" w:type="dxa"/>
            <w:vMerge/>
          </w:tcPr>
          <w:p w14:paraId="7F0E14C4" w14:textId="77777777" w:rsidR="00BE1829" w:rsidRDefault="00BE1829"/>
        </w:tc>
        <w:tc>
          <w:tcPr>
            <w:tcW w:w="2410" w:type="dxa"/>
          </w:tcPr>
          <w:p w14:paraId="342833A0" w14:textId="517853AB" w:rsidR="00BE1829" w:rsidRDefault="00B53120">
            <w:r>
              <w:t>Activation scheme</w:t>
            </w:r>
          </w:p>
        </w:tc>
        <w:tc>
          <w:tcPr>
            <w:tcW w:w="4253" w:type="dxa"/>
          </w:tcPr>
          <w:p w14:paraId="1A894498" w14:textId="6CD94F83" w:rsidR="00BE1829" w:rsidRDefault="5B09E30A">
            <w:r>
              <w:t xml:space="preserve">Dynamic, block-wise, </w:t>
            </w:r>
            <w:r w:rsidR="23E8CC71">
              <w:t>RCEIL</w:t>
            </w:r>
          </w:p>
        </w:tc>
      </w:tr>
      <w:tr w:rsidR="00C17BE5" w14:paraId="60ADA4D8" w14:textId="77777777" w:rsidTr="415E295D">
        <w:trPr>
          <w:trHeight w:val="300"/>
        </w:trPr>
        <w:tc>
          <w:tcPr>
            <w:tcW w:w="1696" w:type="dxa"/>
            <w:vMerge/>
          </w:tcPr>
          <w:p w14:paraId="2A2E0761" w14:textId="77777777" w:rsidR="00AC2224" w:rsidRDefault="00AC2224"/>
        </w:tc>
        <w:tc>
          <w:tcPr>
            <w:tcW w:w="2410" w:type="dxa"/>
          </w:tcPr>
          <w:p w14:paraId="3843E09B" w14:textId="7A1F2642" w:rsidR="00AC2224" w:rsidRDefault="00AC2224">
            <w:r>
              <w:t>Block size</w:t>
            </w:r>
          </w:p>
        </w:tc>
        <w:tc>
          <w:tcPr>
            <w:tcW w:w="4253" w:type="dxa"/>
          </w:tcPr>
          <w:p w14:paraId="1139B0AB" w14:textId="129D0D99" w:rsidR="00AC2224" w:rsidRDefault="00AC2224">
            <w:r>
              <w:t>32</w:t>
            </w:r>
          </w:p>
        </w:tc>
      </w:tr>
      <w:tr w:rsidR="00C17BE5" w14:paraId="60435CD2" w14:textId="77777777" w:rsidTr="415E295D">
        <w:trPr>
          <w:trHeight w:val="300"/>
        </w:trPr>
        <w:tc>
          <w:tcPr>
            <w:tcW w:w="1696" w:type="dxa"/>
            <w:vMerge/>
          </w:tcPr>
          <w:p w14:paraId="60BE2B48" w14:textId="77777777" w:rsidR="00AC2224" w:rsidRDefault="00AC2224"/>
        </w:tc>
        <w:tc>
          <w:tcPr>
            <w:tcW w:w="2410" w:type="dxa"/>
          </w:tcPr>
          <w:p w14:paraId="15B9639A" w14:textId="0899E2B4" w:rsidR="00AC2224" w:rsidRDefault="009F538B">
            <w:r>
              <w:t>Scale type</w:t>
            </w:r>
          </w:p>
        </w:tc>
        <w:tc>
          <w:tcPr>
            <w:tcW w:w="4253" w:type="dxa"/>
          </w:tcPr>
          <w:p w14:paraId="707D29F8" w14:textId="376A7A87" w:rsidR="00AC2224" w:rsidRDefault="009F538B">
            <w:r>
              <w:t>FP8 E8M0</w:t>
            </w:r>
          </w:p>
        </w:tc>
      </w:tr>
      <w:tr w:rsidR="00C17BE5" w14:paraId="77C74FD6" w14:textId="77777777" w:rsidTr="415E295D">
        <w:trPr>
          <w:trHeight w:val="300"/>
        </w:trPr>
        <w:tc>
          <w:tcPr>
            <w:tcW w:w="1696" w:type="dxa"/>
            <w:vMerge/>
          </w:tcPr>
          <w:p w14:paraId="5E2DF42A" w14:textId="77777777" w:rsidR="009F538B" w:rsidRDefault="009F538B"/>
        </w:tc>
        <w:tc>
          <w:tcPr>
            <w:tcW w:w="2410" w:type="dxa"/>
          </w:tcPr>
          <w:p w14:paraId="33D69394" w14:textId="3477061B" w:rsidR="009F538B" w:rsidRDefault="009F538B">
            <w:r>
              <w:t>Scale method</w:t>
            </w:r>
          </w:p>
        </w:tc>
        <w:tc>
          <w:tcPr>
            <w:tcW w:w="4253" w:type="dxa"/>
          </w:tcPr>
          <w:p w14:paraId="5B069935" w14:textId="08A72C90" w:rsidR="009F538B" w:rsidRDefault="00845DFE">
            <w:r>
              <w:t>1D block-wise scaling for MXFP8</w:t>
            </w:r>
          </w:p>
        </w:tc>
      </w:tr>
      <w:tr w:rsidR="00C17BE5" w14:paraId="01A052A1" w14:textId="77777777" w:rsidTr="415E295D">
        <w:trPr>
          <w:trHeight w:val="300"/>
        </w:trPr>
        <w:tc>
          <w:tcPr>
            <w:tcW w:w="1696" w:type="dxa"/>
            <w:vMerge/>
          </w:tcPr>
          <w:p w14:paraId="29594564" w14:textId="77777777" w:rsidR="00BA59C2" w:rsidRDefault="00BA59C2"/>
        </w:tc>
        <w:tc>
          <w:tcPr>
            <w:tcW w:w="2410" w:type="dxa"/>
          </w:tcPr>
          <w:p w14:paraId="61778652" w14:textId="05612BF9" w:rsidR="41CC0621" w:rsidRDefault="41CC0621">
            <w:r>
              <w:t>Exclude layers</w:t>
            </w:r>
          </w:p>
        </w:tc>
        <w:tc>
          <w:tcPr>
            <w:tcW w:w="4253" w:type="dxa"/>
          </w:tcPr>
          <w:p w14:paraId="19BBC9EC" w14:textId="199B575B" w:rsidR="41CC0621" w:rsidRDefault="20D70D97" w:rsidP="73366AF7">
            <w:r>
              <w:t>lm_head</w:t>
            </w:r>
          </w:p>
        </w:tc>
      </w:tr>
    </w:tbl>
    <w:p w14:paraId="5D8DE839" w14:textId="1D2EF2B6" w:rsidR="3AC99A50" w:rsidRDefault="3AC99A50"/>
    <w:p w14:paraId="037B3D27" w14:textId="087EFFA8" w:rsidR="0094094D" w:rsidRDefault="44F3C272" w:rsidP="1ED4F078">
      <w:pPr>
        <w:pStyle w:val="Heading4"/>
        <w:numPr>
          <w:ilvl w:val="2"/>
          <w:numId w:val="3"/>
        </w:numPr>
        <w:rPr>
          <w:b/>
          <w:bCs/>
          <w:i w:val="0"/>
          <w:iCs w:val="0"/>
          <w:color w:val="auto"/>
        </w:rPr>
      </w:pPr>
      <w:bookmarkStart w:id="60" w:name="_Toc228179916"/>
      <w:r w:rsidRPr="1ED4F078">
        <w:rPr>
          <w:b/>
          <w:bCs/>
          <w:i w:val="0"/>
          <w:iCs w:val="0"/>
          <w:color w:val="auto"/>
        </w:rPr>
        <w:t>NVFP4 recipe</w:t>
      </w:r>
      <w:bookmarkEnd w:id="6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39727E4D" w14:textId="77777777" w:rsidTr="489E2C09">
        <w:trPr>
          <w:trHeight w:val="300"/>
        </w:trPr>
        <w:tc>
          <w:tcPr>
            <w:tcW w:w="4106" w:type="dxa"/>
            <w:gridSpan w:val="2"/>
          </w:tcPr>
          <w:p w14:paraId="29516D28" w14:textId="77777777" w:rsidR="48FB38C1" w:rsidRDefault="48FB38C1" w:rsidP="48FB38C1">
            <w:pPr>
              <w:rPr>
                <w:b/>
                <w:bCs/>
              </w:rPr>
            </w:pPr>
            <w:r w:rsidRPr="48FB38C1">
              <w:rPr>
                <w:b/>
                <w:bCs/>
              </w:rPr>
              <w:t xml:space="preserve">Recipe  </w:t>
            </w:r>
          </w:p>
        </w:tc>
        <w:tc>
          <w:tcPr>
            <w:tcW w:w="4253" w:type="dxa"/>
          </w:tcPr>
          <w:p w14:paraId="76875F42" w14:textId="77777777" w:rsidR="48FB38C1" w:rsidRDefault="48FB38C1" w:rsidP="48FB38C1">
            <w:pPr>
              <w:rPr>
                <w:b/>
                <w:bCs/>
              </w:rPr>
            </w:pPr>
            <w:r w:rsidRPr="48FB38C1">
              <w:rPr>
                <w:b/>
                <w:bCs/>
              </w:rPr>
              <w:t>Config/Setting</w:t>
            </w:r>
          </w:p>
        </w:tc>
      </w:tr>
      <w:tr w:rsidR="00EE7190" w14:paraId="190E76CA" w14:textId="77777777" w:rsidTr="489E2C09">
        <w:trPr>
          <w:trHeight w:val="300"/>
        </w:trPr>
        <w:tc>
          <w:tcPr>
            <w:tcW w:w="4106" w:type="dxa"/>
            <w:gridSpan w:val="2"/>
          </w:tcPr>
          <w:p w14:paraId="16A51DB7" w14:textId="77777777" w:rsidR="48FB38C1" w:rsidRDefault="48FB38C1">
            <w:r>
              <w:t>Quant approach</w:t>
            </w:r>
          </w:p>
        </w:tc>
        <w:tc>
          <w:tcPr>
            <w:tcW w:w="4253" w:type="dxa"/>
          </w:tcPr>
          <w:p w14:paraId="03C00676" w14:textId="77777777" w:rsidR="48FB38C1" w:rsidRDefault="48FB38C1">
            <w:r>
              <w:t>PTQ</w:t>
            </w:r>
          </w:p>
        </w:tc>
      </w:tr>
      <w:tr w:rsidR="00EE7190" w14:paraId="551081B0" w14:textId="77777777" w:rsidTr="489E2C09">
        <w:trPr>
          <w:trHeight w:val="300"/>
        </w:trPr>
        <w:tc>
          <w:tcPr>
            <w:tcW w:w="4106" w:type="dxa"/>
            <w:gridSpan w:val="2"/>
          </w:tcPr>
          <w:p w14:paraId="760BCF4D" w14:textId="77777777" w:rsidR="48FB38C1" w:rsidRDefault="48FB38C1">
            <w:r>
              <w:t>Quant algo</w:t>
            </w:r>
          </w:p>
        </w:tc>
        <w:tc>
          <w:tcPr>
            <w:tcW w:w="4253" w:type="dxa"/>
          </w:tcPr>
          <w:p w14:paraId="06FBB420" w14:textId="1FB49ACE" w:rsidR="48FB38C1" w:rsidRDefault="2A1D1323" w:rsidP="0A343668">
            <w:r>
              <w:t>AutoRound</w:t>
            </w:r>
          </w:p>
        </w:tc>
      </w:tr>
      <w:tr w:rsidR="00EE7190" w14:paraId="533901C0" w14:textId="77777777" w:rsidTr="489E2C09">
        <w:trPr>
          <w:trHeight w:val="300"/>
        </w:trPr>
        <w:tc>
          <w:tcPr>
            <w:tcW w:w="4106" w:type="dxa"/>
            <w:gridSpan w:val="2"/>
          </w:tcPr>
          <w:p w14:paraId="2D7FE905" w14:textId="77777777" w:rsidR="48FB38C1" w:rsidRDefault="48FB38C1">
            <w:r>
              <w:t>Quantized ops</w:t>
            </w:r>
          </w:p>
        </w:tc>
        <w:tc>
          <w:tcPr>
            <w:tcW w:w="4253" w:type="dxa"/>
          </w:tcPr>
          <w:p w14:paraId="290C0408" w14:textId="77777777" w:rsidR="48FB38C1" w:rsidRDefault="48FB38C1">
            <w:r>
              <w:t xml:space="preserve">Linear </w:t>
            </w:r>
          </w:p>
        </w:tc>
      </w:tr>
      <w:tr w:rsidR="00C17BE5" w14:paraId="2C05CAD4" w14:textId="77777777" w:rsidTr="489E2C09">
        <w:trPr>
          <w:trHeight w:val="300"/>
        </w:trPr>
        <w:tc>
          <w:tcPr>
            <w:tcW w:w="1696" w:type="dxa"/>
            <w:vMerge w:val="restart"/>
          </w:tcPr>
          <w:p w14:paraId="5E48B5AC" w14:textId="77777777" w:rsidR="48FB38C1" w:rsidRDefault="48FB38C1">
            <w:r>
              <w:t>Linear</w:t>
            </w:r>
          </w:p>
        </w:tc>
        <w:tc>
          <w:tcPr>
            <w:tcW w:w="2410" w:type="dxa"/>
          </w:tcPr>
          <w:p w14:paraId="5EA633E5" w14:textId="77777777" w:rsidR="48FB38C1" w:rsidRDefault="48FB38C1">
            <w:r>
              <w:t>Data type</w:t>
            </w:r>
          </w:p>
        </w:tc>
        <w:tc>
          <w:tcPr>
            <w:tcW w:w="4253" w:type="dxa"/>
          </w:tcPr>
          <w:p w14:paraId="75BC751F" w14:textId="77777777" w:rsidR="48FB38C1" w:rsidRDefault="48FB38C1">
            <w:r>
              <w:t>NVFP4</w:t>
            </w:r>
          </w:p>
        </w:tc>
      </w:tr>
      <w:tr w:rsidR="00C17BE5" w14:paraId="45B8989C" w14:textId="77777777" w:rsidTr="489E2C09">
        <w:trPr>
          <w:trHeight w:val="300"/>
        </w:trPr>
        <w:tc>
          <w:tcPr>
            <w:tcW w:w="1696" w:type="dxa"/>
            <w:vMerge/>
          </w:tcPr>
          <w:p w14:paraId="5825E6FC" w14:textId="77777777" w:rsidR="0071623A" w:rsidRDefault="0071623A"/>
        </w:tc>
        <w:tc>
          <w:tcPr>
            <w:tcW w:w="2410" w:type="dxa"/>
          </w:tcPr>
          <w:p w14:paraId="0DD3ABFA" w14:textId="77777777" w:rsidR="48FB38C1" w:rsidRDefault="48FB38C1">
            <w:r>
              <w:t>Element format</w:t>
            </w:r>
          </w:p>
        </w:tc>
        <w:tc>
          <w:tcPr>
            <w:tcW w:w="4253" w:type="dxa"/>
          </w:tcPr>
          <w:p w14:paraId="054059E0" w14:textId="77777777" w:rsidR="48FB38C1" w:rsidRDefault="48FB38C1">
            <w:r>
              <w:t>E2M1</w:t>
            </w:r>
          </w:p>
        </w:tc>
      </w:tr>
      <w:tr w:rsidR="00C17BE5" w14:paraId="5D279218" w14:textId="77777777" w:rsidTr="489E2C09">
        <w:trPr>
          <w:trHeight w:val="300"/>
        </w:trPr>
        <w:tc>
          <w:tcPr>
            <w:tcW w:w="1696" w:type="dxa"/>
            <w:vMerge/>
          </w:tcPr>
          <w:p w14:paraId="220618EA" w14:textId="77777777" w:rsidR="0071623A" w:rsidRDefault="0071623A"/>
        </w:tc>
        <w:tc>
          <w:tcPr>
            <w:tcW w:w="2410" w:type="dxa"/>
          </w:tcPr>
          <w:p w14:paraId="5F53459B" w14:textId="77777777" w:rsidR="48FB38C1" w:rsidRDefault="48FB38C1">
            <w:r>
              <w:t xml:space="preserve">Scheme </w:t>
            </w:r>
          </w:p>
        </w:tc>
        <w:tc>
          <w:tcPr>
            <w:tcW w:w="4253" w:type="dxa"/>
          </w:tcPr>
          <w:p w14:paraId="27F3E91E" w14:textId="18F46B2B" w:rsidR="48FB38C1" w:rsidRDefault="48FB38C1">
            <w:r>
              <w:t>Weight – NVFP4, Activation – NVFP4</w:t>
            </w:r>
          </w:p>
        </w:tc>
      </w:tr>
      <w:tr w:rsidR="00C17BE5" w14:paraId="24F6A708" w14:textId="77777777" w:rsidTr="489E2C09">
        <w:trPr>
          <w:trHeight w:val="300"/>
        </w:trPr>
        <w:tc>
          <w:tcPr>
            <w:tcW w:w="1696" w:type="dxa"/>
            <w:vMerge/>
          </w:tcPr>
          <w:p w14:paraId="097317C2" w14:textId="77777777" w:rsidR="0071623A" w:rsidRDefault="0071623A"/>
        </w:tc>
        <w:tc>
          <w:tcPr>
            <w:tcW w:w="2410" w:type="dxa"/>
          </w:tcPr>
          <w:p w14:paraId="70BE19B6" w14:textId="77777777" w:rsidR="48FB38C1" w:rsidRDefault="48FB38C1">
            <w:r>
              <w:t>Weight scheme</w:t>
            </w:r>
          </w:p>
        </w:tc>
        <w:tc>
          <w:tcPr>
            <w:tcW w:w="4253" w:type="dxa"/>
          </w:tcPr>
          <w:p w14:paraId="06135A12" w14:textId="42396D66" w:rsidR="48FB38C1" w:rsidRDefault="48FB38C1">
            <w:r>
              <w:t>Static, block-wise</w:t>
            </w:r>
            <w:r w:rsidR="7BAA7729">
              <w:t xml:space="preserve">, </w:t>
            </w:r>
            <w:r w:rsidR="2C0B3EF0">
              <w:t>FLOOR</w:t>
            </w:r>
          </w:p>
        </w:tc>
      </w:tr>
      <w:tr w:rsidR="00C17BE5" w14:paraId="22BB1191" w14:textId="77777777" w:rsidTr="489E2C09">
        <w:trPr>
          <w:trHeight w:val="300"/>
        </w:trPr>
        <w:tc>
          <w:tcPr>
            <w:tcW w:w="1696" w:type="dxa"/>
            <w:vMerge/>
          </w:tcPr>
          <w:p w14:paraId="1CB1D8E1" w14:textId="77777777" w:rsidR="0071623A" w:rsidRDefault="0071623A"/>
        </w:tc>
        <w:tc>
          <w:tcPr>
            <w:tcW w:w="2410" w:type="dxa"/>
          </w:tcPr>
          <w:p w14:paraId="6BBE5C24" w14:textId="77777777" w:rsidR="48FB38C1" w:rsidRDefault="48FB38C1">
            <w:r>
              <w:t>Activation scheme</w:t>
            </w:r>
          </w:p>
        </w:tc>
        <w:tc>
          <w:tcPr>
            <w:tcW w:w="4253" w:type="dxa"/>
          </w:tcPr>
          <w:p w14:paraId="0A85A656" w14:textId="1152C4EB" w:rsidR="48FB38C1" w:rsidRDefault="4BB13020">
            <w:r>
              <w:t xml:space="preserve">Dynamic, block-wise, </w:t>
            </w:r>
            <w:r w:rsidR="2C0B3EF0">
              <w:t>FLOOR</w:t>
            </w:r>
            <w:r>
              <w:t xml:space="preserve">, </w:t>
            </w:r>
            <w:r w:rsidR="7585CBE7">
              <w:t>static global scale</w:t>
            </w:r>
          </w:p>
        </w:tc>
      </w:tr>
      <w:tr w:rsidR="00C17BE5" w14:paraId="0C1CF35A" w14:textId="77777777" w:rsidTr="489E2C09">
        <w:trPr>
          <w:trHeight w:val="300"/>
        </w:trPr>
        <w:tc>
          <w:tcPr>
            <w:tcW w:w="1696" w:type="dxa"/>
            <w:vMerge/>
          </w:tcPr>
          <w:p w14:paraId="22F98EA1" w14:textId="77777777" w:rsidR="0071623A" w:rsidRDefault="0071623A"/>
        </w:tc>
        <w:tc>
          <w:tcPr>
            <w:tcW w:w="2410" w:type="dxa"/>
          </w:tcPr>
          <w:p w14:paraId="44F8C97B" w14:textId="77777777" w:rsidR="48FB38C1" w:rsidRDefault="48FB38C1">
            <w:r>
              <w:t>Block size</w:t>
            </w:r>
          </w:p>
        </w:tc>
        <w:tc>
          <w:tcPr>
            <w:tcW w:w="4253" w:type="dxa"/>
          </w:tcPr>
          <w:p w14:paraId="76FF2382" w14:textId="77777777" w:rsidR="48FB38C1" w:rsidRDefault="48FB38C1">
            <w:r>
              <w:t>16</w:t>
            </w:r>
          </w:p>
        </w:tc>
      </w:tr>
      <w:tr w:rsidR="00C17BE5" w14:paraId="61DFB669" w14:textId="77777777" w:rsidTr="489E2C09">
        <w:trPr>
          <w:trHeight w:val="300"/>
        </w:trPr>
        <w:tc>
          <w:tcPr>
            <w:tcW w:w="1696" w:type="dxa"/>
            <w:vMerge/>
          </w:tcPr>
          <w:p w14:paraId="58139405" w14:textId="77777777" w:rsidR="0071623A" w:rsidRDefault="0071623A"/>
        </w:tc>
        <w:tc>
          <w:tcPr>
            <w:tcW w:w="2410" w:type="dxa"/>
          </w:tcPr>
          <w:p w14:paraId="1E487C91" w14:textId="77777777" w:rsidR="48FB38C1" w:rsidRDefault="48FB38C1">
            <w:r>
              <w:t>Scale type</w:t>
            </w:r>
          </w:p>
        </w:tc>
        <w:tc>
          <w:tcPr>
            <w:tcW w:w="4253" w:type="dxa"/>
          </w:tcPr>
          <w:p w14:paraId="7501D666" w14:textId="50A52ABE" w:rsidR="48FB38C1" w:rsidRDefault="48FB38C1">
            <w:r>
              <w:t>FP8 E4M3</w:t>
            </w:r>
          </w:p>
        </w:tc>
      </w:tr>
      <w:tr w:rsidR="00C17BE5" w14:paraId="6BECEB2F" w14:textId="77777777" w:rsidTr="489E2C09">
        <w:trPr>
          <w:trHeight w:val="300"/>
        </w:trPr>
        <w:tc>
          <w:tcPr>
            <w:tcW w:w="1696" w:type="dxa"/>
            <w:vMerge/>
          </w:tcPr>
          <w:p w14:paraId="153DC895" w14:textId="77777777" w:rsidR="0071623A" w:rsidRDefault="0071623A"/>
        </w:tc>
        <w:tc>
          <w:tcPr>
            <w:tcW w:w="2410" w:type="dxa"/>
          </w:tcPr>
          <w:p w14:paraId="09582991" w14:textId="77777777" w:rsidR="48FB38C1" w:rsidRDefault="48FB38C1">
            <w:r>
              <w:t>Scale method</w:t>
            </w:r>
          </w:p>
        </w:tc>
        <w:tc>
          <w:tcPr>
            <w:tcW w:w="4253" w:type="dxa"/>
          </w:tcPr>
          <w:p w14:paraId="798CBDAB" w14:textId="77777777" w:rsidR="48FB38C1" w:rsidRDefault="48FB38C1">
            <w:r>
              <w:t>1D block-wise scaling for NVFP4</w:t>
            </w:r>
          </w:p>
        </w:tc>
      </w:tr>
      <w:tr w:rsidR="00C17BE5" w14:paraId="5EBBA07C" w14:textId="77777777" w:rsidTr="489E2C09">
        <w:trPr>
          <w:trHeight w:val="300"/>
        </w:trPr>
        <w:tc>
          <w:tcPr>
            <w:tcW w:w="1696" w:type="dxa"/>
            <w:vMerge/>
          </w:tcPr>
          <w:p w14:paraId="3B7C17BA" w14:textId="77777777" w:rsidR="0071623A" w:rsidRDefault="0071623A"/>
        </w:tc>
        <w:tc>
          <w:tcPr>
            <w:tcW w:w="2410" w:type="dxa"/>
          </w:tcPr>
          <w:p w14:paraId="57B58135" w14:textId="77777777" w:rsidR="48FB38C1" w:rsidRDefault="48FB38C1">
            <w:r>
              <w:t>Extra tensor scaling</w:t>
            </w:r>
          </w:p>
        </w:tc>
        <w:tc>
          <w:tcPr>
            <w:tcW w:w="4253" w:type="dxa"/>
          </w:tcPr>
          <w:p w14:paraId="2E683AAA" w14:textId="25A7E3C0" w:rsidR="48FB38C1" w:rsidRDefault="335A54CE">
            <w:r>
              <w:t xml:space="preserve">Static </w:t>
            </w:r>
            <w:r w:rsidR="48FB38C1">
              <w:t>FP32 global scale</w:t>
            </w:r>
          </w:p>
        </w:tc>
      </w:tr>
      <w:tr w:rsidR="00C17BE5" w14:paraId="20BA1550" w14:textId="77777777" w:rsidTr="489E2C09">
        <w:trPr>
          <w:trHeight w:val="300"/>
        </w:trPr>
        <w:tc>
          <w:tcPr>
            <w:tcW w:w="1696" w:type="dxa"/>
            <w:vMerge/>
          </w:tcPr>
          <w:p w14:paraId="40973DB7" w14:textId="77777777" w:rsidR="0071623A" w:rsidRDefault="0071623A"/>
        </w:tc>
        <w:tc>
          <w:tcPr>
            <w:tcW w:w="2410" w:type="dxa"/>
          </w:tcPr>
          <w:p w14:paraId="4792A0F5" w14:textId="1B8C265D" w:rsidR="48FB38C1" w:rsidRDefault="48FB38C1">
            <w:r>
              <w:t>Exclude layers</w:t>
            </w:r>
          </w:p>
        </w:tc>
        <w:tc>
          <w:tcPr>
            <w:tcW w:w="4253" w:type="dxa"/>
          </w:tcPr>
          <w:p w14:paraId="10C01B03" w14:textId="0D4A424A" w:rsidR="48FB38C1" w:rsidRDefault="0F8EE627">
            <w:r>
              <w:t>lm_head</w:t>
            </w:r>
          </w:p>
        </w:tc>
      </w:tr>
    </w:tbl>
    <w:p w14:paraId="5920B89A" w14:textId="2D451DCF" w:rsidR="00D650D0" w:rsidRDefault="00D650D0" w:rsidP="48FB38C1">
      <w:pPr>
        <w:pStyle w:val="Heading4"/>
        <w:rPr>
          <w:b/>
          <w:bCs/>
          <w:i w:val="0"/>
          <w:iCs w:val="0"/>
          <w:color w:val="auto"/>
        </w:rPr>
      </w:pPr>
    </w:p>
    <w:p w14:paraId="3BA5AB42" w14:textId="02B946B6" w:rsidR="00D650D0" w:rsidRDefault="62A3D255" w:rsidP="48FB38C1">
      <w:pPr>
        <w:pStyle w:val="Heading4"/>
        <w:numPr>
          <w:ilvl w:val="2"/>
          <w:numId w:val="3"/>
        </w:numPr>
        <w:rPr>
          <w:b/>
          <w:bCs/>
          <w:i w:val="0"/>
          <w:iCs w:val="0"/>
          <w:color w:val="auto"/>
        </w:rPr>
      </w:pPr>
      <w:bookmarkStart w:id="61" w:name="_NVFP4+_recipe"/>
      <w:bookmarkStart w:id="62" w:name="_Toc228179917"/>
      <w:r w:rsidRPr="48FB38C1">
        <w:rPr>
          <w:b/>
          <w:bCs/>
          <w:i w:val="0"/>
          <w:iCs w:val="0"/>
          <w:color w:val="auto"/>
        </w:rPr>
        <w:t>NVFP4+ recipe</w:t>
      </w:r>
      <w:bookmarkEnd w:id="61"/>
      <w:bookmarkEnd w:id="6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42F64ED6" w14:textId="77777777" w:rsidTr="415E295D">
        <w:trPr>
          <w:trHeight w:val="300"/>
        </w:trPr>
        <w:tc>
          <w:tcPr>
            <w:tcW w:w="4106" w:type="dxa"/>
            <w:gridSpan w:val="2"/>
          </w:tcPr>
          <w:p w14:paraId="52654D9C" w14:textId="77777777" w:rsidR="48FB38C1" w:rsidRDefault="48FB38C1" w:rsidP="48FB38C1">
            <w:pPr>
              <w:rPr>
                <w:b/>
                <w:bCs/>
              </w:rPr>
            </w:pPr>
            <w:r w:rsidRPr="48FB38C1">
              <w:rPr>
                <w:b/>
                <w:bCs/>
              </w:rPr>
              <w:t xml:space="preserve">Recipe  </w:t>
            </w:r>
          </w:p>
        </w:tc>
        <w:tc>
          <w:tcPr>
            <w:tcW w:w="4253" w:type="dxa"/>
          </w:tcPr>
          <w:p w14:paraId="57843374" w14:textId="77777777" w:rsidR="48FB38C1" w:rsidRDefault="48FB38C1" w:rsidP="48FB38C1">
            <w:pPr>
              <w:rPr>
                <w:b/>
                <w:bCs/>
              </w:rPr>
            </w:pPr>
            <w:r w:rsidRPr="48FB38C1">
              <w:rPr>
                <w:b/>
                <w:bCs/>
              </w:rPr>
              <w:t>Config/Setting</w:t>
            </w:r>
          </w:p>
        </w:tc>
      </w:tr>
      <w:tr w:rsidR="00EE7190" w14:paraId="16955759" w14:textId="77777777" w:rsidTr="415E295D">
        <w:trPr>
          <w:trHeight w:val="300"/>
        </w:trPr>
        <w:tc>
          <w:tcPr>
            <w:tcW w:w="4106" w:type="dxa"/>
            <w:gridSpan w:val="2"/>
          </w:tcPr>
          <w:p w14:paraId="2FE332C7" w14:textId="77777777" w:rsidR="48FB38C1" w:rsidRDefault="48FB38C1">
            <w:r>
              <w:t>Quant approach</w:t>
            </w:r>
          </w:p>
        </w:tc>
        <w:tc>
          <w:tcPr>
            <w:tcW w:w="4253" w:type="dxa"/>
          </w:tcPr>
          <w:p w14:paraId="371B52F2" w14:textId="77777777" w:rsidR="48FB38C1" w:rsidRDefault="48FB38C1">
            <w:r>
              <w:t>PTQ</w:t>
            </w:r>
          </w:p>
        </w:tc>
      </w:tr>
      <w:tr w:rsidR="00EE7190" w14:paraId="36426992" w14:textId="77777777" w:rsidTr="415E295D">
        <w:trPr>
          <w:trHeight w:val="300"/>
        </w:trPr>
        <w:tc>
          <w:tcPr>
            <w:tcW w:w="4106" w:type="dxa"/>
            <w:gridSpan w:val="2"/>
          </w:tcPr>
          <w:p w14:paraId="1CAD8C9A" w14:textId="77777777" w:rsidR="48FB38C1" w:rsidRDefault="48FB38C1">
            <w:r>
              <w:t>Quant algo</w:t>
            </w:r>
          </w:p>
        </w:tc>
        <w:tc>
          <w:tcPr>
            <w:tcW w:w="4253" w:type="dxa"/>
          </w:tcPr>
          <w:p w14:paraId="14713426" w14:textId="5BD95E45" w:rsidR="48FB38C1" w:rsidRDefault="21290E95" w:rsidP="0A343668">
            <w:r>
              <w:t>RTN</w:t>
            </w:r>
          </w:p>
        </w:tc>
      </w:tr>
      <w:tr w:rsidR="00EE7190" w14:paraId="74A4D2C3" w14:textId="77777777" w:rsidTr="415E295D">
        <w:trPr>
          <w:trHeight w:val="300"/>
        </w:trPr>
        <w:tc>
          <w:tcPr>
            <w:tcW w:w="4106" w:type="dxa"/>
            <w:gridSpan w:val="2"/>
          </w:tcPr>
          <w:p w14:paraId="1A4E6FA2" w14:textId="77777777" w:rsidR="48FB38C1" w:rsidRDefault="48FB38C1">
            <w:r>
              <w:lastRenderedPageBreak/>
              <w:t>Quantized ops</w:t>
            </w:r>
          </w:p>
        </w:tc>
        <w:tc>
          <w:tcPr>
            <w:tcW w:w="4253" w:type="dxa"/>
          </w:tcPr>
          <w:p w14:paraId="2EDB1F3C" w14:textId="77777777" w:rsidR="48FB38C1" w:rsidRDefault="48FB38C1">
            <w:r>
              <w:t xml:space="preserve">Linear </w:t>
            </w:r>
          </w:p>
        </w:tc>
      </w:tr>
      <w:tr w:rsidR="00C17BE5" w14:paraId="5A94AA86" w14:textId="77777777" w:rsidTr="415E295D">
        <w:trPr>
          <w:trHeight w:val="300"/>
        </w:trPr>
        <w:tc>
          <w:tcPr>
            <w:tcW w:w="1696" w:type="dxa"/>
            <w:vMerge w:val="restart"/>
          </w:tcPr>
          <w:p w14:paraId="2670D937" w14:textId="77777777" w:rsidR="48FB38C1" w:rsidRDefault="48FB38C1">
            <w:r>
              <w:t>Linear</w:t>
            </w:r>
          </w:p>
        </w:tc>
        <w:tc>
          <w:tcPr>
            <w:tcW w:w="2410" w:type="dxa"/>
          </w:tcPr>
          <w:p w14:paraId="48FDFB43" w14:textId="77777777" w:rsidR="48FB38C1" w:rsidRDefault="48FB38C1">
            <w:r>
              <w:t>Data type</w:t>
            </w:r>
          </w:p>
        </w:tc>
        <w:tc>
          <w:tcPr>
            <w:tcW w:w="4253" w:type="dxa"/>
          </w:tcPr>
          <w:p w14:paraId="6736FE38" w14:textId="44C90D9A" w:rsidR="48FB38C1" w:rsidRDefault="48FB38C1">
            <w:r>
              <w:t>NVFP4+</w:t>
            </w:r>
          </w:p>
        </w:tc>
      </w:tr>
      <w:tr w:rsidR="00C17BE5" w14:paraId="321CD612" w14:textId="77777777" w:rsidTr="415E295D">
        <w:trPr>
          <w:trHeight w:val="300"/>
        </w:trPr>
        <w:tc>
          <w:tcPr>
            <w:tcW w:w="1696" w:type="dxa"/>
            <w:vMerge/>
          </w:tcPr>
          <w:p w14:paraId="3356786D" w14:textId="77777777" w:rsidR="0071623A" w:rsidRDefault="0071623A"/>
        </w:tc>
        <w:tc>
          <w:tcPr>
            <w:tcW w:w="2410" w:type="dxa"/>
          </w:tcPr>
          <w:p w14:paraId="0D275DEE" w14:textId="77777777" w:rsidR="48FB38C1" w:rsidRDefault="48FB38C1">
            <w:r>
              <w:t>Element format</w:t>
            </w:r>
          </w:p>
        </w:tc>
        <w:tc>
          <w:tcPr>
            <w:tcW w:w="4253" w:type="dxa"/>
          </w:tcPr>
          <w:p w14:paraId="3E75A55A" w14:textId="77777777" w:rsidR="48FB38C1" w:rsidRDefault="48FB38C1">
            <w:r>
              <w:t>E2M1</w:t>
            </w:r>
          </w:p>
        </w:tc>
      </w:tr>
      <w:tr w:rsidR="00C17BE5" w14:paraId="66C6EB0F" w14:textId="77777777" w:rsidTr="415E295D">
        <w:trPr>
          <w:trHeight w:val="300"/>
        </w:trPr>
        <w:tc>
          <w:tcPr>
            <w:tcW w:w="1696" w:type="dxa"/>
            <w:vMerge/>
          </w:tcPr>
          <w:p w14:paraId="1102466D" w14:textId="77777777" w:rsidR="0071623A" w:rsidRDefault="0071623A"/>
        </w:tc>
        <w:tc>
          <w:tcPr>
            <w:tcW w:w="2410" w:type="dxa"/>
          </w:tcPr>
          <w:p w14:paraId="3C455544" w14:textId="77777777" w:rsidR="48FB38C1" w:rsidRDefault="48FB38C1">
            <w:r>
              <w:t xml:space="preserve">Scheme </w:t>
            </w:r>
          </w:p>
        </w:tc>
        <w:tc>
          <w:tcPr>
            <w:tcW w:w="4253" w:type="dxa"/>
          </w:tcPr>
          <w:p w14:paraId="23578B27" w14:textId="25A254E2" w:rsidR="48FB38C1" w:rsidRDefault="48FB38C1">
            <w:r>
              <w:t>Weight – NVFP4+, Activation – NVFP4+</w:t>
            </w:r>
          </w:p>
        </w:tc>
      </w:tr>
      <w:tr w:rsidR="00C17BE5" w14:paraId="5E9D256D" w14:textId="77777777" w:rsidTr="415E295D">
        <w:trPr>
          <w:trHeight w:val="300"/>
        </w:trPr>
        <w:tc>
          <w:tcPr>
            <w:tcW w:w="1696" w:type="dxa"/>
            <w:vMerge/>
          </w:tcPr>
          <w:p w14:paraId="2EBCC06B" w14:textId="77777777" w:rsidR="0071623A" w:rsidRDefault="0071623A"/>
        </w:tc>
        <w:tc>
          <w:tcPr>
            <w:tcW w:w="2410" w:type="dxa"/>
          </w:tcPr>
          <w:p w14:paraId="6EC1C263" w14:textId="77777777" w:rsidR="48FB38C1" w:rsidRDefault="48FB38C1">
            <w:r>
              <w:t>Weight scheme</w:t>
            </w:r>
          </w:p>
        </w:tc>
        <w:tc>
          <w:tcPr>
            <w:tcW w:w="4253" w:type="dxa"/>
          </w:tcPr>
          <w:p w14:paraId="4E0F68DD" w14:textId="54A216E6" w:rsidR="48FB38C1" w:rsidRDefault="48FB38C1">
            <w:r>
              <w:t>Static, block-wise</w:t>
            </w:r>
            <w:r w:rsidR="58F8D252">
              <w:t xml:space="preserve">, </w:t>
            </w:r>
            <w:r w:rsidR="5D985491">
              <w:t>FLOOR</w:t>
            </w:r>
          </w:p>
        </w:tc>
      </w:tr>
      <w:tr w:rsidR="00C17BE5" w14:paraId="3E765DD1" w14:textId="77777777" w:rsidTr="415E295D">
        <w:trPr>
          <w:trHeight w:val="300"/>
        </w:trPr>
        <w:tc>
          <w:tcPr>
            <w:tcW w:w="1696" w:type="dxa"/>
            <w:vMerge/>
          </w:tcPr>
          <w:p w14:paraId="0691A513" w14:textId="77777777" w:rsidR="0071623A" w:rsidRDefault="0071623A"/>
        </w:tc>
        <w:tc>
          <w:tcPr>
            <w:tcW w:w="2410" w:type="dxa"/>
          </w:tcPr>
          <w:p w14:paraId="0CF75131" w14:textId="77777777" w:rsidR="48FB38C1" w:rsidRDefault="48FB38C1">
            <w:r>
              <w:t>Activation scheme</w:t>
            </w:r>
          </w:p>
        </w:tc>
        <w:tc>
          <w:tcPr>
            <w:tcW w:w="4253" w:type="dxa"/>
          </w:tcPr>
          <w:p w14:paraId="30FAA0BA" w14:textId="00981F80" w:rsidR="48FB38C1" w:rsidRDefault="5756CE01">
            <w:r>
              <w:t xml:space="preserve">Dynamic, block-wise, </w:t>
            </w:r>
            <w:r w:rsidR="724010CE">
              <w:t>FLOOR</w:t>
            </w:r>
            <w:r>
              <w:t>, static global scale</w:t>
            </w:r>
          </w:p>
        </w:tc>
      </w:tr>
      <w:tr w:rsidR="00C17BE5" w14:paraId="3CA0243B" w14:textId="77777777" w:rsidTr="415E295D">
        <w:trPr>
          <w:trHeight w:val="300"/>
        </w:trPr>
        <w:tc>
          <w:tcPr>
            <w:tcW w:w="1696" w:type="dxa"/>
            <w:vMerge/>
          </w:tcPr>
          <w:p w14:paraId="42E12468" w14:textId="77777777" w:rsidR="0071623A" w:rsidRDefault="0071623A"/>
        </w:tc>
        <w:tc>
          <w:tcPr>
            <w:tcW w:w="2410" w:type="dxa"/>
          </w:tcPr>
          <w:p w14:paraId="05544AD1" w14:textId="77777777" w:rsidR="48FB38C1" w:rsidRDefault="48FB38C1">
            <w:r>
              <w:t>Block size</w:t>
            </w:r>
          </w:p>
        </w:tc>
        <w:tc>
          <w:tcPr>
            <w:tcW w:w="4253" w:type="dxa"/>
          </w:tcPr>
          <w:p w14:paraId="6B3FFBFB" w14:textId="77777777" w:rsidR="48FB38C1" w:rsidRDefault="48FB38C1">
            <w:r>
              <w:t>16</w:t>
            </w:r>
          </w:p>
        </w:tc>
      </w:tr>
      <w:tr w:rsidR="00C17BE5" w14:paraId="4329CB46" w14:textId="77777777" w:rsidTr="415E295D">
        <w:trPr>
          <w:trHeight w:val="300"/>
        </w:trPr>
        <w:tc>
          <w:tcPr>
            <w:tcW w:w="1696" w:type="dxa"/>
            <w:vMerge/>
          </w:tcPr>
          <w:p w14:paraId="50EA4D9C" w14:textId="77777777" w:rsidR="0071623A" w:rsidRDefault="0071623A"/>
        </w:tc>
        <w:tc>
          <w:tcPr>
            <w:tcW w:w="2410" w:type="dxa"/>
          </w:tcPr>
          <w:p w14:paraId="1531F01E" w14:textId="77777777" w:rsidR="48FB38C1" w:rsidRDefault="48FB38C1">
            <w:r>
              <w:t>Scale type</w:t>
            </w:r>
          </w:p>
        </w:tc>
        <w:tc>
          <w:tcPr>
            <w:tcW w:w="4253" w:type="dxa"/>
          </w:tcPr>
          <w:p w14:paraId="53AB4C99" w14:textId="64C4AE0D" w:rsidR="48FB38C1" w:rsidRDefault="48FB38C1">
            <w:r>
              <w:t>FP8 E5M3</w:t>
            </w:r>
          </w:p>
        </w:tc>
      </w:tr>
      <w:tr w:rsidR="00C17BE5" w14:paraId="629D8AC4" w14:textId="77777777" w:rsidTr="415E295D">
        <w:trPr>
          <w:trHeight w:val="300"/>
        </w:trPr>
        <w:tc>
          <w:tcPr>
            <w:tcW w:w="1696" w:type="dxa"/>
            <w:vMerge/>
          </w:tcPr>
          <w:p w14:paraId="7BD12D50" w14:textId="77777777" w:rsidR="0071623A" w:rsidRDefault="0071623A"/>
        </w:tc>
        <w:tc>
          <w:tcPr>
            <w:tcW w:w="2410" w:type="dxa"/>
          </w:tcPr>
          <w:p w14:paraId="5B006C4F" w14:textId="77777777" w:rsidR="48FB38C1" w:rsidRDefault="48FB38C1">
            <w:r>
              <w:t>Scale method</w:t>
            </w:r>
          </w:p>
        </w:tc>
        <w:tc>
          <w:tcPr>
            <w:tcW w:w="4253" w:type="dxa"/>
          </w:tcPr>
          <w:p w14:paraId="2BEBBE45" w14:textId="7B470119" w:rsidR="48FB38C1" w:rsidRDefault="48FB38C1">
            <w:r>
              <w:t>1D block-wise scaling for NVFP4+</w:t>
            </w:r>
          </w:p>
        </w:tc>
      </w:tr>
      <w:tr w:rsidR="00C17BE5" w14:paraId="6F5522E0" w14:textId="77777777" w:rsidTr="415E295D">
        <w:trPr>
          <w:trHeight w:val="375"/>
        </w:trPr>
        <w:tc>
          <w:tcPr>
            <w:tcW w:w="1696" w:type="dxa"/>
            <w:vMerge/>
          </w:tcPr>
          <w:p w14:paraId="70792B36" w14:textId="77777777" w:rsidR="0071623A" w:rsidRDefault="0071623A"/>
        </w:tc>
        <w:tc>
          <w:tcPr>
            <w:tcW w:w="2410" w:type="dxa"/>
          </w:tcPr>
          <w:p w14:paraId="29299814" w14:textId="77777777" w:rsidR="48FB38C1" w:rsidRDefault="48FB38C1">
            <w:r>
              <w:t>Extra tensor scaling</w:t>
            </w:r>
          </w:p>
        </w:tc>
        <w:tc>
          <w:tcPr>
            <w:tcW w:w="4253" w:type="dxa"/>
          </w:tcPr>
          <w:p w14:paraId="68EF334B" w14:textId="3BCC6DD3" w:rsidR="48FB38C1" w:rsidRDefault="44A5F593">
            <w:r>
              <w:t>No</w:t>
            </w:r>
            <w:r w:rsidR="48FB38C1">
              <w:t xml:space="preserve"> global scale </w:t>
            </w:r>
          </w:p>
        </w:tc>
      </w:tr>
      <w:tr w:rsidR="00C17BE5" w14:paraId="79761A6A" w14:textId="77777777" w:rsidTr="415E295D">
        <w:trPr>
          <w:trHeight w:val="300"/>
        </w:trPr>
        <w:tc>
          <w:tcPr>
            <w:tcW w:w="1696" w:type="dxa"/>
            <w:vMerge/>
          </w:tcPr>
          <w:p w14:paraId="459BE6F9" w14:textId="77777777" w:rsidR="0071623A" w:rsidRDefault="0071623A"/>
        </w:tc>
        <w:tc>
          <w:tcPr>
            <w:tcW w:w="2410" w:type="dxa"/>
          </w:tcPr>
          <w:p w14:paraId="43FCB3D0" w14:textId="1B8C265D" w:rsidR="48FB38C1" w:rsidRDefault="48FB38C1">
            <w:r>
              <w:t>Exclude layers</w:t>
            </w:r>
          </w:p>
        </w:tc>
        <w:tc>
          <w:tcPr>
            <w:tcW w:w="4253" w:type="dxa"/>
          </w:tcPr>
          <w:p w14:paraId="38ACE5B2" w14:textId="3FB45144" w:rsidR="48FB38C1" w:rsidRDefault="30F1467E">
            <w:r>
              <w:t>/</w:t>
            </w:r>
          </w:p>
        </w:tc>
      </w:tr>
    </w:tbl>
    <w:p w14:paraId="5297BD0E" w14:textId="6E86D4F5" w:rsidR="00D650D0" w:rsidRDefault="00D650D0" w:rsidP="00D650D0">
      <w:pPr>
        <w:rPr>
          <w:rFonts w:eastAsia="DengXian"/>
        </w:rPr>
      </w:pPr>
    </w:p>
    <w:p w14:paraId="40131AB3" w14:textId="52969CB9" w:rsidR="00A90B2C" w:rsidRPr="00432C72" w:rsidRDefault="02D0BF65" w:rsidP="1ED4F078">
      <w:pPr>
        <w:pStyle w:val="Heading4"/>
        <w:numPr>
          <w:ilvl w:val="2"/>
          <w:numId w:val="3"/>
        </w:numPr>
        <w:rPr>
          <w:b/>
          <w:bCs/>
          <w:i w:val="0"/>
          <w:iCs w:val="0"/>
          <w:color w:val="auto"/>
        </w:rPr>
      </w:pPr>
      <w:bookmarkStart w:id="63" w:name="_Toc228179918"/>
      <w:r w:rsidRPr="1ED4F078">
        <w:rPr>
          <w:rFonts w:eastAsia="DengXian"/>
          <w:b/>
          <w:bCs/>
          <w:i w:val="0"/>
          <w:iCs w:val="0"/>
          <w:color w:val="auto"/>
        </w:rPr>
        <w:t>Accuracy Result</w:t>
      </w:r>
      <w:bookmarkEnd w:id="63"/>
    </w:p>
    <w:p w14:paraId="45C925FA" w14:textId="3F9C2A92" w:rsidR="4AB14705" w:rsidRDefault="4AB14705">
      <w:r>
        <w:t>Accuracy results from SW emulation</w:t>
      </w:r>
      <w:r w:rsidR="2A19DC91">
        <w:t xml:space="preserve"> with vLLM</w:t>
      </w:r>
      <w:r>
        <w:t>:</w:t>
      </w:r>
    </w:p>
    <w:tbl>
      <w:tblPr>
        <w:tblW w:w="9045" w:type="dxa"/>
        <w:tblLook w:val="06A0" w:firstRow="1" w:lastRow="0" w:firstColumn="1" w:lastColumn="0" w:noHBand="1" w:noVBand="1"/>
      </w:tblPr>
      <w:tblGrid>
        <w:gridCol w:w="941"/>
        <w:gridCol w:w="1403"/>
        <w:gridCol w:w="1270"/>
        <w:gridCol w:w="940"/>
        <w:gridCol w:w="1217"/>
        <w:gridCol w:w="1170"/>
        <w:gridCol w:w="1085"/>
        <w:gridCol w:w="1019"/>
      </w:tblGrid>
      <w:tr w:rsidR="00BE0FF4" w14:paraId="635ACD0A" w14:textId="77777777" w:rsidTr="6269D999">
        <w:trPr>
          <w:trHeight w:val="855"/>
        </w:trPr>
        <w:tc>
          <w:tcPr>
            <w:tcW w:w="971" w:type="dxa"/>
            <w:tcBorders>
              <w:top w:val="single" w:sz="4" w:space="0" w:color="000000" w:themeColor="text1"/>
              <w:left w:val="single" w:sz="4" w:space="0" w:color="000000" w:themeColor="text1"/>
              <w:bottom w:val="nil"/>
              <w:right w:val="single" w:sz="8" w:space="0" w:color="000000" w:themeColor="text1"/>
            </w:tcBorders>
            <w:tcMar>
              <w:top w:w="15" w:type="dxa"/>
              <w:left w:w="15" w:type="dxa"/>
              <w:right w:w="15" w:type="dxa"/>
            </w:tcMar>
            <w:vAlign w:val="center"/>
          </w:tcPr>
          <w:p w14:paraId="63CFDF75" w14:textId="720B2765" w:rsidR="725A79DA" w:rsidRDefault="725A79DA" w:rsidP="725A79DA">
            <w:pPr>
              <w:spacing w:after="0"/>
              <w:jc w:val="center"/>
            </w:pPr>
            <w:r w:rsidRPr="725A79DA">
              <w:rPr>
                <w:rFonts w:ascii="Aptos" w:eastAsia="Aptos" w:hAnsi="Aptos" w:cs="Aptos"/>
                <w:b/>
                <w:bCs/>
                <w:color w:val="000000" w:themeColor="text1"/>
                <w:sz w:val="22"/>
                <w:szCs w:val="22"/>
              </w:rPr>
              <w:t xml:space="preserve">Llama-3.1-70B-Instruct  </w:t>
            </w:r>
            <w:r w:rsidRPr="725A79DA">
              <w:rPr>
                <w:rFonts w:ascii="Aptos" w:eastAsia="Aptos" w:hAnsi="Aptos" w:cs="Aptos"/>
                <w:color w:val="000000" w:themeColor="text1"/>
                <w:sz w:val="22"/>
                <w:szCs w:val="22"/>
              </w:rPr>
              <w:t xml:space="preserve"> </w:t>
            </w:r>
          </w:p>
        </w:tc>
        <w:tc>
          <w:tcPr>
            <w:tcW w:w="1268"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5D52A04" w14:textId="7A41B128" w:rsidR="725A79DA" w:rsidRDefault="725A79DA" w:rsidP="725A79DA">
            <w:pPr>
              <w:spacing w:after="0"/>
              <w:jc w:val="center"/>
            </w:pPr>
            <w:r w:rsidRPr="725A79DA">
              <w:rPr>
                <w:rFonts w:ascii="Aptos" w:eastAsia="Aptos" w:hAnsi="Aptos" w:cs="Aptos"/>
                <w:b/>
                <w:bCs/>
                <w:color w:val="000000" w:themeColor="text1"/>
                <w:sz w:val="22"/>
                <w:szCs w:val="22"/>
              </w:rPr>
              <w:t xml:space="preserve">Gsm8k_llama </w:t>
            </w:r>
            <w:r>
              <w:br/>
            </w:r>
            <w:r w:rsidRPr="725A79DA">
              <w:rPr>
                <w:rFonts w:ascii="Aptos" w:eastAsia="Aptos" w:hAnsi="Aptos" w:cs="Aptos"/>
                <w:b/>
                <w:bCs/>
                <w:color w:val="000000" w:themeColor="text1"/>
                <w:sz w:val="22"/>
                <w:szCs w:val="22"/>
              </w:rPr>
              <w:t xml:space="preserve"> (strict) </w:t>
            </w:r>
            <w:r w:rsidRPr="725A79DA">
              <w:rPr>
                <w:rFonts w:ascii="Aptos" w:eastAsia="Aptos" w:hAnsi="Aptos" w:cs="Aptos"/>
                <w:color w:val="000000" w:themeColor="text1"/>
                <w:sz w:val="22"/>
                <w:szCs w:val="22"/>
              </w:rPr>
              <w:t xml:space="preserve"> </w:t>
            </w:r>
          </w:p>
        </w:tc>
        <w:tc>
          <w:tcPr>
            <w:tcW w:w="990"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C605D2A" w14:textId="79C16A88" w:rsidR="725A79DA" w:rsidRDefault="725A79DA" w:rsidP="725A79DA">
            <w:pPr>
              <w:spacing w:after="0"/>
              <w:jc w:val="center"/>
            </w:pPr>
            <w:r w:rsidRPr="725A79DA">
              <w:rPr>
                <w:rFonts w:ascii="Aptos" w:eastAsia="Aptos" w:hAnsi="Aptos" w:cs="Aptos"/>
                <w:b/>
                <w:bCs/>
                <w:color w:val="000000" w:themeColor="text1"/>
                <w:sz w:val="22"/>
                <w:szCs w:val="22"/>
              </w:rPr>
              <w:t>Mmlu_llama</w:t>
            </w:r>
            <w:r w:rsidRPr="725A79DA">
              <w:rPr>
                <w:rFonts w:ascii="Aptos" w:eastAsia="Aptos" w:hAnsi="Aptos" w:cs="Aptos"/>
                <w:color w:val="000000" w:themeColor="text1"/>
                <w:sz w:val="22"/>
                <w:szCs w:val="22"/>
              </w:rPr>
              <w:t xml:space="preserve">  </w:t>
            </w:r>
          </w:p>
        </w:tc>
        <w:tc>
          <w:tcPr>
            <w:tcW w:w="1016"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7CA2D8B" w14:textId="704C67FD" w:rsidR="725A79DA" w:rsidRDefault="725A79DA" w:rsidP="725A79DA">
            <w:pPr>
              <w:spacing w:after="0"/>
              <w:jc w:val="center"/>
            </w:pPr>
            <w:r w:rsidRPr="725A79DA">
              <w:rPr>
                <w:rFonts w:ascii="Aptos" w:eastAsia="Aptos" w:hAnsi="Aptos" w:cs="Aptos"/>
                <w:b/>
                <w:bCs/>
                <w:color w:val="000000" w:themeColor="text1"/>
                <w:sz w:val="22"/>
                <w:szCs w:val="22"/>
              </w:rPr>
              <w:t>Piqa</w:t>
            </w:r>
            <w:r w:rsidRPr="725A79DA">
              <w:rPr>
                <w:rFonts w:ascii="Aptos" w:eastAsia="Aptos" w:hAnsi="Aptos" w:cs="Aptos"/>
                <w:color w:val="000000" w:themeColor="text1"/>
                <w:sz w:val="22"/>
                <w:szCs w:val="22"/>
              </w:rPr>
              <w:t xml:space="preserve">   </w:t>
            </w:r>
          </w:p>
        </w:tc>
        <w:tc>
          <w:tcPr>
            <w:tcW w:w="1253"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7B542509" w14:textId="1524C92E" w:rsidR="725A79DA" w:rsidRDefault="725A79DA" w:rsidP="443EB5D1">
            <w:pPr>
              <w:spacing w:after="0"/>
              <w:jc w:val="center"/>
              <w:rPr>
                <w:rFonts w:ascii="Aptos" w:eastAsia="Aptos" w:hAnsi="Aptos" w:cs="Aptos"/>
                <w:color w:val="000000" w:themeColor="text1"/>
                <w:sz w:val="22"/>
                <w:szCs w:val="22"/>
              </w:rPr>
            </w:pPr>
            <w:r w:rsidRPr="443EB5D1">
              <w:rPr>
                <w:rFonts w:ascii="Aptos" w:eastAsia="Aptos" w:hAnsi="Aptos" w:cs="Aptos"/>
                <w:b/>
                <w:bCs/>
                <w:color w:val="000000" w:themeColor="text1"/>
                <w:sz w:val="22"/>
                <w:szCs w:val="22"/>
              </w:rPr>
              <w:t>Hellaswag</w:t>
            </w:r>
            <w:r w:rsidRPr="443EB5D1">
              <w:rPr>
                <w:rFonts w:ascii="Aptos" w:eastAsia="Aptos" w:hAnsi="Aptos" w:cs="Aptos"/>
                <w:color w:val="000000" w:themeColor="text1"/>
                <w:sz w:val="22"/>
                <w:szCs w:val="22"/>
              </w:rPr>
              <w:t xml:space="preserve">  </w:t>
            </w:r>
          </w:p>
        </w:tc>
        <w:tc>
          <w:tcPr>
            <w:tcW w:w="1259"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0ADCFA85" w14:textId="103BE1C3" w:rsidR="725A79DA" w:rsidRDefault="725A79DA" w:rsidP="725A79DA">
            <w:pPr>
              <w:spacing w:after="0"/>
              <w:jc w:val="center"/>
            </w:pPr>
            <w:r w:rsidRPr="725A79DA">
              <w:rPr>
                <w:rFonts w:ascii="Aptos" w:eastAsia="Aptos" w:hAnsi="Aptos" w:cs="Aptos"/>
                <w:b/>
                <w:bCs/>
                <w:color w:val="000000" w:themeColor="text1"/>
                <w:sz w:val="22"/>
                <w:szCs w:val="22"/>
              </w:rPr>
              <w:t>Average</w:t>
            </w:r>
            <w:r w:rsidRPr="725A79DA">
              <w:rPr>
                <w:rFonts w:ascii="Aptos" w:eastAsia="Aptos" w:hAnsi="Aptos" w:cs="Aptos"/>
                <w:color w:val="000000" w:themeColor="text1"/>
                <w:sz w:val="22"/>
                <w:szCs w:val="22"/>
              </w:rPr>
              <w:t xml:space="preserve">  </w:t>
            </w:r>
          </w:p>
        </w:tc>
        <w:tc>
          <w:tcPr>
            <w:tcW w:w="1186"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6138B6E3" w14:textId="2B0CAA4B" w:rsidR="725A79DA" w:rsidRDefault="725A79DA" w:rsidP="725A79DA">
            <w:pPr>
              <w:spacing w:after="0"/>
              <w:jc w:val="center"/>
            </w:pPr>
            <w:r w:rsidRPr="725A79DA">
              <w:rPr>
                <w:rFonts w:ascii="Aptos" w:eastAsia="Aptos" w:hAnsi="Aptos" w:cs="Aptos"/>
                <w:b/>
                <w:bCs/>
                <w:color w:val="000000" w:themeColor="text1"/>
                <w:sz w:val="22"/>
                <w:szCs w:val="22"/>
              </w:rPr>
              <w:t>Ratio</w:t>
            </w:r>
            <w:r w:rsidRPr="725A79DA">
              <w:rPr>
                <w:rFonts w:ascii="Aptos" w:eastAsia="Aptos" w:hAnsi="Aptos" w:cs="Aptos"/>
                <w:color w:val="000000" w:themeColor="text1"/>
                <w:sz w:val="22"/>
                <w:szCs w:val="22"/>
              </w:rPr>
              <w:t xml:space="preserve">  </w:t>
            </w:r>
          </w:p>
        </w:tc>
        <w:tc>
          <w:tcPr>
            <w:tcW w:w="1102" w:type="dxa"/>
            <w:tcBorders>
              <w:top w:val="single" w:sz="4" w:space="0" w:color="000000" w:themeColor="text1"/>
              <w:left w:val="single" w:sz="8" w:space="0" w:color="000000" w:themeColor="text1"/>
              <w:bottom w:val="nil"/>
              <w:right w:val="single" w:sz="4" w:space="0" w:color="000000" w:themeColor="text1"/>
            </w:tcBorders>
            <w:tcMar>
              <w:top w:w="15" w:type="dxa"/>
              <w:left w:w="15" w:type="dxa"/>
              <w:right w:w="15" w:type="dxa"/>
            </w:tcMar>
            <w:vAlign w:val="center"/>
          </w:tcPr>
          <w:p w14:paraId="5B05F8A3" w14:textId="656813C9" w:rsidR="725A79DA" w:rsidRDefault="725A79DA" w:rsidP="725A79DA">
            <w:pPr>
              <w:spacing w:after="0"/>
              <w:jc w:val="center"/>
            </w:pPr>
            <w:r w:rsidRPr="725A79DA">
              <w:rPr>
                <w:rFonts w:ascii="Aptos" w:eastAsia="Aptos" w:hAnsi="Aptos" w:cs="Aptos"/>
                <w:b/>
                <w:bCs/>
                <w:color w:val="000000" w:themeColor="text1"/>
                <w:sz w:val="22"/>
                <w:szCs w:val="22"/>
              </w:rPr>
              <w:t>Bits per weight (no scale bits)</w:t>
            </w:r>
            <w:r w:rsidRPr="725A79DA">
              <w:rPr>
                <w:rFonts w:ascii="Aptos" w:eastAsia="Aptos" w:hAnsi="Aptos" w:cs="Aptos"/>
                <w:color w:val="000000" w:themeColor="text1"/>
                <w:sz w:val="22"/>
                <w:szCs w:val="22"/>
              </w:rPr>
              <w:t xml:space="preserve"> </w:t>
            </w:r>
          </w:p>
        </w:tc>
      </w:tr>
      <w:tr w:rsidR="00BE0FF4" w14:paraId="746B0FAF" w14:textId="77777777" w:rsidTr="6269D999">
        <w:trPr>
          <w:trHeight w:val="300"/>
        </w:trPr>
        <w:tc>
          <w:tcPr>
            <w:tcW w:w="971"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A149F0E" w14:textId="7C004661" w:rsidR="725A79DA" w:rsidRDefault="725A79DA" w:rsidP="24461F7C">
            <w:pPr>
              <w:spacing w:after="0"/>
              <w:jc w:val="center"/>
              <w:rPr>
                <w:rFonts w:ascii="Calibri" w:eastAsia="Calibri" w:hAnsi="Calibri" w:cs="Calibri"/>
                <w:color w:val="000000" w:themeColor="text1"/>
                <w:sz w:val="22"/>
                <w:szCs w:val="22"/>
              </w:rPr>
            </w:pPr>
            <w:r w:rsidRPr="24461F7C">
              <w:rPr>
                <w:rFonts w:ascii="Calibri" w:eastAsia="Calibri" w:hAnsi="Calibri" w:cs="Calibri"/>
                <w:color w:val="000000" w:themeColor="text1"/>
                <w:sz w:val="22"/>
                <w:szCs w:val="22"/>
              </w:rPr>
              <w:t xml:space="preserve">BF16   </w:t>
            </w:r>
          </w:p>
        </w:tc>
        <w:tc>
          <w:tcPr>
            <w:tcW w:w="1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DACE742" w14:textId="146BD61B" w:rsidR="725A79DA" w:rsidRDefault="725A79DA" w:rsidP="24461F7C">
            <w:pPr>
              <w:spacing w:after="0"/>
              <w:jc w:val="center"/>
              <w:rPr>
                <w:rFonts w:ascii="Calibri" w:eastAsia="Calibri" w:hAnsi="Calibri" w:cs="Calibri"/>
                <w:color w:val="000000" w:themeColor="text1"/>
                <w:sz w:val="22"/>
                <w:szCs w:val="22"/>
              </w:rPr>
            </w:pPr>
            <w:r w:rsidRPr="24461F7C">
              <w:rPr>
                <w:rFonts w:ascii="Calibri" w:eastAsia="Calibri" w:hAnsi="Calibri" w:cs="Calibri"/>
                <w:color w:val="000000" w:themeColor="text1"/>
                <w:sz w:val="22"/>
                <w:szCs w:val="22"/>
              </w:rPr>
              <w:t>0.9522</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E5A2C0C" w14:textId="250C997E" w:rsidR="725A79DA" w:rsidRDefault="725A79DA" w:rsidP="725A79DA">
            <w:pPr>
              <w:spacing w:after="0"/>
              <w:jc w:val="center"/>
            </w:pPr>
            <w:r w:rsidRPr="725A79DA">
              <w:rPr>
                <w:rFonts w:ascii="Calibri" w:eastAsia="Calibri" w:hAnsi="Calibri" w:cs="Calibri"/>
                <w:color w:val="000000" w:themeColor="text1"/>
                <w:sz w:val="22"/>
                <w:szCs w:val="22"/>
              </w:rPr>
              <w:t>0.8388</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BC33132" w14:textId="5867C688" w:rsidR="725A79DA" w:rsidRDefault="725A79DA" w:rsidP="725A79DA">
            <w:pPr>
              <w:spacing w:after="0"/>
              <w:jc w:val="center"/>
            </w:pPr>
            <w:r w:rsidRPr="725A79DA">
              <w:rPr>
                <w:rFonts w:ascii="Calibri" w:eastAsia="Calibri" w:hAnsi="Calibri" w:cs="Calibri"/>
                <w:color w:val="000000" w:themeColor="text1"/>
                <w:sz w:val="22"/>
                <w:szCs w:val="22"/>
              </w:rPr>
              <w:t>0.8357</w:t>
            </w:r>
          </w:p>
        </w:tc>
        <w:tc>
          <w:tcPr>
            <w:tcW w:w="12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9E30787" w14:textId="2AD09467" w:rsidR="725A79DA" w:rsidRDefault="725A79DA" w:rsidP="725A79DA">
            <w:pPr>
              <w:spacing w:after="0"/>
              <w:jc w:val="center"/>
            </w:pPr>
            <w:r w:rsidRPr="725A79DA">
              <w:rPr>
                <w:rFonts w:ascii="Calibri" w:eastAsia="Calibri" w:hAnsi="Calibri" w:cs="Calibri"/>
                <w:color w:val="000000" w:themeColor="text1"/>
                <w:sz w:val="22"/>
                <w:szCs w:val="22"/>
              </w:rPr>
              <w:t>0.6609</w:t>
            </w:r>
          </w:p>
        </w:tc>
        <w:tc>
          <w:tcPr>
            <w:tcW w:w="12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74385A2" w14:textId="7FBE7BE7" w:rsidR="725A79DA" w:rsidRDefault="725A79DA" w:rsidP="725A79DA">
            <w:pPr>
              <w:spacing w:after="0"/>
              <w:jc w:val="center"/>
            </w:pPr>
            <w:r w:rsidRPr="725A79DA">
              <w:rPr>
                <w:rFonts w:ascii="Calibri" w:eastAsia="Calibri" w:hAnsi="Calibri" w:cs="Calibri"/>
                <w:color w:val="000000" w:themeColor="text1"/>
                <w:sz w:val="22"/>
                <w:szCs w:val="22"/>
              </w:rPr>
              <w:t>0.8219</w:t>
            </w:r>
          </w:p>
        </w:tc>
        <w:tc>
          <w:tcPr>
            <w:tcW w:w="11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F0FEDDA" w14:textId="130BF914" w:rsidR="725A79DA" w:rsidRDefault="725A79DA" w:rsidP="725A79DA">
            <w:pPr>
              <w:spacing w:after="0"/>
              <w:jc w:val="center"/>
            </w:pPr>
            <w:r w:rsidRPr="725A79DA">
              <w:rPr>
                <w:rFonts w:ascii="Calibri" w:eastAsia="Calibri" w:hAnsi="Calibri" w:cs="Calibri"/>
                <w:color w:val="000000" w:themeColor="text1"/>
                <w:sz w:val="22"/>
                <w:szCs w:val="22"/>
              </w:rPr>
              <w:t>/</w:t>
            </w:r>
          </w:p>
        </w:tc>
        <w:tc>
          <w:tcPr>
            <w:tcW w:w="1102"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7AA4A3FC" w14:textId="70F47310" w:rsidR="725A79DA" w:rsidRDefault="725A79DA" w:rsidP="725A79DA">
            <w:pPr>
              <w:spacing w:after="0"/>
              <w:jc w:val="center"/>
            </w:pPr>
            <w:r w:rsidRPr="725A79DA">
              <w:rPr>
                <w:rFonts w:ascii="Calibri" w:eastAsia="Calibri" w:hAnsi="Calibri" w:cs="Calibri"/>
                <w:color w:val="000000" w:themeColor="text1"/>
                <w:sz w:val="22"/>
                <w:szCs w:val="22"/>
              </w:rPr>
              <w:t xml:space="preserve">16  </w:t>
            </w:r>
          </w:p>
        </w:tc>
      </w:tr>
      <w:tr w:rsidR="00BE0FF4" w14:paraId="3E178152" w14:textId="77777777" w:rsidTr="6269D999">
        <w:trPr>
          <w:trHeight w:val="300"/>
        </w:trPr>
        <w:tc>
          <w:tcPr>
            <w:tcW w:w="971" w:type="dxa"/>
            <w:tcBorders>
              <w:top w:val="single" w:sz="8" w:space="0" w:color="000000" w:themeColor="text1"/>
              <w:left w:val="single" w:sz="4" w:space="0" w:color="000000" w:themeColor="text1"/>
              <w:bottom w:val="single" w:sz="6" w:space="0" w:color="000000" w:themeColor="text1"/>
              <w:right w:val="single" w:sz="8" w:space="0" w:color="000000" w:themeColor="text1"/>
            </w:tcBorders>
            <w:tcMar>
              <w:top w:w="15" w:type="dxa"/>
              <w:left w:w="15" w:type="dxa"/>
              <w:right w:w="15" w:type="dxa"/>
            </w:tcMar>
            <w:vAlign w:val="center"/>
          </w:tcPr>
          <w:p w14:paraId="7A0CFC38" w14:textId="3A4D04A8" w:rsidR="2634831D" w:rsidRDefault="2634831D" w:rsidP="6269D999">
            <w:pPr>
              <w:spacing w:after="0"/>
              <w:jc w:val="center"/>
              <w:rPr>
                <w:rFonts w:ascii="Calibri" w:eastAsia="Calibri" w:hAnsi="Calibri" w:cs="Calibri"/>
                <w:color w:val="000000" w:themeColor="text1"/>
                <w:sz w:val="22"/>
                <w:szCs w:val="22"/>
              </w:rPr>
            </w:pPr>
            <w:r w:rsidRPr="6269D999">
              <w:rPr>
                <w:rFonts w:ascii="Calibri" w:eastAsia="Calibri" w:hAnsi="Calibri" w:cs="Calibri"/>
                <w:color w:val="000000" w:themeColor="text1"/>
                <w:sz w:val="22"/>
                <w:szCs w:val="22"/>
              </w:rPr>
              <w:t xml:space="preserve">MXFP8 </w:t>
            </w:r>
            <w:r>
              <w:br/>
            </w:r>
            <w:r w:rsidR="4845E51C" w:rsidRPr="6269D999">
              <w:rPr>
                <w:rFonts w:ascii="Calibri" w:eastAsia="Calibri" w:hAnsi="Calibri" w:cs="Calibri"/>
                <w:color w:val="000000" w:themeColor="text1"/>
                <w:sz w:val="22"/>
                <w:szCs w:val="22"/>
              </w:rPr>
              <w:t>(</w:t>
            </w:r>
            <w:r w:rsidR="4808AEB1" w:rsidRPr="6269D999">
              <w:rPr>
                <w:rFonts w:ascii="Calibri" w:eastAsia="Calibri" w:hAnsi="Calibri" w:cs="Calibri"/>
                <w:color w:val="000000" w:themeColor="text1"/>
                <w:sz w:val="22"/>
                <w:szCs w:val="22"/>
              </w:rPr>
              <w:t>RTN)</w:t>
            </w:r>
          </w:p>
        </w:tc>
        <w:tc>
          <w:tcPr>
            <w:tcW w:w="1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A27073F" w14:textId="20F71871" w:rsidR="725A79DA" w:rsidRDefault="725A79DA" w:rsidP="24461F7C">
            <w:pPr>
              <w:spacing w:after="0"/>
              <w:jc w:val="center"/>
              <w:rPr>
                <w:rFonts w:ascii="Calibri" w:eastAsia="Calibri" w:hAnsi="Calibri" w:cs="Calibri"/>
                <w:color w:val="000000" w:themeColor="text1"/>
                <w:sz w:val="22"/>
                <w:szCs w:val="22"/>
              </w:rPr>
            </w:pPr>
            <w:r w:rsidRPr="24461F7C">
              <w:rPr>
                <w:rFonts w:ascii="Calibri" w:eastAsia="Calibri" w:hAnsi="Calibri" w:cs="Calibri"/>
                <w:color w:val="000000" w:themeColor="text1"/>
                <w:sz w:val="22"/>
                <w:szCs w:val="22"/>
              </w:rPr>
              <w:t>0.95</w:t>
            </w:r>
          </w:p>
        </w:tc>
        <w:tc>
          <w:tcPr>
            <w:tcW w:w="990"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0262D80" w14:textId="0C100E74" w:rsidR="725A79DA" w:rsidRDefault="725A79DA" w:rsidP="725A79DA">
            <w:pPr>
              <w:spacing w:after="0"/>
              <w:jc w:val="center"/>
            </w:pPr>
            <w:r w:rsidRPr="725A79DA">
              <w:rPr>
                <w:rFonts w:ascii="Calibri" w:eastAsia="Calibri" w:hAnsi="Calibri" w:cs="Calibri"/>
                <w:color w:val="000000" w:themeColor="text1"/>
                <w:sz w:val="22"/>
                <w:szCs w:val="22"/>
              </w:rPr>
              <w:t>0.8367</w:t>
            </w:r>
          </w:p>
        </w:tc>
        <w:tc>
          <w:tcPr>
            <w:tcW w:w="101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7F34BC0" w14:textId="26091910" w:rsidR="725A79DA" w:rsidRDefault="725A79DA" w:rsidP="725A79DA">
            <w:pPr>
              <w:spacing w:after="0"/>
              <w:jc w:val="center"/>
            </w:pPr>
            <w:r w:rsidRPr="725A79DA">
              <w:rPr>
                <w:rFonts w:ascii="Calibri" w:eastAsia="Calibri" w:hAnsi="Calibri" w:cs="Calibri"/>
                <w:color w:val="000000" w:themeColor="text1"/>
                <w:sz w:val="22"/>
                <w:szCs w:val="22"/>
              </w:rPr>
              <w:t>0.8379</w:t>
            </w:r>
          </w:p>
        </w:tc>
        <w:tc>
          <w:tcPr>
            <w:tcW w:w="1253"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C56EE24" w14:textId="37EA5A1D" w:rsidR="725A79DA" w:rsidRDefault="725A79DA" w:rsidP="725A79DA">
            <w:pPr>
              <w:spacing w:after="0"/>
              <w:jc w:val="center"/>
            </w:pPr>
            <w:r w:rsidRPr="725A79DA">
              <w:rPr>
                <w:rFonts w:ascii="Calibri" w:eastAsia="Calibri" w:hAnsi="Calibri" w:cs="Calibri"/>
                <w:color w:val="000000" w:themeColor="text1"/>
                <w:sz w:val="22"/>
                <w:szCs w:val="22"/>
              </w:rPr>
              <w:t>0.6612</w:t>
            </w:r>
          </w:p>
        </w:tc>
        <w:tc>
          <w:tcPr>
            <w:tcW w:w="1259"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1C4A81E" w14:textId="5EC49990" w:rsidR="725A79DA" w:rsidRDefault="725A79DA" w:rsidP="725A79DA">
            <w:pPr>
              <w:spacing w:after="0"/>
              <w:jc w:val="center"/>
            </w:pPr>
            <w:r w:rsidRPr="725A79DA">
              <w:rPr>
                <w:rFonts w:ascii="Calibri" w:eastAsia="Calibri" w:hAnsi="Calibri" w:cs="Calibri"/>
                <w:color w:val="000000" w:themeColor="text1"/>
                <w:sz w:val="22"/>
                <w:szCs w:val="22"/>
              </w:rPr>
              <w:t>0.8215</w:t>
            </w:r>
          </w:p>
        </w:tc>
        <w:tc>
          <w:tcPr>
            <w:tcW w:w="118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F4062D0" w14:textId="0BF80A4C" w:rsidR="725A79DA" w:rsidRDefault="725A79DA" w:rsidP="725A79DA">
            <w:pPr>
              <w:spacing w:after="0"/>
              <w:jc w:val="center"/>
            </w:pPr>
            <w:r w:rsidRPr="725A79DA">
              <w:rPr>
                <w:rFonts w:ascii="Calibri" w:eastAsia="Calibri" w:hAnsi="Calibri" w:cs="Calibri"/>
                <w:color w:val="000000" w:themeColor="text1"/>
                <w:sz w:val="22"/>
                <w:szCs w:val="22"/>
              </w:rPr>
              <w:t>99.95%</w:t>
            </w:r>
          </w:p>
        </w:tc>
        <w:tc>
          <w:tcPr>
            <w:tcW w:w="1102"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35335CD1" w14:textId="57E1C89D" w:rsidR="725A79DA" w:rsidRDefault="725A79DA" w:rsidP="725A79DA">
            <w:pPr>
              <w:spacing w:after="0"/>
              <w:jc w:val="center"/>
            </w:pPr>
            <w:r w:rsidRPr="725A79DA">
              <w:rPr>
                <w:rFonts w:ascii="Calibri" w:eastAsia="Calibri" w:hAnsi="Calibri" w:cs="Calibri"/>
                <w:color w:val="000000" w:themeColor="text1"/>
                <w:sz w:val="22"/>
                <w:szCs w:val="22"/>
              </w:rPr>
              <w:t xml:space="preserve">8  </w:t>
            </w:r>
          </w:p>
        </w:tc>
      </w:tr>
      <w:tr w:rsidR="00BE0FF4" w14:paraId="1ED368C1" w14:textId="77777777" w:rsidTr="6269D999">
        <w:trPr>
          <w:trHeight w:val="300"/>
        </w:trPr>
        <w:tc>
          <w:tcPr>
            <w:tcW w:w="95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15" w:type="dxa"/>
              <w:left w:w="15" w:type="dxa"/>
              <w:right w:w="15" w:type="dxa"/>
            </w:tcMar>
            <w:vAlign w:val="center"/>
          </w:tcPr>
          <w:p w14:paraId="5958C38A" w14:textId="3A2B90FC" w:rsidR="03C88046" w:rsidRDefault="03C88046" w:rsidP="6269D999">
            <w:pPr>
              <w:spacing w:after="0"/>
              <w:jc w:val="center"/>
              <w:rPr>
                <w:rFonts w:ascii="Calibri" w:eastAsia="Calibri" w:hAnsi="Calibri" w:cs="Calibri"/>
                <w:color w:val="000000" w:themeColor="text1"/>
                <w:sz w:val="22"/>
                <w:szCs w:val="22"/>
              </w:rPr>
            </w:pPr>
            <w:r w:rsidRPr="6269D999">
              <w:rPr>
                <w:rFonts w:ascii="Calibri" w:eastAsia="Calibri" w:hAnsi="Calibri" w:cs="Calibri"/>
                <w:color w:val="000000" w:themeColor="text1"/>
                <w:sz w:val="22"/>
                <w:szCs w:val="22"/>
              </w:rPr>
              <w:t xml:space="preserve">NVFP4 </w:t>
            </w:r>
            <w:r>
              <w:br/>
            </w:r>
            <w:r w:rsidR="268F23FD" w:rsidRPr="6269D999">
              <w:rPr>
                <w:rFonts w:ascii="Calibri" w:eastAsia="Calibri" w:hAnsi="Calibri" w:cs="Calibri"/>
                <w:color w:val="000000" w:themeColor="text1"/>
                <w:sz w:val="22"/>
                <w:szCs w:val="22"/>
              </w:rPr>
              <w:t>(RTN)</w:t>
            </w:r>
            <w:r w:rsidRPr="6269D999">
              <w:rPr>
                <w:rFonts w:ascii="Calibri" w:eastAsia="Calibri" w:hAnsi="Calibri" w:cs="Calibri"/>
                <w:color w:val="000000" w:themeColor="text1"/>
                <w:sz w:val="22"/>
                <w:szCs w:val="22"/>
              </w:rPr>
              <w:t xml:space="preserve">  </w:t>
            </w:r>
          </w:p>
        </w:tc>
        <w:tc>
          <w:tcPr>
            <w:tcW w:w="1268" w:type="dxa"/>
            <w:tcBorders>
              <w:top w:val="nil"/>
              <w:left w:val="single" w:sz="6"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0E5AF11" w14:textId="764ED620" w:rsidR="03C88046" w:rsidRDefault="03C88046" w:rsidP="24461F7C">
            <w:pPr>
              <w:spacing w:after="0"/>
              <w:jc w:val="center"/>
              <w:rPr>
                <w:rFonts w:ascii="Calibri" w:eastAsia="Calibri" w:hAnsi="Calibri" w:cs="Calibri"/>
                <w:color w:val="000000" w:themeColor="text1"/>
                <w:sz w:val="22"/>
                <w:szCs w:val="22"/>
              </w:rPr>
            </w:pPr>
            <w:r w:rsidRPr="24461F7C">
              <w:rPr>
                <w:rFonts w:ascii="Calibri" w:eastAsia="Calibri" w:hAnsi="Calibri" w:cs="Calibri"/>
                <w:color w:val="000000" w:themeColor="text1"/>
                <w:sz w:val="22"/>
                <w:szCs w:val="22"/>
              </w:rPr>
              <w:t>0.9242</w:t>
            </w:r>
          </w:p>
        </w:tc>
        <w:tc>
          <w:tcPr>
            <w:tcW w:w="118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5CF5849" w14:textId="7DAAC2B9" w:rsidR="03C88046" w:rsidRDefault="03C88046" w:rsidP="03C88046">
            <w:pPr>
              <w:spacing w:after="0"/>
              <w:jc w:val="center"/>
            </w:pPr>
            <w:r w:rsidRPr="03C88046">
              <w:rPr>
                <w:rFonts w:ascii="Calibri" w:eastAsia="Calibri" w:hAnsi="Calibri" w:cs="Calibri"/>
                <w:color w:val="000000" w:themeColor="text1"/>
                <w:sz w:val="22"/>
                <w:szCs w:val="22"/>
              </w:rPr>
              <w:t>0.8267</w:t>
            </w:r>
          </w:p>
        </w:tc>
        <w:tc>
          <w:tcPr>
            <w:tcW w:w="985"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A62DBB7" w14:textId="46B3A1B1" w:rsidR="03C88046" w:rsidRDefault="03C88046" w:rsidP="03C88046">
            <w:pPr>
              <w:spacing w:after="0"/>
              <w:jc w:val="center"/>
            </w:pPr>
            <w:r w:rsidRPr="03C88046">
              <w:rPr>
                <w:rFonts w:ascii="Calibri" w:eastAsia="Calibri" w:hAnsi="Calibri" w:cs="Calibri"/>
                <w:color w:val="000000" w:themeColor="text1"/>
                <w:sz w:val="22"/>
                <w:szCs w:val="22"/>
              </w:rPr>
              <w:t>0.8362</w:t>
            </w:r>
          </w:p>
        </w:tc>
        <w:tc>
          <w:tcPr>
            <w:tcW w:w="122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FBC9638" w14:textId="46B70609" w:rsidR="03C88046" w:rsidRDefault="03C88046" w:rsidP="03C88046">
            <w:pPr>
              <w:spacing w:after="0"/>
              <w:jc w:val="center"/>
            </w:pPr>
            <w:r w:rsidRPr="03C88046">
              <w:rPr>
                <w:rFonts w:ascii="Calibri" w:eastAsia="Calibri" w:hAnsi="Calibri" w:cs="Calibri"/>
                <w:color w:val="000000" w:themeColor="text1"/>
                <w:sz w:val="22"/>
                <w:szCs w:val="22"/>
              </w:rPr>
              <w:t>0.6582</w:t>
            </w:r>
          </w:p>
        </w:tc>
        <w:tc>
          <w:tcPr>
            <w:tcW w:w="1217"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F6775E0" w14:textId="0A16657E" w:rsidR="03C88046" w:rsidRDefault="03C88046" w:rsidP="03C88046">
            <w:pPr>
              <w:spacing w:after="0"/>
              <w:jc w:val="center"/>
            </w:pPr>
            <w:r w:rsidRPr="03C88046">
              <w:rPr>
                <w:rFonts w:ascii="Calibri" w:eastAsia="Calibri" w:hAnsi="Calibri" w:cs="Calibri"/>
                <w:color w:val="000000" w:themeColor="text1"/>
                <w:sz w:val="22"/>
                <w:szCs w:val="22"/>
              </w:rPr>
              <w:t>0.81132</w:t>
            </w:r>
          </w:p>
        </w:tc>
        <w:tc>
          <w:tcPr>
            <w:tcW w:w="1144"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74CFEAE" w14:textId="29D9ABA3" w:rsidR="03C88046" w:rsidRDefault="03C88046" w:rsidP="03C88046">
            <w:pPr>
              <w:spacing w:after="0"/>
              <w:jc w:val="center"/>
            </w:pPr>
            <w:r w:rsidRPr="03C88046">
              <w:rPr>
                <w:rFonts w:ascii="Calibri" w:eastAsia="Calibri" w:hAnsi="Calibri" w:cs="Calibri"/>
                <w:color w:val="000000" w:themeColor="text1"/>
                <w:sz w:val="22"/>
                <w:szCs w:val="22"/>
              </w:rPr>
              <w:t>98.71%</w:t>
            </w:r>
          </w:p>
        </w:tc>
        <w:tc>
          <w:tcPr>
            <w:tcW w:w="1064" w:type="dxa"/>
            <w:tcBorders>
              <w:top w:val="nil"/>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1563AC62" w14:textId="1DC7C223" w:rsidR="03C88046" w:rsidRDefault="03C88046" w:rsidP="03C88046">
            <w:pPr>
              <w:spacing w:after="0"/>
              <w:jc w:val="center"/>
            </w:pPr>
            <w:r w:rsidRPr="03C88046">
              <w:rPr>
                <w:rFonts w:ascii="Calibri" w:eastAsia="Calibri" w:hAnsi="Calibri" w:cs="Calibri"/>
                <w:color w:val="000000" w:themeColor="text1"/>
                <w:sz w:val="22"/>
                <w:szCs w:val="22"/>
              </w:rPr>
              <w:t xml:space="preserve">4 </w:t>
            </w:r>
          </w:p>
        </w:tc>
      </w:tr>
      <w:tr w:rsidR="00BE0FF4" w14:paraId="69E5A0D1" w14:textId="77777777" w:rsidTr="6269D999">
        <w:trPr>
          <w:trHeight w:val="300"/>
        </w:trPr>
        <w:tc>
          <w:tcPr>
            <w:tcW w:w="951" w:type="dxa"/>
            <w:tcBorders>
              <w:top w:val="single" w:sz="6"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F7C7CE8" w14:textId="06562FA4" w:rsidR="03C88046" w:rsidRDefault="03C88046" w:rsidP="6269D999">
            <w:pPr>
              <w:spacing w:after="0"/>
              <w:jc w:val="center"/>
              <w:rPr>
                <w:rFonts w:ascii="Calibri" w:eastAsia="Calibri" w:hAnsi="Calibri" w:cs="Calibri"/>
                <w:color w:val="000000" w:themeColor="text1"/>
                <w:sz w:val="22"/>
                <w:szCs w:val="22"/>
              </w:rPr>
            </w:pPr>
            <w:r w:rsidRPr="6269D999">
              <w:rPr>
                <w:rFonts w:ascii="Calibri" w:eastAsia="Calibri" w:hAnsi="Calibri" w:cs="Calibri"/>
                <w:color w:val="000000" w:themeColor="text1"/>
                <w:sz w:val="22"/>
                <w:szCs w:val="22"/>
              </w:rPr>
              <w:t>NVFP4</w:t>
            </w:r>
            <w:r>
              <w:br/>
            </w:r>
            <w:r w:rsidR="0006155F">
              <w:rPr>
                <w:rFonts w:ascii="Calibri" w:eastAsia="DengXian" w:hAnsi="Calibri" w:cs="Calibri" w:hint="eastAsia"/>
                <w:color w:val="000000" w:themeColor="text1"/>
                <w:sz w:val="22"/>
                <w:szCs w:val="22"/>
              </w:rPr>
              <w:t>(</w:t>
            </w:r>
            <w:r w:rsidR="63659A4F" w:rsidRPr="6269D999">
              <w:rPr>
                <w:rFonts w:ascii="Calibri" w:eastAsia="Calibri" w:hAnsi="Calibri" w:cs="Calibri"/>
                <w:color w:val="000000" w:themeColor="text1"/>
                <w:sz w:val="22"/>
                <w:szCs w:val="22"/>
              </w:rPr>
              <w:t>Intel)</w:t>
            </w:r>
            <w:r w:rsidRPr="6269D999">
              <w:rPr>
                <w:rFonts w:ascii="Calibri" w:eastAsia="Calibri" w:hAnsi="Calibri" w:cs="Calibri"/>
                <w:color w:val="000000" w:themeColor="text1"/>
                <w:sz w:val="22"/>
                <w:szCs w:val="22"/>
              </w:rPr>
              <w:t xml:space="preserve">   </w:t>
            </w:r>
          </w:p>
        </w:tc>
        <w:tc>
          <w:tcPr>
            <w:tcW w:w="126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4FCD5C5" w14:textId="0685CDAE" w:rsidR="03C88046" w:rsidRDefault="03C88046" w:rsidP="24461F7C">
            <w:pPr>
              <w:spacing w:after="0"/>
              <w:jc w:val="center"/>
              <w:rPr>
                <w:rFonts w:ascii="Calibri" w:eastAsia="Calibri" w:hAnsi="Calibri" w:cs="Calibri"/>
                <w:color w:val="000000" w:themeColor="text1"/>
                <w:sz w:val="22"/>
                <w:szCs w:val="22"/>
              </w:rPr>
            </w:pPr>
            <w:r w:rsidRPr="24461F7C">
              <w:rPr>
                <w:rFonts w:ascii="Calibri" w:eastAsia="Calibri" w:hAnsi="Calibri" w:cs="Calibri"/>
                <w:color w:val="000000" w:themeColor="text1"/>
                <w:sz w:val="22"/>
                <w:szCs w:val="22"/>
              </w:rPr>
              <w:t>0.9401</w:t>
            </w:r>
          </w:p>
        </w:tc>
        <w:tc>
          <w:tcPr>
            <w:tcW w:w="118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18BF4D2" w14:textId="44B90066" w:rsidR="03C88046" w:rsidRDefault="03C88046" w:rsidP="03C88046">
            <w:pPr>
              <w:spacing w:after="0"/>
              <w:jc w:val="center"/>
            </w:pPr>
            <w:r w:rsidRPr="03C88046">
              <w:rPr>
                <w:rFonts w:ascii="Calibri" w:eastAsia="Calibri" w:hAnsi="Calibri" w:cs="Calibri"/>
                <w:color w:val="000000" w:themeColor="text1"/>
                <w:sz w:val="22"/>
                <w:szCs w:val="22"/>
              </w:rPr>
              <w:t>0.8311</w:t>
            </w:r>
          </w:p>
        </w:tc>
        <w:tc>
          <w:tcPr>
            <w:tcW w:w="985"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E9F1A41" w14:textId="17344005" w:rsidR="03C88046" w:rsidRDefault="03C88046" w:rsidP="03C88046">
            <w:pPr>
              <w:spacing w:after="0"/>
              <w:jc w:val="center"/>
            </w:pPr>
            <w:r w:rsidRPr="03C88046">
              <w:rPr>
                <w:rFonts w:ascii="Calibri" w:eastAsia="Calibri" w:hAnsi="Calibri" w:cs="Calibri"/>
                <w:color w:val="000000" w:themeColor="text1"/>
                <w:sz w:val="22"/>
                <w:szCs w:val="22"/>
              </w:rPr>
              <w:t>0.8303</w:t>
            </w:r>
          </w:p>
        </w:tc>
        <w:tc>
          <w:tcPr>
            <w:tcW w:w="122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EB99502" w14:textId="4FB12B95" w:rsidR="03C88046" w:rsidRDefault="03C88046" w:rsidP="03C88046">
            <w:pPr>
              <w:spacing w:after="0"/>
              <w:jc w:val="center"/>
            </w:pPr>
            <w:r w:rsidRPr="03C88046">
              <w:rPr>
                <w:rFonts w:ascii="Calibri" w:eastAsia="Calibri" w:hAnsi="Calibri" w:cs="Calibri"/>
                <w:color w:val="000000" w:themeColor="text1"/>
                <w:sz w:val="22"/>
                <w:szCs w:val="22"/>
              </w:rPr>
              <w:t>0.6547</w:t>
            </w:r>
          </w:p>
        </w:tc>
        <w:tc>
          <w:tcPr>
            <w:tcW w:w="1217"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9D20CB4" w14:textId="2A575F5A" w:rsidR="03C88046" w:rsidRDefault="03C88046" w:rsidP="03C88046">
            <w:pPr>
              <w:spacing w:after="0"/>
              <w:jc w:val="center"/>
            </w:pPr>
            <w:r w:rsidRPr="03C88046">
              <w:rPr>
                <w:rFonts w:ascii="Calibri" w:eastAsia="Calibri" w:hAnsi="Calibri" w:cs="Calibri"/>
                <w:color w:val="000000" w:themeColor="text1"/>
                <w:sz w:val="22"/>
                <w:szCs w:val="22"/>
              </w:rPr>
              <w:t>0.8141</w:t>
            </w:r>
          </w:p>
        </w:tc>
        <w:tc>
          <w:tcPr>
            <w:tcW w:w="1144"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79E8A96" w14:textId="66027517" w:rsidR="03C88046" w:rsidRDefault="03C88046" w:rsidP="03C88046">
            <w:pPr>
              <w:spacing w:after="0"/>
              <w:jc w:val="center"/>
            </w:pPr>
            <w:r w:rsidRPr="03C88046">
              <w:rPr>
                <w:rFonts w:ascii="Calibri" w:eastAsia="Calibri" w:hAnsi="Calibri" w:cs="Calibri"/>
                <w:color w:val="000000" w:themeColor="text1"/>
                <w:sz w:val="22"/>
                <w:szCs w:val="22"/>
              </w:rPr>
              <w:t>99.05%</w:t>
            </w:r>
          </w:p>
        </w:tc>
        <w:tc>
          <w:tcPr>
            <w:tcW w:w="1064" w:type="dxa"/>
            <w:tcBorders>
              <w:top w:val="nil"/>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49745109" w14:textId="732C91A4" w:rsidR="03C88046" w:rsidRDefault="03C88046" w:rsidP="03C88046">
            <w:pPr>
              <w:spacing w:after="0"/>
              <w:jc w:val="center"/>
            </w:pPr>
            <w:r w:rsidRPr="03C88046">
              <w:rPr>
                <w:rFonts w:ascii="Calibri" w:eastAsia="Calibri" w:hAnsi="Calibri" w:cs="Calibri"/>
                <w:color w:val="000000" w:themeColor="text1"/>
                <w:sz w:val="22"/>
                <w:szCs w:val="22"/>
              </w:rPr>
              <w:t xml:space="preserve">4 </w:t>
            </w:r>
          </w:p>
        </w:tc>
      </w:tr>
    </w:tbl>
    <w:p w14:paraId="3247A3FD" w14:textId="63698608" w:rsidR="03C88046" w:rsidRDefault="03C88046"/>
    <w:p w14:paraId="0A7B6253" w14:textId="57943110" w:rsidR="00D650D0" w:rsidRPr="00270DE4" w:rsidRDefault="29E46153" w:rsidP="1ED4F078">
      <w:pPr>
        <w:pStyle w:val="Heading3"/>
        <w:numPr>
          <w:ilvl w:val="1"/>
          <w:numId w:val="3"/>
        </w:numPr>
        <w:rPr>
          <w:b/>
          <w:bCs/>
          <w:color w:val="auto"/>
        </w:rPr>
      </w:pPr>
      <w:bookmarkStart w:id="64" w:name="_Toc228179919"/>
      <w:r w:rsidRPr="1ED4F078">
        <w:rPr>
          <w:b/>
          <w:bCs/>
          <w:color w:val="auto"/>
        </w:rPr>
        <w:t>Llama 3.3 70B</w:t>
      </w:r>
      <w:bookmarkEnd w:id="64"/>
    </w:p>
    <w:p w14:paraId="7C21E9FA" w14:textId="77777777" w:rsidR="00D650D0" w:rsidRPr="00270DE4" w:rsidRDefault="62DA9E83" w:rsidP="00D650D0">
      <w:r>
        <w:t>Instruct model is assumed, recipe for base model should be similar.</w:t>
      </w:r>
    </w:p>
    <w:p w14:paraId="2B7CB09C" w14:textId="31A3F854" w:rsidR="00D650D0" w:rsidRPr="00270DE4" w:rsidRDefault="29E46153" w:rsidP="1ED4F078">
      <w:pPr>
        <w:pStyle w:val="Heading4"/>
        <w:numPr>
          <w:ilvl w:val="2"/>
          <w:numId w:val="3"/>
        </w:numPr>
        <w:rPr>
          <w:b/>
          <w:bCs/>
          <w:i w:val="0"/>
          <w:iCs w:val="0"/>
          <w:color w:val="auto"/>
        </w:rPr>
      </w:pPr>
      <w:bookmarkStart w:id="65" w:name="_MXFP8_recipe_2"/>
      <w:bookmarkStart w:id="66" w:name="_MXFP8_recipe_5"/>
      <w:bookmarkStart w:id="67" w:name="_Toc228179920"/>
      <w:r w:rsidRPr="1ED4F078">
        <w:rPr>
          <w:b/>
          <w:bCs/>
          <w:i w:val="0"/>
          <w:iCs w:val="0"/>
          <w:color w:val="auto"/>
        </w:rPr>
        <w:t>MXFP8 recipe</w:t>
      </w:r>
      <w:bookmarkEnd w:id="65"/>
      <w:bookmarkEnd w:id="66"/>
      <w:bookmarkEnd w:id="6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1CEDEAD2" w14:textId="77777777" w:rsidTr="143C5FAD">
        <w:trPr>
          <w:trHeight w:val="300"/>
        </w:trPr>
        <w:tc>
          <w:tcPr>
            <w:tcW w:w="4106" w:type="dxa"/>
            <w:gridSpan w:val="2"/>
          </w:tcPr>
          <w:p w14:paraId="424F328A" w14:textId="77777777" w:rsidR="2AE80790" w:rsidRDefault="2AE80790" w:rsidP="2AE80790">
            <w:pPr>
              <w:rPr>
                <w:b/>
                <w:bCs/>
              </w:rPr>
            </w:pPr>
            <w:r w:rsidRPr="2AE80790">
              <w:rPr>
                <w:b/>
                <w:bCs/>
              </w:rPr>
              <w:t xml:space="preserve">Recipe  </w:t>
            </w:r>
          </w:p>
        </w:tc>
        <w:tc>
          <w:tcPr>
            <w:tcW w:w="4253" w:type="dxa"/>
          </w:tcPr>
          <w:p w14:paraId="7C771597" w14:textId="77777777" w:rsidR="2AE80790" w:rsidRDefault="2AE80790" w:rsidP="2AE80790">
            <w:pPr>
              <w:rPr>
                <w:b/>
                <w:bCs/>
              </w:rPr>
            </w:pPr>
            <w:r w:rsidRPr="2AE80790">
              <w:rPr>
                <w:b/>
                <w:bCs/>
              </w:rPr>
              <w:t>Config/Setting</w:t>
            </w:r>
          </w:p>
        </w:tc>
      </w:tr>
      <w:tr w:rsidR="00EE7190" w14:paraId="725F3EF5" w14:textId="77777777" w:rsidTr="143C5FAD">
        <w:trPr>
          <w:trHeight w:val="300"/>
        </w:trPr>
        <w:tc>
          <w:tcPr>
            <w:tcW w:w="4106" w:type="dxa"/>
            <w:gridSpan w:val="2"/>
          </w:tcPr>
          <w:p w14:paraId="3B760A6B" w14:textId="77777777" w:rsidR="2AE80790" w:rsidRDefault="2AE80790">
            <w:r>
              <w:t>Quant approach</w:t>
            </w:r>
          </w:p>
        </w:tc>
        <w:tc>
          <w:tcPr>
            <w:tcW w:w="4253" w:type="dxa"/>
          </w:tcPr>
          <w:p w14:paraId="20E368CC" w14:textId="77777777" w:rsidR="2AE80790" w:rsidRDefault="2AE80790">
            <w:r>
              <w:t>PTQ</w:t>
            </w:r>
          </w:p>
        </w:tc>
      </w:tr>
      <w:tr w:rsidR="00EE7190" w14:paraId="4F4438FB" w14:textId="77777777" w:rsidTr="143C5FAD">
        <w:trPr>
          <w:trHeight w:val="300"/>
        </w:trPr>
        <w:tc>
          <w:tcPr>
            <w:tcW w:w="4106" w:type="dxa"/>
            <w:gridSpan w:val="2"/>
          </w:tcPr>
          <w:p w14:paraId="5256FC25" w14:textId="77777777" w:rsidR="2AE80790" w:rsidRDefault="2AE80790">
            <w:r>
              <w:t>Quant algo</w:t>
            </w:r>
          </w:p>
        </w:tc>
        <w:tc>
          <w:tcPr>
            <w:tcW w:w="4253" w:type="dxa"/>
          </w:tcPr>
          <w:p w14:paraId="292BA92F" w14:textId="77777777" w:rsidR="2AE80790" w:rsidRDefault="2AE80790">
            <w:r>
              <w:t>RTN</w:t>
            </w:r>
          </w:p>
        </w:tc>
      </w:tr>
      <w:tr w:rsidR="00EE7190" w14:paraId="07BB1BDA" w14:textId="77777777" w:rsidTr="143C5FAD">
        <w:trPr>
          <w:trHeight w:val="300"/>
        </w:trPr>
        <w:tc>
          <w:tcPr>
            <w:tcW w:w="4106" w:type="dxa"/>
            <w:gridSpan w:val="2"/>
          </w:tcPr>
          <w:p w14:paraId="4D65CA6F" w14:textId="77777777" w:rsidR="2AE80790" w:rsidRDefault="2AE80790">
            <w:r>
              <w:t>Quantized ops</w:t>
            </w:r>
          </w:p>
        </w:tc>
        <w:tc>
          <w:tcPr>
            <w:tcW w:w="4253" w:type="dxa"/>
          </w:tcPr>
          <w:p w14:paraId="62189021" w14:textId="04A19968" w:rsidR="2AE80790" w:rsidRDefault="2EB5E3DF">
            <w:r>
              <w:t>Linear</w:t>
            </w:r>
            <w:r w:rsidR="3948C1B2">
              <w:t>, KV Cache, Attention</w:t>
            </w:r>
          </w:p>
        </w:tc>
      </w:tr>
      <w:tr w:rsidR="002F7441" w14:paraId="418974C7" w14:textId="77777777" w:rsidTr="143C5FAD">
        <w:trPr>
          <w:trHeight w:val="300"/>
        </w:trPr>
        <w:tc>
          <w:tcPr>
            <w:tcW w:w="1696" w:type="dxa"/>
            <w:vMerge w:val="restart"/>
          </w:tcPr>
          <w:p w14:paraId="35A183C0" w14:textId="77777777" w:rsidR="2AE80790" w:rsidRDefault="2AE80790">
            <w:r>
              <w:t>Linear</w:t>
            </w:r>
          </w:p>
        </w:tc>
        <w:tc>
          <w:tcPr>
            <w:tcW w:w="2410" w:type="dxa"/>
          </w:tcPr>
          <w:p w14:paraId="33D55283" w14:textId="77777777" w:rsidR="2AE80790" w:rsidRDefault="2AE80790">
            <w:r>
              <w:t>Data type</w:t>
            </w:r>
          </w:p>
        </w:tc>
        <w:tc>
          <w:tcPr>
            <w:tcW w:w="4253" w:type="dxa"/>
          </w:tcPr>
          <w:p w14:paraId="09A78B02" w14:textId="30B3CEFF" w:rsidR="2AE80790" w:rsidRDefault="2AE80790">
            <w:r w:rsidRPr="2AE80790">
              <w:rPr>
                <w:rFonts w:eastAsia="DengXian"/>
              </w:rPr>
              <w:t>MX</w:t>
            </w:r>
            <w:r>
              <w:t>FP8</w:t>
            </w:r>
          </w:p>
        </w:tc>
      </w:tr>
      <w:tr w:rsidR="002F7441" w14:paraId="08DD1DDA" w14:textId="77777777" w:rsidTr="143C5FAD">
        <w:trPr>
          <w:trHeight w:val="300"/>
        </w:trPr>
        <w:tc>
          <w:tcPr>
            <w:tcW w:w="1696" w:type="dxa"/>
            <w:vMerge/>
          </w:tcPr>
          <w:p w14:paraId="097AFB3A" w14:textId="77777777" w:rsidR="00445154" w:rsidRDefault="00445154"/>
        </w:tc>
        <w:tc>
          <w:tcPr>
            <w:tcW w:w="2410" w:type="dxa"/>
          </w:tcPr>
          <w:p w14:paraId="34195A1E" w14:textId="77777777" w:rsidR="2AE80790" w:rsidRDefault="2AE80790">
            <w:r>
              <w:t>Element format</w:t>
            </w:r>
          </w:p>
        </w:tc>
        <w:tc>
          <w:tcPr>
            <w:tcW w:w="4253" w:type="dxa"/>
          </w:tcPr>
          <w:p w14:paraId="706083C0" w14:textId="77777777" w:rsidR="2AE80790" w:rsidRDefault="2AE80790">
            <w:r>
              <w:t>E4M3</w:t>
            </w:r>
          </w:p>
        </w:tc>
      </w:tr>
      <w:tr w:rsidR="002F7441" w14:paraId="5E803C3D" w14:textId="77777777" w:rsidTr="143C5FAD">
        <w:trPr>
          <w:trHeight w:val="300"/>
        </w:trPr>
        <w:tc>
          <w:tcPr>
            <w:tcW w:w="1696" w:type="dxa"/>
            <w:vMerge/>
          </w:tcPr>
          <w:p w14:paraId="69854254" w14:textId="77777777" w:rsidR="2AE80790" w:rsidRDefault="2AE80790"/>
        </w:tc>
        <w:tc>
          <w:tcPr>
            <w:tcW w:w="2410" w:type="dxa"/>
          </w:tcPr>
          <w:p w14:paraId="12037B46" w14:textId="428B3CBC" w:rsidR="2AE80790" w:rsidRDefault="2AE80790">
            <w:r>
              <w:t>Scheme</w:t>
            </w:r>
          </w:p>
        </w:tc>
        <w:tc>
          <w:tcPr>
            <w:tcW w:w="4253" w:type="dxa"/>
          </w:tcPr>
          <w:p w14:paraId="632B75F0" w14:textId="6E6215FF" w:rsidR="2AE80790" w:rsidRDefault="2AE80790" w:rsidP="2AE80790">
            <w:pPr>
              <w:rPr>
                <w:rFonts w:eastAsia="DengXian"/>
              </w:rPr>
            </w:pPr>
            <w:r>
              <w:t xml:space="preserve">Weight – </w:t>
            </w:r>
            <w:r w:rsidRPr="2AE80790">
              <w:rPr>
                <w:rFonts w:eastAsia="DengXian"/>
              </w:rPr>
              <w:t>MXFP8</w:t>
            </w:r>
            <w:r>
              <w:t xml:space="preserve">, Activation – </w:t>
            </w:r>
            <w:r w:rsidRPr="2AE80790">
              <w:rPr>
                <w:rFonts w:eastAsia="DengXian"/>
              </w:rPr>
              <w:t>MXFP8</w:t>
            </w:r>
          </w:p>
        </w:tc>
      </w:tr>
      <w:tr w:rsidR="002F7441" w14:paraId="11769A5F" w14:textId="77777777" w:rsidTr="143C5FAD">
        <w:trPr>
          <w:trHeight w:val="300"/>
        </w:trPr>
        <w:tc>
          <w:tcPr>
            <w:tcW w:w="1696" w:type="dxa"/>
            <w:vMerge/>
          </w:tcPr>
          <w:p w14:paraId="771992E9" w14:textId="77777777" w:rsidR="2AE80790" w:rsidRDefault="2AE80790"/>
        </w:tc>
        <w:tc>
          <w:tcPr>
            <w:tcW w:w="2410" w:type="dxa"/>
          </w:tcPr>
          <w:p w14:paraId="77C6CAB8" w14:textId="10166B5C" w:rsidR="2AE80790" w:rsidRDefault="2AE80790">
            <w:r>
              <w:t>Weight scheme</w:t>
            </w:r>
          </w:p>
        </w:tc>
        <w:tc>
          <w:tcPr>
            <w:tcW w:w="4253" w:type="dxa"/>
          </w:tcPr>
          <w:p w14:paraId="2CB80162" w14:textId="1900AECC" w:rsidR="2AE80790" w:rsidRDefault="2AE80790">
            <w:r>
              <w:t>Static, block-wise</w:t>
            </w:r>
            <w:r w:rsidR="0EECF42B">
              <w:t xml:space="preserve">, </w:t>
            </w:r>
            <w:r w:rsidR="71C5B154">
              <w:t>FLOOR</w:t>
            </w:r>
          </w:p>
        </w:tc>
      </w:tr>
      <w:tr w:rsidR="002F7441" w14:paraId="12F3EDD1" w14:textId="77777777" w:rsidTr="143C5FAD">
        <w:trPr>
          <w:trHeight w:val="300"/>
        </w:trPr>
        <w:tc>
          <w:tcPr>
            <w:tcW w:w="1696" w:type="dxa"/>
            <w:vMerge/>
          </w:tcPr>
          <w:p w14:paraId="2C58A2A4" w14:textId="77777777" w:rsidR="2AE80790" w:rsidRDefault="2AE80790"/>
        </w:tc>
        <w:tc>
          <w:tcPr>
            <w:tcW w:w="2410" w:type="dxa"/>
          </w:tcPr>
          <w:p w14:paraId="3F69540E" w14:textId="517853AB" w:rsidR="2AE80790" w:rsidRDefault="2AE80790">
            <w:r>
              <w:t>Activation scheme</w:t>
            </w:r>
          </w:p>
        </w:tc>
        <w:tc>
          <w:tcPr>
            <w:tcW w:w="4253" w:type="dxa"/>
          </w:tcPr>
          <w:p w14:paraId="16B8EC12" w14:textId="64743B19" w:rsidR="2AE80790" w:rsidRDefault="3833097F">
            <w:r>
              <w:t xml:space="preserve">Dynamic, block-wise, </w:t>
            </w:r>
            <w:r w:rsidR="22153C52">
              <w:t>RCEIL</w:t>
            </w:r>
          </w:p>
        </w:tc>
      </w:tr>
      <w:tr w:rsidR="002F7441" w14:paraId="0E58D6D2" w14:textId="77777777" w:rsidTr="143C5FAD">
        <w:trPr>
          <w:trHeight w:val="300"/>
        </w:trPr>
        <w:tc>
          <w:tcPr>
            <w:tcW w:w="1696" w:type="dxa"/>
            <w:vMerge/>
          </w:tcPr>
          <w:p w14:paraId="5558509C" w14:textId="77777777" w:rsidR="2AE80790" w:rsidRDefault="2AE80790"/>
        </w:tc>
        <w:tc>
          <w:tcPr>
            <w:tcW w:w="2410" w:type="dxa"/>
          </w:tcPr>
          <w:p w14:paraId="44164761" w14:textId="7A1F2642" w:rsidR="2AE80790" w:rsidRDefault="2AE80790">
            <w:r>
              <w:t>Block size</w:t>
            </w:r>
          </w:p>
        </w:tc>
        <w:tc>
          <w:tcPr>
            <w:tcW w:w="4253" w:type="dxa"/>
          </w:tcPr>
          <w:p w14:paraId="494D2225" w14:textId="129D0D99" w:rsidR="2AE80790" w:rsidRDefault="2AE80790">
            <w:r>
              <w:t>32</w:t>
            </w:r>
          </w:p>
        </w:tc>
      </w:tr>
      <w:tr w:rsidR="002F7441" w14:paraId="7EF22895" w14:textId="77777777" w:rsidTr="143C5FAD">
        <w:trPr>
          <w:trHeight w:val="300"/>
        </w:trPr>
        <w:tc>
          <w:tcPr>
            <w:tcW w:w="1696" w:type="dxa"/>
            <w:vMerge/>
          </w:tcPr>
          <w:p w14:paraId="50CD166C" w14:textId="77777777" w:rsidR="2AE80790" w:rsidRDefault="2AE80790"/>
        </w:tc>
        <w:tc>
          <w:tcPr>
            <w:tcW w:w="2410" w:type="dxa"/>
          </w:tcPr>
          <w:p w14:paraId="1780C4FB" w14:textId="0899E2B4" w:rsidR="2AE80790" w:rsidRDefault="2AE80790">
            <w:r>
              <w:t>Scale type</w:t>
            </w:r>
          </w:p>
        </w:tc>
        <w:tc>
          <w:tcPr>
            <w:tcW w:w="4253" w:type="dxa"/>
          </w:tcPr>
          <w:p w14:paraId="09848B28" w14:textId="376A7A87" w:rsidR="2AE80790" w:rsidRDefault="2AE80790">
            <w:r>
              <w:t>FP8 E8M0</w:t>
            </w:r>
          </w:p>
        </w:tc>
      </w:tr>
      <w:tr w:rsidR="002F7441" w14:paraId="10AF5B0A" w14:textId="77777777" w:rsidTr="143C5FAD">
        <w:trPr>
          <w:trHeight w:val="300"/>
        </w:trPr>
        <w:tc>
          <w:tcPr>
            <w:tcW w:w="1696" w:type="dxa"/>
            <w:vMerge/>
          </w:tcPr>
          <w:p w14:paraId="1FDEF75A" w14:textId="77777777" w:rsidR="2AE80790" w:rsidRDefault="2AE80790"/>
        </w:tc>
        <w:tc>
          <w:tcPr>
            <w:tcW w:w="2410" w:type="dxa"/>
          </w:tcPr>
          <w:p w14:paraId="08DBFA97" w14:textId="3477061B" w:rsidR="2AE80790" w:rsidRDefault="2AE80790">
            <w:r>
              <w:t>Scale method</w:t>
            </w:r>
          </w:p>
        </w:tc>
        <w:tc>
          <w:tcPr>
            <w:tcW w:w="4253" w:type="dxa"/>
          </w:tcPr>
          <w:p w14:paraId="22FE1C62" w14:textId="08A72C90" w:rsidR="2AE80790" w:rsidRDefault="2AE80790">
            <w:r>
              <w:t>1D block-wise scaling for MXFP8</w:t>
            </w:r>
          </w:p>
        </w:tc>
      </w:tr>
      <w:tr w:rsidR="002F7441" w14:paraId="3A935493" w14:textId="77777777" w:rsidTr="143C5FAD">
        <w:trPr>
          <w:trHeight w:val="300"/>
        </w:trPr>
        <w:tc>
          <w:tcPr>
            <w:tcW w:w="1696" w:type="dxa"/>
            <w:vMerge/>
          </w:tcPr>
          <w:p w14:paraId="00D385D8" w14:textId="77777777" w:rsidR="00BA59C2" w:rsidRDefault="00BA59C2"/>
        </w:tc>
        <w:tc>
          <w:tcPr>
            <w:tcW w:w="2410" w:type="dxa"/>
          </w:tcPr>
          <w:p w14:paraId="2985A1D4" w14:textId="71661BB4" w:rsidR="6D0187C6" w:rsidRDefault="6D0187C6">
            <w:r>
              <w:t>Exclude layers</w:t>
            </w:r>
          </w:p>
        </w:tc>
        <w:tc>
          <w:tcPr>
            <w:tcW w:w="4253" w:type="dxa"/>
          </w:tcPr>
          <w:p w14:paraId="0C487D63" w14:textId="1358CDEF" w:rsidR="6D0187C6" w:rsidRDefault="60595B78" w:rsidP="615D4277">
            <w:r>
              <w:t>l</w:t>
            </w:r>
            <w:r w:rsidR="239EEB7C">
              <w:t>m_</w:t>
            </w:r>
            <w:r w:rsidR="5FCD7CDA">
              <w:t>head</w:t>
            </w:r>
          </w:p>
        </w:tc>
      </w:tr>
      <w:tr w:rsidR="1C49B5FA" w14:paraId="318D5B23" w14:textId="77777777" w:rsidTr="143C5FAD">
        <w:trPr>
          <w:trHeight w:val="300"/>
        </w:trPr>
        <w:tc>
          <w:tcPr>
            <w:tcW w:w="1696" w:type="dxa"/>
            <w:vMerge w:val="restart"/>
          </w:tcPr>
          <w:p w14:paraId="6261A182" w14:textId="40920198" w:rsidR="28D788CB" w:rsidRDefault="28D788CB" w:rsidP="1C49B5FA">
            <w:r>
              <w:t>KV cache</w:t>
            </w:r>
          </w:p>
        </w:tc>
        <w:tc>
          <w:tcPr>
            <w:tcW w:w="2410" w:type="dxa"/>
          </w:tcPr>
          <w:p w14:paraId="61AEBC1E" w14:textId="77777777" w:rsidR="1C49B5FA" w:rsidRDefault="1C49B5FA">
            <w:r>
              <w:t>Data type</w:t>
            </w:r>
          </w:p>
        </w:tc>
        <w:tc>
          <w:tcPr>
            <w:tcW w:w="4253" w:type="dxa"/>
          </w:tcPr>
          <w:p w14:paraId="4483E8DA" w14:textId="11C1157B" w:rsidR="1C49B5FA" w:rsidRDefault="1C49B5FA">
            <w:r>
              <w:t>FP8</w:t>
            </w:r>
          </w:p>
        </w:tc>
      </w:tr>
      <w:tr w:rsidR="1C49B5FA" w14:paraId="12EEFD3C" w14:textId="77777777" w:rsidTr="143C5FAD">
        <w:trPr>
          <w:trHeight w:val="300"/>
        </w:trPr>
        <w:tc>
          <w:tcPr>
            <w:tcW w:w="1696" w:type="dxa"/>
            <w:vMerge/>
          </w:tcPr>
          <w:p w14:paraId="19795881" w14:textId="77777777" w:rsidR="00BE0FF4" w:rsidRDefault="00BE0FF4"/>
        </w:tc>
        <w:tc>
          <w:tcPr>
            <w:tcW w:w="2410" w:type="dxa"/>
          </w:tcPr>
          <w:p w14:paraId="05D60690" w14:textId="77777777" w:rsidR="1C49B5FA" w:rsidRDefault="1C49B5FA">
            <w:r>
              <w:t>Element format</w:t>
            </w:r>
          </w:p>
        </w:tc>
        <w:tc>
          <w:tcPr>
            <w:tcW w:w="4253" w:type="dxa"/>
          </w:tcPr>
          <w:p w14:paraId="050D9E7E" w14:textId="77777777" w:rsidR="1C49B5FA" w:rsidRDefault="1C49B5FA">
            <w:r>
              <w:t>E4M3</w:t>
            </w:r>
          </w:p>
        </w:tc>
      </w:tr>
      <w:tr w:rsidR="1C49B5FA" w14:paraId="4BB97CC6" w14:textId="77777777" w:rsidTr="143C5FAD">
        <w:trPr>
          <w:trHeight w:val="300"/>
        </w:trPr>
        <w:tc>
          <w:tcPr>
            <w:tcW w:w="1696" w:type="dxa"/>
            <w:vMerge/>
          </w:tcPr>
          <w:p w14:paraId="03A63B26" w14:textId="77777777" w:rsidR="00BE0FF4" w:rsidRDefault="00BE0FF4"/>
        </w:tc>
        <w:tc>
          <w:tcPr>
            <w:tcW w:w="2410" w:type="dxa"/>
          </w:tcPr>
          <w:p w14:paraId="5D3206C9" w14:textId="2F5DAAA3" w:rsidR="1C49B5FA" w:rsidRDefault="008165FE">
            <w:r>
              <w:t>Scheme</w:t>
            </w:r>
          </w:p>
        </w:tc>
        <w:tc>
          <w:tcPr>
            <w:tcW w:w="4253" w:type="dxa"/>
          </w:tcPr>
          <w:p w14:paraId="2D0C84C1" w14:textId="25BA32B0" w:rsidR="00CC6401" w:rsidRDefault="008165FE">
            <w:r>
              <w:t xml:space="preserve">Static, </w:t>
            </w:r>
            <w:r w:rsidR="00CC6401">
              <w:t>Per-tensor</w:t>
            </w:r>
            <w:r>
              <w:t>, RNE</w:t>
            </w:r>
          </w:p>
        </w:tc>
      </w:tr>
      <w:tr w:rsidR="008165FE" w14:paraId="2F6F65B8" w14:textId="77777777" w:rsidTr="6B50A246">
        <w:trPr>
          <w:trHeight w:val="300"/>
        </w:trPr>
        <w:tc>
          <w:tcPr>
            <w:tcW w:w="1696" w:type="dxa"/>
            <w:vMerge/>
          </w:tcPr>
          <w:p w14:paraId="738EE759" w14:textId="77777777" w:rsidR="008165FE" w:rsidRDefault="008165FE"/>
        </w:tc>
        <w:tc>
          <w:tcPr>
            <w:tcW w:w="2410" w:type="dxa"/>
          </w:tcPr>
          <w:p w14:paraId="4C4E44AE" w14:textId="7291D6CC" w:rsidR="008165FE" w:rsidRDefault="008165FE" w:rsidP="00F47748">
            <w:r>
              <w:t>Scale type</w:t>
            </w:r>
          </w:p>
        </w:tc>
        <w:tc>
          <w:tcPr>
            <w:tcW w:w="4253" w:type="dxa"/>
          </w:tcPr>
          <w:p w14:paraId="71ADB115" w14:textId="1282B6FB" w:rsidR="008165FE" w:rsidRDefault="008165FE">
            <w:r>
              <w:t>FP32</w:t>
            </w:r>
          </w:p>
        </w:tc>
      </w:tr>
      <w:tr w:rsidR="1C49B5FA" w14:paraId="5D0374C7" w14:textId="77777777" w:rsidTr="143C5FAD">
        <w:trPr>
          <w:trHeight w:val="300"/>
        </w:trPr>
        <w:tc>
          <w:tcPr>
            <w:tcW w:w="1696" w:type="dxa"/>
            <w:vMerge w:val="restart"/>
          </w:tcPr>
          <w:p w14:paraId="50F1A9AF" w14:textId="47D8A955" w:rsidR="1C49B5FA" w:rsidRDefault="39D2E8D3" w:rsidP="143C5FAD">
            <w:r>
              <w:t>Attention</w:t>
            </w:r>
          </w:p>
        </w:tc>
        <w:tc>
          <w:tcPr>
            <w:tcW w:w="2410" w:type="dxa"/>
          </w:tcPr>
          <w:p w14:paraId="3993315D" w14:textId="77777777" w:rsidR="1C49B5FA" w:rsidRDefault="1C49B5FA">
            <w:r>
              <w:t>Data type</w:t>
            </w:r>
          </w:p>
        </w:tc>
        <w:tc>
          <w:tcPr>
            <w:tcW w:w="4253" w:type="dxa"/>
          </w:tcPr>
          <w:p w14:paraId="095E4679" w14:textId="11C1157B" w:rsidR="1C49B5FA" w:rsidRDefault="1C49B5FA">
            <w:r>
              <w:t>FP8</w:t>
            </w:r>
          </w:p>
        </w:tc>
      </w:tr>
      <w:tr w:rsidR="1C49B5FA" w14:paraId="4689AC97" w14:textId="77777777" w:rsidTr="143C5FAD">
        <w:trPr>
          <w:trHeight w:val="300"/>
        </w:trPr>
        <w:tc>
          <w:tcPr>
            <w:tcW w:w="1696" w:type="dxa"/>
            <w:vMerge/>
          </w:tcPr>
          <w:p w14:paraId="2AF877D8" w14:textId="27425F69" w:rsidR="1C49B5FA" w:rsidRDefault="1C49B5FA" w:rsidP="1C49B5FA"/>
        </w:tc>
        <w:tc>
          <w:tcPr>
            <w:tcW w:w="2410" w:type="dxa"/>
          </w:tcPr>
          <w:p w14:paraId="2F70D732" w14:textId="77777777" w:rsidR="1C49B5FA" w:rsidRDefault="1C49B5FA">
            <w:r>
              <w:t>Element format</w:t>
            </w:r>
          </w:p>
        </w:tc>
        <w:tc>
          <w:tcPr>
            <w:tcW w:w="4253" w:type="dxa"/>
          </w:tcPr>
          <w:p w14:paraId="6A99D1E3" w14:textId="77777777" w:rsidR="1C49B5FA" w:rsidRDefault="1C49B5FA">
            <w:r>
              <w:t>E4M3</w:t>
            </w:r>
          </w:p>
        </w:tc>
      </w:tr>
      <w:tr w:rsidR="1C49B5FA" w14:paraId="44EAB739" w14:textId="77777777" w:rsidTr="143C5FAD">
        <w:trPr>
          <w:trHeight w:val="300"/>
        </w:trPr>
        <w:tc>
          <w:tcPr>
            <w:tcW w:w="1696" w:type="dxa"/>
            <w:vMerge/>
          </w:tcPr>
          <w:p w14:paraId="7F34A742" w14:textId="25320773" w:rsidR="1C49B5FA" w:rsidRDefault="1C49B5FA" w:rsidP="1C49B5FA"/>
        </w:tc>
        <w:tc>
          <w:tcPr>
            <w:tcW w:w="2410" w:type="dxa"/>
          </w:tcPr>
          <w:p w14:paraId="74AA61D4" w14:textId="3FF7543A" w:rsidR="1C49B5FA" w:rsidRDefault="008165FE">
            <w:r>
              <w:t>Scheme</w:t>
            </w:r>
          </w:p>
        </w:tc>
        <w:tc>
          <w:tcPr>
            <w:tcW w:w="4253" w:type="dxa"/>
          </w:tcPr>
          <w:p w14:paraId="184351B7" w14:textId="2E245F26" w:rsidR="1C49B5FA" w:rsidRDefault="008165FE">
            <w:r>
              <w:t xml:space="preserve">Static, </w:t>
            </w:r>
            <w:r w:rsidR="1C49B5FA">
              <w:t>Per-tensor</w:t>
            </w:r>
            <w:r>
              <w:t>, RNE</w:t>
            </w:r>
          </w:p>
        </w:tc>
      </w:tr>
      <w:tr w:rsidR="008165FE" w14:paraId="3908DA57" w14:textId="77777777" w:rsidTr="6B50A246">
        <w:trPr>
          <w:trHeight w:val="300"/>
        </w:trPr>
        <w:tc>
          <w:tcPr>
            <w:tcW w:w="1696" w:type="dxa"/>
            <w:vMerge/>
          </w:tcPr>
          <w:p w14:paraId="55F910A0" w14:textId="77777777" w:rsidR="008165FE" w:rsidRDefault="008165FE" w:rsidP="1C49B5FA"/>
        </w:tc>
        <w:tc>
          <w:tcPr>
            <w:tcW w:w="2410" w:type="dxa"/>
          </w:tcPr>
          <w:p w14:paraId="4EFFA2EA" w14:textId="05FB0948" w:rsidR="008165FE" w:rsidRDefault="008165FE">
            <w:r>
              <w:t>Scale type</w:t>
            </w:r>
          </w:p>
        </w:tc>
        <w:tc>
          <w:tcPr>
            <w:tcW w:w="4253" w:type="dxa"/>
          </w:tcPr>
          <w:p w14:paraId="4019CE37" w14:textId="137A6359" w:rsidR="008165FE" w:rsidRDefault="008165FE">
            <w:r>
              <w:t>FP32</w:t>
            </w:r>
          </w:p>
        </w:tc>
      </w:tr>
    </w:tbl>
    <w:p w14:paraId="1C6FFAA7" w14:textId="77777777" w:rsidR="00D650D0" w:rsidRPr="00270DE4" w:rsidRDefault="00D650D0" w:rsidP="00D650D0"/>
    <w:p w14:paraId="708563C4" w14:textId="037605D1" w:rsidR="00D650D0" w:rsidRPr="00270DE4" w:rsidRDefault="29E46153" w:rsidP="1ED4F078">
      <w:pPr>
        <w:pStyle w:val="Heading4"/>
        <w:numPr>
          <w:ilvl w:val="2"/>
          <w:numId w:val="3"/>
        </w:numPr>
        <w:rPr>
          <w:b/>
          <w:bCs/>
          <w:i w:val="0"/>
          <w:iCs w:val="0"/>
          <w:color w:val="auto"/>
        </w:rPr>
      </w:pPr>
      <w:bookmarkStart w:id="68" w:name="_MXFP4_recipe"/>
      <w:bookmarkStart w:id="69" w:name="_Toc228179921"/>
      <w:r w:rsidRPr="1ED4F078">
        <w:rPr>
          <w:b/>
          <w:bCs/>
          <w:i w:val="0"/>
          <w:iCs w:val="0"/>
          <w:color w:val="auto"/>
        </w:rPr>
        <w:t>MXFP4 recipe</w:t>
      </w:r>
      <w:bookmarkEnd w:id="68"/>
      <w:bookmarkEnd w:id="6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01EF61B8" w14:textId="77777777" w:rsidTr="143C5FAD">
        <w:trPr>
          <w:trHeight w:val="300"/>
        </w:trPr>
        <w:tc>
          <w:tcPr>
            <w:tcW w:w="4106" w:type="dxa"/>
            <w:gridSpan w:val="2"/>
          </w:tcPr>
          <w:p w14:paraId="22910160" w14:textId="77777777" w:rsidR="706580E2" w:rsidRDefault="706580E2" w:rsidP="706580E2">
            <w:pPr>
              <w:rPr>
                <w:b/>
                <w:bCs/>
              </w:rPr>
            </w:pPr>
            <w:r w:rsidRPr="706580E2">
              <w:rPr>
                <w:b/>
                <w:bCs/>
              </w:rPr>
              <w:t xml:space="preserve">Recipe  </w:t>
            </w:r>
          </w:p>
        </w:tc>
        <w:tc>
          <w:tcPr>
            <w:tcW w:w="4253" w:type="dxa"/>
          </w:tcPr>
          <w:p w14:paraId="1817542E" w14:textId="77777777" w:rsidR="706580E2" w:rsidRDefault="706580E2" w:rsidP="706580E2">
            <w:pPr>
              <w:rPr>
                <w:b/>
                <w:bCs/>
              </w:rPr>
            </w:pPr>
            <w:r w:rsidRPr="706580E2">
              <w:rPr>
                <w:b/>
                <w:bCs/>
              </w:rPr>
              <w:t>Config/Setting</w:t>
            </w:r>
          </w:p>
        </w:tc>
      </w:tr>
      <w:tr w:rsidR="00EE7190" w14:paraId="39D99481" w14:textId="77777777" w:rsidTr="143C5FAD">
        <w:trPr>
          <w:trHeight w:val="300"/>
        </w:trPr>
        <w:tc>
          <w:tcPr>
            <w:tcW w:w="4106" w:type="dxa"/>
            <w:gridSpan w:val="2"/>
          </w:tcPr>
          <w:p w14:paraId="08237618" w14:textId="77777777" w:rsidR="706580E2" w:rsidRDefault="706580E2">
            <w:r>
              <w:t>Quant approach</w:t>
            </w:r>
          </w:p>
        </w:tc>
        <w:tc>
          <w:tcPr>
            <w:tcW w:w="4253" w:type="dxa"/>
          </w:tcPr>
          <w:p w14:paraId="197FBDB4" w14:textId="77777777" w:rsidR="706580E2" w:rsidRDefault="706580E2">
            <w:r>
              <w:t>PTQ</w:t>
            </w:r>
          </w:p>
        </w:tc>
      </w:tr>
      <w:tr w:rsidR="00EE7190" w14:paraId="7071789C" w14:textId="77777777" w:rsidTr="143C5FAD">
        <w:trPr>
          <w:trHeight w:val="300"/>
        </w:trPr>
        <w:tc>
          <w:tcPr>
            <w:tcW w:w="4106" w:type="dxa"/>
            <w:gridSpan w:val="2"/>
          </w:tcPr>
          <w:p w14:paraId="0056E3DE" w14:textId="77777777" w:rsidR="706580E2" w:rsidRDefault="706580E2">
            <w:r>
              <w:t>Quant algo</w:t>
            </w:r>
          </w:p>
        </w:tc>
        <w:tc>
          <w:tcPr>
            <w:tcW w:w="4253" w:type="dxa"/>
          </w:tcPr>
          <w:p w14:paraId="6A7E106C" w14:textId="50E13843" w:rsidR="706580E2" w:rsidRDefault="68367ABF" w:rsidP="0A343668">
            <w:r>
              <w:t>AutoRound</w:t>
            </w:r>
          </w:p>
        </w:tc>
      </w:tr>
      <w:tr w:rsidR="00EE7190" w14:paraId="7A7AEE7B" w14:textId="77777777" w:rsidTr="143C5FAD">
        <w:trPr>
          <w:trHeight w:val="300"/>
        </w:trPr>
        <w:tc>
          <w:tcPr>
            <w:tcW w:w="4106" w:type="dxa"/>
            <w:gridSpan w:val="2"/>
          </w:tcPr>
          <w:p w14:paraId="0095562E" w14:textId="77777777" w:rsidR="706580E2" w:rsidRDefault="706580E2">
            <w:r>
              <w:t>Quantized ops</w:t>
            </w:r>
          </w:p>
        </w:tc>
        <w:tc>
          <w:tcPr>
            <w:tcW w:w="4253" w:type="dxa"/>
          </w:tcPr>
          <w:p w14:paraId="573220B1" w14:textId="0F85C75D" w:rsidR="706580E2" w:rsidRDefault="706580E2">
            <w:r>
              <w:t>Linear</w:t>
            </w:r>
            <w:r w:rsidR="14131973">
              <w:t>, KV Cache</w:t>
            </w:r>
          </w:p>
        </w:tc>
      </w:tr>
      <w:tr w:rsidR="002F7441" w14:paraId="3702662A" w14:textId="77777777" w:rsidTr="143C5FAD">
        <w:trPr>
          <w:trHeight w:val="300"/>
        </w:trPr>
        <w:tc>
          <w:tcPr>
            <w:tcW w:w="1696" w:type="dxa"/>
            <w:vMerge w:val="restart"/>
          </w:tcPr>
          <w:p w14:paraId="6366DC6A" w14:textId="77777777" w:rsidR="706580E2" w:rsidRDefault="706580E2">
            <w:r>
              <w:t>Linear</w:t>
            </w:r>
          </w:p>
        </w:tc>
        <w:tc>
          <w:tcPr>
            <w:tcW w:w="2410" w:type="dxa"/>
          </w:tcPr>
          <w:p w14:paraId="789F46B9" w14:textId="77777777" w:rsidR="706580E2" w:rsidRDefault="706580E2">
            <w:r>
              <w:t>Data type</w:t>
            </w:r>
          </w:p>
        </w:tc>
        <w:tc>
          <w:tcPr>
            <w:tcW w:w="4253" w:type="dxa"/>
          </w:tcPr>
          <w:p w14:paraId="2B9BAF48" w14:textId="42B17B71" w:rsidR="706580E2" w:rsidRDefault="303C20A3" w:rsidP="706580E2">
            <w:pPr>
              <w:rPr>
                <w:rFonts w:eastAsia="DengXian"/>
              </w:rPr>
            </w:pPr>
            <w:r w:rsidRPr="23E43563">
              <w:rPr>
                <w:rFonts w:eastAsia="DengXian"/>
              </w:rPr>
              <w:t>MX</w:t>
            </w:r>
            <w:r>
              <w:t>FP</w:t>
            </w:r>
            <w:r w:rsidRPr="23E43563">
              <w:rPr>
                <w:rFonts w:eastAsia="DengXian"/>
              </w:rPr>
              <w:t>4, MXFP8 (Average bits=</w:t>
            </w:r>
            <w:r w:rsidR="26EE49FE" w:rsidRPr="23E43563">
              <w:rPr>
                <w:rFonts w:eastAsia="DengXian"/>
              </w:rPr>
              <w:t>5.</w:t>
            </w:r>
            <w:r w:rsidR="03C6F956" w:rsidRPr="23E43563">
              <w:rPr>
                <w:rFonts w:eastAsia="DengXian"/>
              </w:rPr>
              <w:t>55</w:t>
            </w:r>
            <w:r w:rsidRPr="23E43563">
              <w:rPr>
                <w:rFonts w:eastAsia="DengXian"/>
              </w:rPr>
              <w:t>)</w:t>
            </w:r>
          </w:p>
        </w:tc>
      </w:tr>
      <w:tr w:rsidR="002F7441" w14:paraId="4734A091" w14:textId="77777777" w:rsidTr="143C5FAD">
        <w:trPr>
          <w:trHeight w:val="300"/>
        </w:trPr>
        <w:tc>
          <w:tcPr>
            <w:tcW w:w="1696" w:type="dxa"/>
            <w:vMerge/>
          </w:tcPr>
          <w:p w14:paraId="3A8789FC" w14:textId="77777777" w:rsidR="00445154" w:rsidRDefault="00445154"/>
        </w:tc>
        <w:tc>
          <w:tcPr>
            <w:tcW w:w="2410" w:type="dxa"/>
          </w:tcPr>
          <w:p w14:paraId="4F27879A" w14:textId="77777777" w:rsidR="706580E2" w:rsidRDefault="706580E2">
            <w:r>
              <w:t>Element format</w:t>
            </w:r>
          </w:p>
        </w:tc>
        <w:tc>
          <w:tcPr>
            <w:tcW w:w="4253" w:type="dxa"/>
          </w:tcPr>
          <w:p w14:paraId="0005AACA" w14:textId="6786590F" w:rsidR="706580E2" w:rsidRDefault="706580E2" w:rsidP="706580E2">
            <w:pPr>
              <w:rPr>
                <w:rFonts w:eastAsia="DengXian"/>
              </w:rPr>
            </w:pPr>
            <w:r>
              <w:t>E</w:t>
            </w:r>
            <w:r w:rsidRPr="706580E2">
              <w:rPr>
                <w:rFonts w:eastAsia="DengXian"/>
              </w:rPr>
              <w:t>2</w:t>
            </w:r>
            <w:r>
              <w:t>M</w:t>
            </w:r>
            <w:r w:rsidRPr="706580E2">
              <w:rPr>
                <w:rFonts w:eastAsia="DengXian"/>
              </w:rPr>
              <w:t>1, E4M3</w:t>
            </w:r>
          </w:p>
        </w:tc>
      </w:tr>
      <w:tr w:rsidR="002F7441" w14:paraId="736EDD21" w14:textId="77777777" w:rsidTr="143C5FAD">
        <w:trPr>
          <w:trHeight w:val="300"/>
        </w:trPr>
        <w:tc>
          <w:tcPr>
            <w:tcW w:w="1696" w:type="dxa"/>
            <w:vMerge/>
          </w:tcPr>
          <w:p w14:paraId="6B505A4F" w14:textId="77777777" w:rsidR="706580E2" w:rsidRDefault="706580E2"/>
        </w:tc>
        <w:tc>
          <w:tcPr>
            <w:tcW w:w="2410" w:type="dxa"/>
          </w:tcPr>
          <w:p w14:paraId="5282245B" w14:textId="77777777" w:rsidR="706580E2" w:rsidRDefault="706580E2">
            <w:r>
              <w:t>Scheme</w:t>
            </w:r>
          </w:p>
        </w:tc>
        <w:tc>
          <w:tcPr>
            <w:tcW w:w="4253" w:type="dxa"/>
          </w:tcPr>
          <w:p w14:paraId="58109839" w14:textId="1723BF2A" w:rsidR="706580E2" w:rsidRDefault="706580E2" w:rsidP="706580E2">
            <w:pPr>
              <w:rPr>
                <w:rFonts w:eastAsia="DengXian"/>
              </w:rPr>
            </w:pPr>
            <w:r>
              <w:t xml:space="preserve">Weight – </w:t>
            </w:r>
            <w:r w:rsidRPr="706580E2">
              <w:rPr>
                <w:rFonts w:eastAsia="DengXian"/>
              </w:rPr>
              <w:t>MXFP4</w:t>
            </w:r>
            <w:r>
              <w:t xml:space="preserve">, Activation – </w:t>
            </w:r>
            <w:r w:rsidRPr="706580E2">
              <w:rPr>
                <w:rFonts w:eastAsia="DengXian"/>
              </w:rPr>
              <w:t>MXFP4;</w:t>
            </w:r>
          </w:p>
          <w:p w14:paraId="1E65C2E0" w14:textId="2BE7579E" w:rsidR="706580E2" w:rsidRDefault="706580E2" w:rsidP="706580E2">
            <w:pPr>
              <w:rPr>
                <w:rFonts w:eastAsia="DengXian"/>
              </w:rPr>
            </w:pPr>
            <w:r>
              <w:t xml:space="preserve">Weight – </w:t>
            </w:r>
            <w:r w:rsidRPr="706580E2">
              <w:rPr>
                <w:rFonts w:eastAsia="DengXian"/>
              </w:rPr>
              <w:t>MXFP8</w:t>
            </w:r>
            <w:r>
              <w:t xml:space="preserve">, Activation – </w:t>
            </w:r>
            <w:r w:rsidRPr="706580E2">
              <w:rPr>
                <w:rFonts w:eastAsia="DengXian"/>
              </w:rPr>
              <w:t>MXFP8;</w:t>
            </w:r>
          </w:p>
        </w:tc>
      </w:tr>
      <w:tr w:rsidR="002F7441" w14:paraId="0744CFC7" w14:textId="77777777" w:rsidTr="143C5FAD">
        <w:trPr>
          <w:trHeight w:val="300"/>
        </w:trPr>
        <w:tc>
          <w:tcPr>
            <w:tcW w:w="1696" w:type="dxa"/>
            <w:vMerge/>
          </w:tcPr>
          <w:p w14:paraId="369DE730" w14:textId="77777777" w:rsidR="706580E2" w:rsidRDefault="706580E2"/>
        </w:tc>
        <w:tc>
          <w:tcPr>
            <w:tcW w:w="2410" w:type="dxa"/>
          </w:tcPr>
          <w:p w14:paraId="3A2362F8" w14:textId="77777777" w:rsidR="706580E2" w:rsidRDefault="706580E2">
            <w:r>
              <w:t>Weight scheme</w:t>
            </w:r>
          </w:p>
        </w:tc>
        <w:tc>
          <w:tcPr>
            <w:tcW w:w="4253" w:type="dxa"/>
          </w:tcPr>
          <w:p w14:paraId="511CBF67" w14:textId="208D4BB6" w:rsidR="706580E2" w:rsidRDefault="706580E2">
            <w:r>
              <w:t>Static, block-wise</w:t>
            </w:r>
            <w:r w:rsidR="735F9AC5">
              <w:t xml:space="preserve">, </w:t>
            </w:r>
            <w:r w:rsidR="0A582935">
              <w:t>FLOOR</w:t>
            </w:r>
          </w:p>
        </w:tc>
      </w:tr>
      <w:tr w:rsidR="002F7441" w14:paraId="467D735D" w14:textId="77777777" w:rsidTr="143C5FAD">
        <w:trPr>
          <w:trHeight w:val="300"/>
        </w:trPr>
        <w:tc>
          <w:tcPr>
            <w:tcW w:w="1696" w:type="dxa"/>
            <w:vMerge/>
          </w:tcPr>
          <w:p w14:paraId="3A0ED41A" w14:textId="77777777" w:rsidR="706580E2" w:rsidRDefault="706580E2"/>
        </w:tc>
        <w:tc>
          <w:tcPr>
            <w:tcW w:w="2410" w:type="dxa"/>
          </w:tcPr>
          <w:p w14:paraId="42C2DAE2" w14:textId="77777777" w:rsidR="706580E2" w:rsidRDefault="706580E2">
            <w:r>
              <w:t>Activation scheme</w:t>
            </w:r>
          </w:p>
        </w:tc>
        <w:tc>
          <w:tcPr>
            <w:tcW w:w="4253" w:type="dxa"/>
          </w:tcPr>
          <w:p w14:paraId="1CA87376" w14:textId="193F4E0F" w:rsidR="706580E2" w:rsidRDefault="706580E2" w:rsidP="0565B3ED">
            <w:r>
              <w:t>Dynamic, block-wise</w:t>
            </w:r>
            <w:r w:rsidR="455DD476">
              <w:t xml:space="preserve">, </w:t>
            </w:r>
            <w:r w:rsidR="72221DC9">
              <w:t>RCEIL</w:t>
            </w:r>
          </w:p>
        </w:tc>
      </w:tr>
      <w:tr w:rsidR="002F7441" w14:paraId="3B2D757F" w14:textId="77777777" w:rsidTr="143C5FAD">
        <w:trPr>
          <w:trHeight w:val="300"/>
        </w:trPr>
        <w:tc>
          <w:tcPr>
            <w:tcW w:w="1696" w:type="dxa"/>
            <w:vMerge/>
          </w:tcPr>
          <w:p w14:paraId="11073310" w14:textId="77777777" w:rsidR="706580E2" w:rsidRDefault="706580E2"/>
        </w:tc>
        <w:tc>
          <w:tcPr>
            <w:tcW w:w="2410" w:type="dxa"/>
          </w:tcPr>
          <w:p w14:paraId="49FC792B" w14:textId="77777777" w:rsidR="706580E2" w:rsidRDefault="706580E2">
            <w:r>
              <w:t>Block size</w:t>
            </w:r>
          </w:p>
        </w:tc>
        <w:tc>
          <w:tcPr>
            <w:tcW w:w="4253" w:type="dxa"/>
          </w:tcPr>
          <w:p w14:paraId="3362D21C" w14:textId="77777777" w:rsidR="706580E2" w:rsidRDefault="706580E2">
            <w:r>
              <w:t>32</w:t>
            </w:r>
          </w:p>
        </w:tc>
      </w:tr>
      <w:tr w:rsidR="002F7441" w14:paraId="31ECA1CE" w14:textId="77777777" w:rsidTr="143C5FAD">
        <w:trPr>
          <w:trHeight w:val="300"/>
        </w:trPr>
        <w:tc>
          <w:tcPr>
            <w:tcW w:w="1696" w:type="dxa"/>
            <w:vMerge/>
          </w:tcPr>
          <w:p w14:paraId="4CB24EB9" w14:textId="77777777" w:rsidR="706580E2" w:rsidRDefault="706580E2"/>
        </w:tc>
        <w:tc>
          <w:tcPr>
            <w:tcW w:w="2410" w:type="dxa"/>
          </w:tcPr>
          <w:p w14:paraId="2E587AF3" w14:textId="77777777" w:rsidR="706580E2" w:rsidRDefault="706580E2">
            <w:r>
              <w:t>Scale type</w:t>
            </w:r>
          </w:p>
        </w:tc>
        <w:tc>
          <w:tcPr>
            <w:tcW w:w="4253" w:type="dxa"/>
          </w:tcPr>
          <w:p w14:paraId="51B64438" w14:textId="04B133F3" w:rsidR="706580E2" w:rsidRDefault="706580E2">
            <w:r>
              <w:t>FP8 E8M0</w:t>
            </w:r>
          </w:p>
        </w:tc>
      </w:tr>
      <w:tr w:rsidR="002F7441" w14:paraId="331DCC88" w14:textId="77777777" w:rsidTr="143C5FAD">
        <w:trPr>
          <w:trHeight w:val="300"/>
        </w:trPr>
        <w:tc>
          <w:tcPr>
            <w:tcW w:w="1696" w:type="dxa"/>
            <w:vMerge/>
          </w:tcPr>
          <w:p w14:paraId="360AECA3" w14:textId="77777777" w:rsidR="706580E2" w:rsidRDefault="706580E2"/>
        </w:tc>
        <w:tc>
          <w:tcPr>
            <w:tcW w:w="2410" w:type="dxa"/>
          </w:tcPr>
          <w:p w14:paraId="3E71DDA8" w14:textId="77777777" w:rsidR="706580E2" w:rsidRDefault="706580E2">
            <w:r>
              <w:t>Scale method</w:t>
            </w:r>
          </w:p>
        </w:tc>
        <w:tc>
          <w:tcPr>
            <w:tcW w:w="4253" w:type="dxa"/>
          </w:tcPr>
          <w:p w14:paraId="584DFFC2" w14:textId="0870CDF7" w:rsidR="706580E2" w:rsidRDefault="706580E2" w:rsidP="706580E2">
            <w:pPr>
              <w:rPr>
                <w:rFonts w:eastAsia="DengXian"/>
              </w:rPr>
            </w:pPr>
            <w:r>
              <w:t>1D block-wise scaling for MXFP</w:t>
            </w:r>
            <w:r w:rsidRPr="706580E2">
              <w:rPr>
                <w:rFonts w:eastAsia="DengXian"/>
              </w:rPr>
              <w:t>4;</w:t>
            </w:r>
          </w:p>
          <w:p w14:paraId="7B96785B" w14:textId="6B32BB6B" w:rsidR="706580E2" w:rsidRDefault="706580E2" w:rsidP="706580E2">
            <w:pPr>
              <w:rPr>
                <w:rFonts w:eastAsia="DengXian"/>
              </w:rPr>
            </w:pPr>
            <w:r>
              <w:t>1D block-wise scaling for MXFP8;</w:t>
            </w:r>
          </w:p>
        </w:tc>
      </w:tr>
      <w:tr w:rsidR="002F7441" w14:paraId="0295B5D9" w14:textId="77777777" w:rsidTr="143C5FAD">
        <w:trPr>
          <w:trHeight w:val="300"/>
        </w:trPr>
        <w:tc>
          <w:tcPr>
            <w:tcW w:w="1696" w:type="dxa"/>
            <w:vMerge/>
          </w:tcPr>
          <w:p w14:paraId="1726AF17" w14:textId="77777777" w:rsidR="00BA59C2" w:rsidRDefault="00BA59C2"/>
        </w:tc>
        <w:tc>
          <w:tcPr>
            <w:tcW w:w="2410" w:type="dxa"/>
          </w:tcPr>
          <w:p w14:paraId="1BA4A0E5" w14:textId="08077884" w:rsidR="6458E082" w:rsidRDefault="6458E082">
            <w:r>
              <w:t>Exclude layers</w:t>
            </w:r>
          </w:p>
        </w:tc>
        <w:tc>
          <w:tcPr>
            <w:tcW w:w="4253" w:type="dxa"/>
          </w:tcPr>
          <w:p w14:paraId="4D032983" w14:textId="6B1D3A4C" w:rsidR="6458E082" w:rsidRDefault="6458E082">
            <w:r>
              <w:t>lm_head</w:t>
            </w:r>
          </w:p>
        </w:tc>
      </w:tr>
      <w:tr w:rsidR="143C5FAD" w14:paraId="2B096E54" w14:textId="77777777" w:rsidTr="143C5FAD">
        <w:trPr>
          <w:trHeight w:val="300"/>
        </w:trPr>
        <w:tc>
          <w:tcPr>
            <w:tcW w:w="1696" w:type="dxa"/>
            <w:vMerge w:val="restart"/>
          </w:tcPr>
          <w:p w14:paraId="3F27D502" w14:textId="40920198" w:rsidR="143C5FAD" w:rsidRDefault="143C5FAD">
            <w:r>
              <w:t>KV cache</w:t>
            </w:r>
          </w:p>
        </w:tc>
        <w:tc>
          <w:tcPr>
            <w:tcW w:w="2410" w:type="dxa"/>
          </w:tcPr>
          <w:p w14:paraId="7015AA77" w14:textId="77777777" w:rsidR="143C5FAD" w:rsidRDefault="143C5FAD">
            <w:r>
              <w:t>Data type</w:t>
            </w:r>
          </w:p>
        </w:tc>
        <w:tc>
          <w:tcPr>
            <w:tcW w:w="4253" w:type="dxa"/>
          </w:tcPr>
          <w:p w14:paraId="1426E818" w14:textId="11C1157B" w:rsidR="143C5FAD" w:rsidRDefault="143C5FAD">
            <w:r>
              <w:t>FP8</w:t>
            </w:r>
          </w:p>
        </w:tc>
      </w:tr>
      <w:tr w:rsidR="143C5FAD" w14:paraId="38707714" w14:textId="77777777" w:rsidTr="143C5FAD">
        <w:trPr>
          <w:trHeight w:val="300"/>
        </w:trPr>
        <w:tc>
          <w:tcPr>
            <w:tcW w:w="1696" w:type="dxa"/>
            <w:vMerge/>
          </w:tcPr>
          <w:p w14:paraId="400B274E" w14:textId="77777777" w:rsidR="00F17883" w:rsidRDefault="00F17883"/>
        </w:tc>
        <w:tc>
          <w:tcPr>
            <w:tcW w:w="2410" w:type="dxa"/>
          </w:tcPr>
          <w:p w14:paraId="2CB4F779" w14:textId="77777777" w:rsidR="143C5FAD" w:rsidRDefault="143C5FAD">
            <w:r>
              <w:t>Element format</w:t>
            </w:r>
          </w:p>
        </w:tc>
        <w:tc>
          <w:tcPr>
            <w:tcW w:w="4253" w:type="dxa"/>
          </w:tcPr>
          <w:p w14:paraId="7C3DA469" w14:textId="77777777" w:rsidR="143C5FAD" w:rsidRDefault="143C5FAD">
            <w:r>
              <w:t>E4M3</w:t>
            </w:r>
          </w:p>
        </w:tc>
      </w:tr>
      <w:tr w:rsidR="143C5FAD" w14:paraId="56A507C8" w14:textId="77777777" w:rsidTr="143C5FAD">
        <w:trPr>
          <w:trHeight w:val="300"/>
        </w:trPr>
        <w:tc>
          <w:tcPr>
            <w:tcW w:w="1696" w:type="dxa"/>
            <w:vMerge/>
          </w:tcPr>
          <w:p w14:paraId="55CE5701" w14:textId="77777777" w:rsidR="00F17883" w:rsidRDefault="00F17883"/>
        </w:tc>
        <w:tc>
          <w:tcPr>
            <w:tcW w:w="2410" w:type="dxa"/>
          </w:tcPr>
          <w:p w14:paraId="026B6E42" w14:textId="7E7D505A" w:rsidR="143C5FAD" w:rsidRDefault="008165FE">
            <w:r>
              <w:t>Scheme</w:t>
            </w:r>
          </w:p>
        </w:tc>
        <w:tc>
          <w:tcPr>
            <w:tcW w:w="4253" w:type="dxa"/>
          </w:tcPr>
          <w:p w14:paraId="3DBC63CD" w14:textId="49A0A0B5" w:rsidR="143C5FAD" w:rsidRDefault="008165FE">
            <w:r>
              <w:t xml:space="preserve">Static, </w:t>
            </w:r>
            <w:r w:rsidR="143C5FAD">
              <w:t>Per-tensor</w:t>
            </w:r>
            <w:r>
              <w:t>, RNE</w:t>
            </w:r>
          </w:p>
        </w:tc>
      </w:tr>
      <w:tr w:rsidR="008165FE" w14:paraId="553CA772" w14:textId="77777777" w:rsidTr="6B50A246">
        <w:trPr>
          <w:trHeight w:val="300"/>
        </w:trPr>
        <w:tc>
          <w:tcPr>
            <w:tcW w:w="1696" w:type="dxa"/>
            <w:vMerge/>
          </w:tcPr>
          <w:p w14:paraId="21D529C7" w14:textId="77777777" w:rsidR="008165FE" w:rsidRDefault="008165FE"/>
        </w:tc>
        <w:tc>
          <w:tcPr>
            <w:tcW w:w="2410" w:type="dxa"/>
          </w:tcPr>
          <w:p w14:paraId="09B0793C" w14:textId="51974416" w:rsidR="008165FE" w:rsidRDefault="008165FE">
            <w:r>
              <w:t>Scale type</w:t>
            </w:r>
          </w:p>
        </w:tc>
        <w:tc>
          <w:tcPr>
            <w:tcW w:w="4253" w:type="dxa"/>
          </w:tcPr>
          <w:p w14:paraId="5227A047" w14:textId="429E4E44" w:rsidR="008165FE" w:rsidRDefault="008165FE">
            <w:r>
              <w:t>FP32</w:t>
            </w:r>
          </w:p>
        </w:tc>
      </w:tr>
    </w:tbl>
    <w:p w14:paraId="5C381730" w14:textId="4CC50861" w:rsidR="00D650D0" w:rsidRPr="00270DE4" w:rsidRDefault="00D650D0" w:rsidP="2AE80790"/>
    <w:p w14:paraId="62D701ED" w14:textId="4BD6C47F" w:rsidR="00D650D0" w:rsidRPr="00270DE4" w:rsidRDefault="29E46153" w:rsidP="1ED4F078">
      <w:pPr>
        <w:pStyle w:val="Heading4"/>
        <w:numPr>
          <w:ilvl w:val="2"/>
          <w:numId w:val="3"/>
        </w:numPr>
        <w:rPr>
          <w:b/>
          <w:bCs/>
          <w:i w:val="0"/>
          <w:iCs w:val="0"/>
          <w:color w:val="auto"/>
        </w:rPr>
      </w:pPr>
      <w:bookmarkStart w:id="70" w:name="_Toc228179922"/>
      <w:r w:rsidRPr="1ED4F078">
        <w:rPr>
          <w:rFonts w:eastAsia="DengXian"/>
          <w:b/>
          <w:bCs/>
          <w:i w:val="0"/>
          <w:iCs w:val="0"/>
          <w:color w:val="auto"/>
        </w:rPr>
        <w:t>Accuracy Result</w:t>
      </w:r>
      <w:bookmarkEnd w:id="70"/>
    </w:p>
    <w:p w14:paraId="331524D1" w14:textId="74D9D548" w:rsidR="5E333694" w:rsidRDefault="770FF283">
      <w:r>
        <w:t>Accuracy results from SW emulation</w:t>
      </w:r>
      <w:r w:rsidR="1FBD762F">
        <w:t xml:space="preserve"> with vLLM (lm_eval=0.4.9.1)</w:t>
      </w:r>
      <w:r>
        <w:t>:</w:t>
      </w:r>
    </w:p>
    <w:tbl>
      <w:tblPr>
        <w:tblW w:w="8630" w:type="dxa"/>
        <w:tblLook w:val="06A0" w:firstRow="1" w:lastRow="0" w:firstColumn="1" w:lastColumn="0" w:noHBand="1" w:noVBand="1"/>
      </w:tblPr>
      <w:tblGrid>
        <w:gridCol w:w="942"/>
        <w:gridCol w:w="1403"/>
        <w:gridCol w:w="1270"/>
        <w:gridCol w:w="930"/>
        <w:gridCol w:w="1251"/>
        <w:gridCol w:w="976"/>
        <w:gridCol w:w="943"/>
        <w:gridCol w:w="915"/>
      </w:tblGrid>
      <w:tr w:rsidR="009374E8" w14:paraId="17D60753" w14:textId="77777777" w:rsidTr="4D13E828">
        <w:trPr>
          <w:trHeight w:val="945"/>
        </w:trPr>
        <w:tc>
          <w:tcPr>
            <w:tcW w:w="962" w:type="dxa"/>
            <w:tcBorders>
              <w:top w:val="single" w:sz="4" w:space="0" w:color="000000" w:themeColor="text1"/>
              <w:left w:val="single" w:sz="4" w:space="0" w:color="000000" w:themeColor="text1"/>
              <w:bottom w:val="nil"/>
              <w:right w:val="single" w:sz="8" w:space="0" w:color="000000" w:themeColor="text1"/>
            </w:tcBorders>
            <w:tcMar>
              <w:top w:w="15" w:type="dxa"/>
              <w:left w:w="15" w:type="dxa"/>
              <w:right w:w="15" w:type="dxa"/>
            </w:tcMar>
            <w:vAlign w:val="center"/>
          </w:tcPr>
          <w:p w14:paraId="5C2BF9DD" w14:textId="710F1EB4" w:rsidR="415E295D" w:rsidRDefault="415E295D" w:rsidP="415E295D">
            <w:pPr>
              <w:spacing w:after="0"/>
              <w:jc w:val="center"/>
            </w:pPr>
            <w:r w:rsidRPr="415E295D">
              <w:rPr>
                <w:rFonts w:ascii="Aptos" w:eastAsia="Aptos" w:hAnsi="Aptos" w:cs="Aptos"/>
                <w:b/>
                <w:bCs/>
              </w:rPr>
              <w:lastRenderedPageBreak/>
              <w:t>Llama-3.3-70B-Instruct</w:t>
            </w:r>
            <w:r w:rsidRPr="415E295D">
              <w:rPr>
                <w:rFonts w:ascii="Aptos" w:eastAsia="Aptos" w:hAnsi="Aptos" w:cs="Aptos"/>
              </w:rPr>
              <w:t xml:space="preserve">  </w:t>
            </w:r>
          </w:p>
        </w:tc>
        <w:tc>
          <w:tcPr>
            <w:tcW w:w="1268"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4766409E" w14:textId="1B0B97EC" w:rsidR="415E295D" w:rsidRDefault="415E295D" w:rsidP="415E295D">
            <w:pPr>
              <w:spacing w:after="0"/>
              <w:jc w:val="center"/>
            </w:pPr>
            <w:r w:rsidRPr="415E295D">
              <w:rPr>
                <w:rFonts w:ascii="Aptos" w:eastAsia="Aptos" w:hAnsi="Aptos" w:cs="Aptos"/>
                <w:b/>
                <w:bCs/>
                <w:color w:val="000000" w:themeColor="text1"/>
                <w:sz w:val="22"/>
                <w:szCs w:val="22"/>
              </w:rPr>
              <w:t xml:space="preserve">Gsm8k_llama </w:t>
            </w:r>
            <w:r>
              <w:br/>
            </w:r>
            <w:r w:rsidRPr="415E295D">
              <w:rPr>
                <w:rFonts w:ascii="Aptos" w:eastAsia="Aptos" w:hAnsi="Aptos" w:cs="Aptos"/>
                <w:b/>
                <w:bCs/>
                <w:color w:val="000000" w:themeColor="text1"/>
                <w:sz w:val="22"/>
                <w:szCs w:val="22"/>
              </w:rPr>
              <w:t xml:space="preserve"> (strict) </w:t>
            </w:r>
            <w:r w:rsidRPr="415E295D">
              <w:rPr>
                <w:rFonts w:ascii="Aptos" w:eastAsia="Aptos" w:hAnsi="Aptos" w:cs="Aptos"/>
                <w:color w:val="000000" w:themeColor="text1"/>
                <w:sz w:val="22"/>
                <w:szCs w:val="22"/>
              </w:rPr>
              <w:t xml:space="preserve"> </w:t>
            </w:r>
          </w:p>
        </w:tc>
        <w:tc>
          <w:tcPr>
            <w:tcW w:w="945"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E5EF034" w14:textId="33F2ACAE" w:rsidR="415E295D" w:rsidRDefault="415E295D" w:rsidP="415E295D">
            <w:pPr>
              <w:spacing w:after="0"/>
              <w:jc w:val="center"/>
            </w:pPr>
            <w:r w:rsidRPr="3C3624C5">
              <w:rPr>
                <w:rFonts w:ascii="Aptos" w:eastAsia="Aptos" w:hAnsi="Aptos" w:cs="Aptos"/>
                <w:b/>
                <w:bCs/>
                <w:color w:val="000000" w:themeColor="text1"/>
                <w:sz w:val="22"/>
                <w:szCs w:val="22"/>
              </w:rPr>
              <w:t>Mmlu_llama</w:t>
            </w:r>
            <w:r w:rsidRPr="3C3624C5">
              <w:rPr>
                <w:rFonts w:ascii="Aptos" w:eastAsia="Aptos" w:hAnsi="Aptos" w:cs="Aptos"/>
                <w:color w:val="000000" w:themeColor="text1"/>
                <w:sz w:val="22"/>
                <w:szCs w:val="22"/>
              </w:rPr>
              <w:t xml:space="preserve"> </w:t>
            </w:r>
          </w:p>
        </w:tc>
        <w:tc>
          <w:tcPr>
            <w:tcW w:w="1035"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24336E43" w14:textId="45B3A383" w:rsidR="415E295D" w:rsidRDefault="415E295D" w:rsidP="415E295D">
            <w:pPr>
              <w:spacing w:after="0"/>
              <w:jc w:val="center"/>
            </w:pPr>
            <w:r w:rsidRPr="415E295D">
              <w:rPr>
                <w:rFonts w:ascii="Aptos" w:eastAsia="Aptos" w:hAnsi="Aptos" w:cs="Aptos"/>
                <w:b/>
                <w:bCs/>
                <w:color w:val="000000" w:themeColor="text1"/>
                <w:sz w:val="22"/>
                <w:szCs w:val="22"/>
              </w:rPr>
              <w:t>Piqa</w:t>
            </w:r>
            <w:r w:rsidRPr="415E295D">
              <w:rPr>
                <w:rFonts w:ascii="Aptos" w:eastAsia="Aptos" w:hAnsi="Aptos" w:cs="Aptos"/>
                <w:color w:val="000000" w:themeColor="text1"/>
                <w:sz w:val="22"/>
                <w:szCs w:val="22"/>
              </w:rPr>
              <w:t xml:space="preserve">  </w:t>
            </w:r>
          </w:p>
        </w:tc>
        <w:tc>
          <w:tcPr>
            <w:tcW w:w="1325"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38EC599A" w14:textId="728D5FAC" w:rsidR="415E295D" w:rsidRDefault="415E295D" w:rsidP="3C3624C5">
            <w:pPr>
              <w:spacing w:after="0"/>
              <w:jc w:val="center"/>
              <w:rPr>
                <w:rFonts w:ascii="Aptos" w:eastAsia="Aptos" w:hAnsi="Aptos" w:cs="Aptos"/>
                <w:color w:val="000000" w:themeColor="text1"/>
                <w:sz w:val="22"/>
                <w:szCs w:val="22"/>
              </w:rPr>
            </w:pPr>
            <w:r w:rsidRPr="3C3624C5">
              <w:rPr>
                <w:rFonts w:ascii="Aptos" w:eastAsia="Aptos" w:hAnsi="Aptos" w:cs="Aptos"/>
                <w:b/>
                <w:bCs/>
                <w:color w:val="000000" w:themeColor="text1"/>
                <w:sz w:val="22"/>
                <w:szCs w:val="22"/>
              </w:rPr>
              <w:t>Hellaswag</w:t>
            </w:r>
            <w:r w:rsidRPr="3C3624C5">
              <w:rPr>
                <w:rFonts w:ascii="Aptos" w:eastAsia="Aptos" w:hAnsi="Aptos" w:cs="Aptos"/>
                <w:color w:val="000000" w:themeColor="text1"/>
                <w:sz w:val="22"/>
                <w:szCs w:val="22"/>
              </w:rPr>
              <w:t xml:space="preserve"> </w:t>
            </w:r>
          </w:p>
        </w:tc>
        <w:tc>
          <w:tcPr>
            <w:tcW w:w="1041"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6A5577E" w14:textId="417DD352" w:rsidR="415E295D" w:rsidRDefault="415E295D" w:rsidP="415E295D">
            <w:pPr>
              <w:spacing w:after="0"/>
              <w:jc w:val="center"/>
            </w:pPr>
            <w:r w:rsidRPr="415E295D">
              <w:rPr>
                <w:rFonts w:ascii="Aptos" w:eastAsia="Aptos" w:hAnsi="Aptos" w:cs="Aptos"/>
                <w:b/>
                <w:bCs/>
                <w:color w:val="000000" w:themeColor="text1"/>
                <w:sz w:val="22"/>
                <w:szCs w:val="22"/>
              </w:rPr>
              <w:t>Average</w:t>
            </w:r>
            <w:r w:rsidRPr="415E295D">
              <w:rPr>
                <w:rFonts w:ascii="Aptos" w:eastAsia="Aptos" w:hAnsi="Aptos" w:cs="Aptos"/>
                <w:color w:val="000000" w:themeColor="text1"/>
                <w:sz w:val="22"/>
                <w:szCs w:val="22"/>
              </w:rPr>
              <w:t xml:space="preserve"> </w:t>
            </w:r>
          </w:p>
        </w:tc>
        <w:tc>
          <w:tcPr>
            <w:tcW w:w="1047" w:type="dxa"/>
            <w:tcBorders>
              <w:top w:val="single" w:sz="4" w:space="0" w:color="000000" w:themeColor="text1"/>
              <w:left w:val="single" w:sz="8" w:space="0" w:color="000000" w:themeColor="text1"/>
              <w:bottom w:val="nil"/>
              <w:right w:val="single" w:sz="8" w:space="0" w:color="000000" w:themeColor="text1"/>
            </w:tcBorders>
            <w:tcMar>
              <w:top w:w="15" w:type="dxa"/>
              <w:left w:w="15" w:type="dxa"/>
              <w:right w:w="15" w:type="dxa"/>
            </w:tcMar>
            <w:vAlign w:val="center"/>
          </w:tcPr>
          <w:p w14:paraId="1D1891D2" w14:textId="164E0CF7" w:rsidR="415E295D" w:rsidRDefault="415E295D" w:rsidP="415E295D">
            <w:pPr>
              <w:spacing w:after="0"/>
              <w:jc w:val="center"/>
            </w:pPr>
            <w:r w:rsidRPr="415E295D">
              <w:rPr>
                <w:rFonts w:ascii="Aptos" w:eastAsia="Aptos" w:hAnsi="Aptos" w:cs="Aptos"/>
                <w:b/>
                <w:bCs/>
                <w:color w:val="000000" w:themeColor="text1"/>
                <w:sz w:val="22"/>
                <w:szCs w:val="22"/>
              </w:rPr>
              <w:t>Ratio</w:t>
            </w:r>
            <w:r w:rsidRPr="415E295D">
              <w:rPr>
                <w:rFonts w:ascii="Aptos" w:eastAsia="Aptos" w:hAnsi="Aptos" w:cs="Aptos"/>
                <w:color w:val="000000" w:themeColor="text1"/>
                <w:sz w:val="22"/>
                <w:szCs w:val="22"/>
              </w:rPr>
              <w:t xml:space="preserve"> </w:t>
            </w:r>
          </w:p>
        </w:tc>
        <w:tc>
          <w:tcPr>
            <w:tcW w:w="1007" w:type="dxa"/>
            <w:tcBorders>
              <w:top w:val="single" w:sz="4" w:space="0" w:color="000000" w:themeColor="text1"/>
              <w:left w:val="single" w:sz="8" w:space="0" w:color="000000" w:themeColor="text1"/>
              <w:bottom w:val="nil"/>
              <w:right w:val="single" w:sz="4" w:space="0" w:color="000000" w:themeColor="text1"/>
            </w:tcBorders>
            <w:tcMar>
              <w:top w:w="15" w:type="dxa"/>
              <w:left w:w="15" w:type="dxa"/>
              <w:right w:w="15" w:type="dxa"/>
            </w:tcMar>
            <w:vAlign w:val="center"/>
          </w:tcPr>
          <w:p w14:paraId="2F884DD4" w14:textId="64386E5E" w:rsidR="415E295D" w:rsidRDefault="415E295D" w:rsidP="415E295D">
            <w:pPr>
              <w:spacing w:after="0"/>
              <w:jc w:val="center"/>
            </w:pPr>
            <w:r w:rsidRPr="415E295D">
              <w:rPr>
                <w:rFonts w:ascii="Aptos" w:eastAsia="Aptos" w:hAnsi="Aptos" w:cs="Aptos"/>
                <w:b/>
                <w:bCs/>
                <w:color w:val="000000" w:themeColor="text1"/>
                <w:sz w:val="22"/>
                <w:szCs w:val="22"/>
              </w:rPr>
              <w:t>Bits per weight (no scale bits)</w:t>
            </w:r>
            <w:r w:rsidRPr="415E295D">
              <w:rPr>
                <w:rFonts w:ascii="Aptos" w:eastAsia="Aptos" w:hAnsi="Aptos" w:cs="Aptos"/>
                <w:color w:val="000000" w:themeColor="text1"/>
                <w:sz w:val="22"/>
                <w:szCs w:val="22"/>
              </w:rPr>
              <w:t xml:space="preserve"> </w:t>
            </w:r>
          </w:p>
        </w:tc>
      </w:tr>
      <w:tr w:rsidR="009374E8" w14:paraId="57D4BDA9" w14:textId="77777777" w:rsidTr="4D13E828">
        <w:trPr>
          <w:trHeight w:val="330"/>
        </w:trPr>
        <w:tc>
          <w:tcPr>
            <w:tcW w:w="962"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92546AA" w14:textId="16A696E4" w:rsidR="415E295D" w:rsidRDefault="415E295D" w:rsidP="415E295D">
            <w:pPr>
              <w:spacing w:after="0"/>
              <w:jc w:val="center"/>
            </w:pPr>
            <w:r w:rsidRPr="415E295D">
              <w:rPr>
                <w:rFonts w:ascii="Aptos" w:eastAsia="Aptos" w:hAnsi="Aptos" w:cs="Aptos"/>
              </w:rPr>
              <w:t xml:space="preserve">BF16  </w:t>
            </w:r>
          </w:p>
        </w:tc>
        <w:tc>
          <w:tcPr>
            <w:tcW w:w="1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BAB1C39" w14:textId="7F641021" w:rsidR="415E295D" w:rsidRDefault="415E295D" w:rsidP="415E295D">
            <w:pPr>
              <w:spacing w:after="0"/>
              <w:jc w:val="center"/>
            </w:pPr>
            <w:r w:rsidRPr="415E295D">
              <w:rPr>
                <w:rFonts w:ascii="Aptos" w:eastAsia="Aptos" w:hAnsi="Aptos" w:cs="Aptos"/>
                <w:color w:val="000000" w:themeColor="text1"/>
                <w:sz w:val="22"/>
                <w:szCs w:val="22"/>
              </w:rPr>
              <w:t>0.9492</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434780D" w14:textId="5403782E" w:rsidR="415E295D" w:rsidRDefault="415E295D" w:rsidP="415E295D">
            <w:pPr>
              <w:spacing w:after="0"/>
              <w:jc w:val="center"/>
            </w:pPr>
            <w:r w:rsidRPr="415E295D">
              <w:rPr>
                <w:rFonts w:ascii="Aptos" w:eastAsia="Aptos" w:hAnsi="Aptos" w:cs="Aptos"/>
                <w:color w:val="000000" w:themeColor="text1"/>
                <w:sz w:val="22"/>
                <w:szCs w:val="22"/>
              </w:rPr>
              <w:t>0.8336</w:t>
            </w:r>
          </w:p>
        </w:tc>
        <w:tc>
          <w:tcPr>
            <w:tcW w:w="1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5EC6505" w14:textId="05C01325" w:rsidR="415E295D" w:rsidRDefault="415E295D" w:rsidP="415E295D">
            <w:pPr>
              <w:spacing w:after="0"/>
              <w:jc w:val="center"/>
            </w:pPr>
            <w:r w:rsidRPr="415E295D">
              <w:rPr>
                <w:rFonts w:ascii="Aptos" w:eastAsia="Aptos" w:hAnsi="Aptos" w:cs="Aptos"/>
                <w:color w:val="000000" w:themeColor="text1"/>
                <w:sz w:val="22"/>
                <w:szCs w:val="22"/>
              </w:rPr>
              <w:t>0.8357</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6726F70" w14:textId="1D86F7B2" w:rsidR="415E295D" w:rsidRDefault="415E295D" w:rsidP="415E295D">
            <w:pPr>
              <w:spacing w:after="0"/>
              <w:jc w:val="center"/>
            </w:pPr>
            <w:r w:rsidRPr="415E295D">
              <w:rPr>
                <w:rFonts w:ascii="Aptos" w:eastAsia="Aptos" w:hAnsi="Aptos" w:cs="Aptos"/>
                <w:color w:val="000000" w:themeColor="text1"/>
                <w:sz w:val="22"/>
                <w:szCs w:val="22"/>
              </w:rPr>
              <w:t>0.6661</w:t>
            </w:r>
          </w:p>
        </w:tc>
        <w:tc>
          <w:tcPr>
            <w:tcW w:w="1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DCD40E5" w14:textId="0ABA02DF" w:rsidR="415E295D" w:rsidRDefault="415E295D" w:rsidP="415E295D">
            <w:pPr>
              <w:spacing w:after="0"/>
              <w:jc w:val="center"/>
            </w:pPr>
            <w:r w:rsidRPr="415E295D">
              <w:rPr>
                <w:rFonts w:ascii="Calibri" w:eastAsia="Calibri" w:hAnsi="Calibri" w:cs="Calibri"/>
                <w:color w:val="000000" w:themeColor="text1"/>
                <w:sz w:val="22"/>
                <w:szCs w:val="22"/>
              </w:rPr>
              <w:t>0.8211</w:t>
            </w:r>
          </w:p>
        </w:tc>
        <w:tc>
          <w:tcPr>
            <w:tcW w:w="1047"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65BF7E8" w14:textId="2F9348B4" w:rsidR="415E295D" w:rsidRDefault="415E295D" w:rsidP="415E295D">
            <w:pPr>
              <w:spacing w:after="0"/>
              <w:jc w:val="center"/>
            </w:pPr>
            <w:r w:rsidRPr="415E295D">
              <w:rPr>
                <w:rFonts w:ascii="Calibri" w:eastAsia="Calibri" w:hAnsi="Calibri" w:cs="Calibri"/>
                <w:color w:val="000000" w:themeColor="text1"/>
                <w:sz w:val="22"/>
                <w:szCs w:val="22"/>
              </w:rPr>
              <w:t xml:space="preserve">/ </w:t>
            </w:r>
          </w:p>
        </w:tc>
        <w:tc>
          <w:tcPr>
            <w:tcW w:w="1007"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4E7FAAA5" w14:textId="1C088C5C" w:rsidR="415E295D" w:rsidRDefault="415E295D" w:rsidP="415E295D">
            <w:pPr>
              <w:spacing w:after="0"/>
              <w:jc w:val="center"/>
            </w:pPr>
            <w:r w:rsidRPr="415E295D">
              <w:rPr>
                <w:rFonts w:ascii="Calibri" w:eastAsia="Calibri" w:hAnsi="Calibri" w:cs="Calibri"/>
                <w:color w:val="000000" w:themeColor="text1"/>
                <w:sz w:val="22"/>
                <w:szCs w:val="22"/>
              </w:rPr>
              <w:t xml:space="preserve">16 </w:t>
            </w:r>
          </w:p>
        </w:tc>
      </w:tr>
      <w:tr w:rsidR="009374E8" w14:paraId="6C507F58" w14:textId="77777777" w:rsidTr="4D13E828">
        <w:trPr>
          <w:trHeight w:val="285"/>
        </w:trPr>
        <w:tc>
          <w:tcPr>
            <w:tcW w:w="962" w:type="dxa"/>
            <w:tcBorders>
              <w:top w:val="single" w:sz="8" w:space="0" w:color="000000" w:themeColor="text1"/>
              <w:left w:val="single" w:sz="4" w:space="0" w:color="000000" w:themeColor="text1"/>
              <w:bottom w:val="nil"/>
              <w:right w:val="single" w:sz="8" w:space="0" w:color="000000" w:themeColor="text1"/>
            </w:tcBorders>
            <w:tcMar>
              <w:top w:w="15" w:type="dxa"/>
              <w:left w:w="15" w:type="dxa"/>
              <w:right w:w="15" w:type="dxa"/>
            </w:tcMar>
            <w:vAlign w:val="center"/>
          </w:tcPr>
          <w:p w14:paraId="05BAC9D0" w14:textId="2F57A2E8" w:rsidR="415E295D" w:rsidRDefault="415E295D" w:rsidP="415E295D">
            <w:pPr>
              <w:spacing w:after="0"/>
              <w:jc w:val="center"/>
            </w:pPr>
            <w:r w:rsidRPr="415E295D">
              <w:rPr>
                <w:rFonts w:ascii="Aptos" w:eastAsia="Aptos" w:hAnsi="Aptos" w:cs="Aptos"/>
                <w:color w:val="000000" w:themeColor="text1"/>
                <w:sz w:val="22"/>
                <w:szCs w:val="22"/>
              </w:rPr>
              <w:t xml:space="preserve">MXFP8 </w:t>
            </w:r>
            <w:r>
              <w:br/>
            </w:r>
            <w:r w:rsidR="6059DA84" w:rsidRPr="5AC4EEB7">
              <w:rPr>
                <w:rFonts w:ascii="Aptos" w:eastAsia="Aptos" w:hAnsi="Aptos" w:cs="Aptos"/>
                <w:color w:val="000000" w:themeColor="text1"/>
                <w:sz w:val="22"/>
                <w:szCs w:val="22"/>
              </w:rPr>
              <w:t>(RTN)</w:t>
            </w:r>
          </w:p>
        </w:tc>
        <w:tc>
          <w:tcPr>
            <w:tcW w:w="1268"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3AC4470" w14:textId="1C7F4629" w:rsidR="415E295D" w:rsidRDefault="415E295D" w:rsidP="415E295D">
            <w:pPr>
              <w:spacing w:after="0"/>
              <w:jc w:val="center"/>
            </w:pPr>
            <w:r w:rsidRPr="415E295D">
              <w:rPr>
                <w:rFonts w:ascii="Aptos" w:eastAsia="Aptos" w:hAnsi="Aptos" w:cs="Aptos"/>
                <w:color w:val="000000" w:themeColor="text1"/>
                <w:sz w:val="22"/>
                <w:szCs w:val="22"/>
              </w:rPr>
              <w:t>0.944</w:t>
            </w:r>
          </w:p>
        </w:tc>
        <w:tc>
          <w:tcPr>
            <w:tcW w:w="94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FF6CF94" w14:textId="42BA8BEA" w:rsidR="415E295D" w:rsidRDefault="415E295D" w:rsidP="415E295D">
            <w:pPr>
              <w:spacing w:after="0"/>
              <w:jc w:val="center"/>
            </w:pPr>
            <w:r w:rsidRPr="415E295D">
              <w:rPr>
                <w:rFonts w:ascii="Aptos" w:eastAsia="Aptos" w:hAnsi="Aptos" w:cs="Aptos"/>
                <w:color w:val="000000" w:themeColor="text1"/>
                <w:sz w:val="22"/>
                <w:szCs w:val="22"/>
              </w:rPr>
              <w:t>0.833</w:t>
            </w:r>
          </w:p>
        </w:tc>
        <w:tc>
          <w:tcPr>
            <w:tcW w:w="103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027B5C2A" w14:textId="3BD4C4C5" w:rsidR="415E295D" w:rsidRDefault="415E295D" w:rsidP="415E295D">
            <w:pPr>
              <w:spacing w:after="0"/>
              <w:jc w:val="center"/>
            </w:pPr>
            <w:r w:rsidRPr="415E295D">
              <w:rPr>
                <w:rFonts w:ascii="Aptos" w:eastAsia="Aptos" w:hAnsi="Aptos" w:cs="Aptos"/>
                <w:color w:val="000000" w:themeColor="text1"/>
                <w:sz w:val="22"/>
                <w:szCs w:val="22"/>
              </w:rPr>
              <w:t>0.832</w:t>
            </w:r>
          </w:p>
        </w:tc>
        <w:tc>
          <w:tcPr>
            <w:tcW w:w="1325"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143AD47F" w14:textId="703D191C" w:rsidR="415E295D" w:rsidRDefault="415E295D" w:rsidP="415E295D">
            <w:pPr>
              <w:spacing w:after="0"/>
              <w:jc w:val="center"/>
            </w:pPr>
            <w:r w:rsidRPr="415E295D">
              <w:rPr>
                <w:rFonts w:ascii="Aptos" w:eastAsia="Aptos" w:hAnsi="Aptos" w:cs="Aptos"/>
                <w:color w:val="000000" w:themeColor="text1"/>
                <w:sz w:val="22"/>
                <w:szCs w:val="22"/>
              </w:rPr>
              <w:t>0.666</w:t>
            </w:r>
          </w:p>
        </w:tc>
        <w:tc>
          <w:tcPr>
            <w:tcW w:w="1041"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58260428" w14:textId="1C71A5AB" w:rsidR="415E295D" w:rsidRDefault="415E295D" w:rsidP="415E295D">
            <w:pPr>
              <w:spacing w:after="0"/>
              <w:jc w:val="center"/>
            </w:pPr>
            <w:r w:rsidRPr="415E295D">
              <w:rPr>
                <w:rFonts w:ascii="Calibri" w:eastAsia="Calibri" w:hAnsi="Calibri" w:cs="Calibri"/>
                <w:color w:val="000000" w:themeColor="text1"/>
                <w:sz w:val="22"/>
                <w:szCs w:val="22"/>
              </w:rPr>
              <w:t>0.8187</w:t>
            </w:r>
          </w:p>
        </w:tc>
        <w:tc>
          <w:tcPr>
            <w:tcW w:w="1047"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5DB7B2EA" w14:textId="60AEC8AC" w:rsidR="415E295D" w:rsidRDefault="415E295D" w:rsidP="415E295D">
            <w:pPr>
              <w:spacing w:after="0"/>
              <w:jc w:val="center"/>
            </w:pPr>
            <w:r w:rsidRPr="415E295D">
              <w:rPr>
                <w:rFonts w:ascii="Calibri" w:eastAsia="Calibri" w:hAnsi="Calibri" w:cs="Calibri"/>
                <w:b/>
                <w:bCs/>
                <w:color w:val="000000" w:themeColor="text1"/>
                <w:sz w:val="22"/>
                <w:szCs w:val="22"/>
              </w:rPr>
              <w:t>99.71%</w:t>
            </w:r>
          </w:p>
        </w:tc>
        <w:tc>
          <w:tcPr>
            <w:tcW w:w="1007" w:type="dxa"/>
            <w:tcBorders>
              <w:top w:val="single" w:sz="8" w:space="0" w:color="000000" w:themeColor="text1"/>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3CE9570D" w14:textId="09A829DE" w:rsidR="415E295D" w:rsidRDefault="415E295D" w:rsidP="415E295D">
            <w:pPr>
              <w:spacing w:after="0"/>
              <w:jc w:val="center"/>
            </w:pPr>
            <w:r w:rsidRPr="415E295D">
              <w:rPr>
                <w:rFonts w:ascii="Calibri" w:eastAsia="Calibri" w:hAnsi="Calibri" w:cs="Calibri"/>
                <w:color w:val="000000" w:themeColor="text1"/>
                <w:sz w:val="22"/>
                <w:szCs w:val="22"/>
              </w:rPr>
              <w:t xml:space="preserve">8 </w:t>
            </w:r>
          </w:p>
        </w:tc>
      </w:tr>
      <w:tr w:rsidR="009374E8" w14:paraId="5FF50A69" w14:textId="77777777" w:rsidTr="00A16F08">
        <w:trPr>
          <w:trHeight w:val="285"/>
        </w:trPr>
        <w:tc>
          <w:tcPr>
            <w:tcW w:w="962" w:type="dxa"/>
            <w:tcBorders>
              <w:top w:val="single" w:sz="8" w:space="0" w:color="000000" w:themeColor="text1"/>
              <w:left w:val="single" w:sz="4"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4E267C7" w14:textId="53073312" w:rsidR="415E295D" w:rsidRDefault="415E295D" w:rsidP="415E295D">
            <w:pPr>
              <w:spacing w:after="0"/>
              <w:jc w:val="center"/>
            </w:pPr>
            <w:r w:rsidRPr="415E295D">
              <w:rPr>
                <w:rFonts w:ascii="Aptos" w:eastAsia="Aptos" w:hAnsi="Aptos" w:cs="Aptos"/>
                <w:color w:val="000000" w:themeColor="text1"/>
                <w:sz w:val="22"/>
                <w:szCs w:val="22"/>
              </w:rPr>
              <w:t>MXFP4</w:t>
            </w:r>
            <w:r>
              <w:br/>
            </w:r>
            <w:r w:rsidRPr="5AC4EEB7">
              <w:rPr>
                <w:rFonts w:ascii="Aptos" w:eastAsia="Aptos" w:hAnsi="Aptos" w:cs="Aptos"/>
                <w:color w:val="000000" w:themeColor="text1"/>
                <w:sz w:val="22"/>
                <w:szCs w:val="22"/>
              </w:rPr>
              <w:t xml:space="preserve"> </w:t>
            </w:r>
            <w:r w:rsidR="72A6C3DF" w:rsidRPr="5AC4EEB7">
              <w:rPr>
                <w:rFonts w:ascii="Aptos" w:eastAsia="Aptos" w:hAnsi="Aptos" w:cs="Aptos"/>
                <w:color w:val="000000" w:themeColor="text1"/>
                <w:sz w:val="22"/>
                <w:szCs w:val="22"/>
              </w:rPr>
              <w:t>(RTN)</w:t>
            </w:r>
          </w:p>
        </w:tc>
        <w:tc>
          <w:tcPr>
            <w:tcW w:w="1268"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7034E332" w14:textId="452C7A82" w:rsidR="415E295D" w:rsidRDefault="415E295D" w:rsidP="415E295D">
            <w:pPr>
              <w:spacing w:after="0"/>
              <w:jc w:val="center"/>
            </w:pPr>
            <w:r w:rsidRPr="415E295D">
              <w:rPr>
                <w:rFonts w:ascii="Aptos" w:eastAsia="Aptos" w:hAnsi="Aptos" w:cs="Aptos"/>
                <w:color w:val="000000" w:themeColor="text1"/>
                <w:sz w:val="22"/>
                <w:szCs w:val="22"/>
              </w:rPr>
              <w:t>0.93</w:t>
            </w:r>
          </w:p>
        </w:tc>
        <w:tc>
          <w:tcPr>
            <w:tcW w:w="945"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2B873E60" w14:textId="383A93D5" w:rsidR="415E295D" w:rsidRDefault="415E295D" w:rsidP="415E295D">
            <w:pPr>
              <w:spacing w:after="0"/>
              <w:jc w:val="center"/>
            </w:pPr>
            <w:r w:rsidRPr="415E295D">
              <w:rPr>
                <w:rFonts w:ascii="Aptos" w:eastAsia="Aptos" w:hAnsi="Aptos" w:cs="Aptos"/>
                <w:color w:val="000000" w:themeColor="text1"/>
                <w:sz w:val="22"/>
                <w:szCs w:val="22"/>
              </w:rPr>
              <w:t>0.807</w:t>
            </w:r>
          </w:p>
        </w:tc>
        <w:tc>
          <w:tcPr>
            <w:tcW w:w="1035"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63877A2E" w14:textId="5DA195CF" w:rsidR="415E295D" w:rsidRDefault="415E295D" w:rsidP="415E295D">
            <w:pPr>
              <w:spacing w:after="0"/>
              <w:jc w:val="center"/>
            </w:pPr>
            <w:r w:rsidRPr="415E295D">
              <w:rPr>
                <w:rFonts w:ascii="Aptos" w:eastAsia="Aptos" w:hAnsi="Aptos" w:cs="Aptos"/>
                <w:color w:val="000000" w:themeColor="text1"/>
                <w:sz w:val="22"/>
                <w:szCs w:val="22"/>
              </w:rPr>
              <w:t>0.815</w:t>
            </w:r>
          </w:p>
        </w:tc>
        <w:tc>
          <w:tcPr>
            <w:tcW w:w="1325"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C023515" w14:textId="41C398C5" w:rsidR="415E295D" w:rsidRDefault="415E295D" w:rsidP="415E295D">
            <w:pPr>
              <w:spacing w:after="0"/>
              <w:jc w:val="center"/>
            </w:pPr>
            <w:r w:rsidRPr="415E295D">
              <w:rPr>
                <w:rFonts w:ascii="Aptos" w:eastAsia="Aptos" w:hAnsi="Aptos" w:cs="Aptos"/>
                <w:color w:val="000000" w:themeColor="text1"/>
                <w:sz w:val="22"/>
                <w:szCs w:val="22"/>
              </w:rPr>
              <w:t>0.643</w:t>
            </w:r>
          </w:p>
        </w:tc>
        <w:tc>
          <w:tcPr>
            <w:tcW w:w="1041"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478D4C47" w14:textId="53C66E94" w:rsidR="415E295D" w:rsidRDefault="415E295D" w:rsidP="415E295D">
            <w:pPr>
              <w:spacing w:after="0"/>
              <w:jc w:val="center"/>
            </w:pPr>
            <w:r w:rsidRPr="415E295D">
              <w:rPr>
                <w:rFonts w:ascii="Calibri" w:eastAsia="Calibri" w:hAnsi="Calibri" w:cs="Calibri"/>
                <w:color w:val="000000" w:themeColor="text1"/>
                <w:sz w:val="22"/>
                <w:szCs w:val="22"/>
              </w:rPr>
              <w:t>0.7986</w:t>
            </w:r>
          </w:p>
        </w:tc>
        <w:tc>
          <w:tcPr>
            <w:tcW w:w="1047"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384BB922" w14:textId="19D88152" w:rsidR="415E295D" w:rsidRDefault="415E295D" w:rsidP="415E295D">
            <w:pPr>
              <w:spacing w:after="0"/>
              <w:jc w:val="center"/>
            </w:pPr>
            <w:r w:rsidRPr="415E295D">
              <w:rPr>
                <w:rFonts w:ascii="Calibri" w:eastAsia="Calibri" w:hAnsi="Calibri" w:cs="Calibri"/>
                <w:b/>
                <w:bCs/>
                <w:color w:val="000000" w:themeColor="text1"/>
                <w:sz w:val="22"/>
                <w:szCs w:val="22"/>
              </w:rPr>
              <w:t>97.26%</w:t>
            </w:r>
          </w:p>
        </w:tc>
        <w:tc>
          <w:tcPr>
            <w:tcW w:w="1007" w:type="dxa"/>
            <w:tcBorders>
              <w:top w:val="nil"/>
              <w:left w:val="single" w:sz="8" w:space="0" w:color="000000" w:themeColor="text1"/>
              <w:bottom w:val="single" w:sz="8" w:space="0" w:color="000000" w:themeColor="text1"/>
              <w:right w:val="single" w:sz="4" w:space="0" w:color="000000" w:themeColor="text1"/>
            </w:tcBorders>
            <w:tcMar>
              <w:top w:w="15" w:type="dxa"/>
              <w:left w:w="15" w:type="dxa"/>
              <w:right w:w="15" w:type="dxa"/>
            </w:tcMar>
            <w:vAlign w:val="center"/>
          </w:tcPr>
          <w:p w14:paraId="589C0872" w14:textId="2F16DACD" w:rsidR="415E295D" w:rsidRDefault="415E295D" w:rsidP="415E295D">
            <w:pPr>
              <w:spacing w:after="0"/>
              <w:jc w:val="center"/>
            </w:pPr>
            <w:r w:rsidRPr="415E295D">
              <w:rPr>
                <w:rFonts w:ascii="Calibri" w:eastAsia="Calibri" w:hAnsi="Calibri" w:cs="Calibri"/>
                <w:color w:val="000000" w:themeColor="text1"/>
                <w:sz w:val="22"/>
                <w:szCs w:val="22"/>
              </w:rPr>
              <w:t xml:space="preserve">4 </w:t>
            </w:r>
          </w:p>
        </w:tc>
      </w:tr>
      <w:tr w:rsidR="008F2565" w14:paraId="4D01A425" w14:textId="77777777" w:rsidTr="00A16F08">
        <w:trPr>
          <w:trHeight w:val="285"/>
        </w:trPr>
        <w:tc>
          <w:tcPr>
            <w:tcW w:w="962" w:type="dxa"/>
            <w:tcBorders>
              <w:top w:val="single" w:sz="8" w:space="0" w:color="000000" w:themeColor="text1"/>
              <w:left w:val="single" w:sz="4" w:space="0" w:color="000000" w:themeColor="text1"/>
              <w:bottom w:val="single" w:sz="4" w:space="0" w:color="auto"/>
              <w:right w:val="single" w:sz="8" w:space="0" w:color="000000" w:themeColor="text1"/>
            </w:tcBorders>
            <w:tcMar>
              <w:top w:w="15" w:type="dxa"/>
              <w:left w:w="15" w:type="dxa"/>
              <w:right w:w="15" w:type="dxa"/>
            </w:tcMar>
            <w:vAlign w:val="center"/>
          </w:tcPr>
          <w:p w14:paraId="5CCAA41E" w14:textId="3FC6D8EA" w:rsidR="415E295D" w:rsidRDefault="415E295D" w:rsidP="415E295D">
            <w:pPr>
              <w:spacing w:after="0"/>
              <w:jc w:val="center"/>
              <w:rPr>
                <w:rFonts w:ascii="Aptos" w:eastAsia="Aptos" w:hAnsi="Aptos" w:cs="Aptos"/>
                <w:sz w:val="22"/>
                <w:szCs w:val="22"/>
              </w:rPr>
            </w:pPr>
            <w:r w:rsidRPr="415E295D">
              <w:rPr>
                <w:rFonts w:ascii="Aptos" w:eastAsia="Aptos" w:hAnsi="Aptos" w:cs="Aptos"/>
                <w:b/>
                <w:bCs/>
                <w:color w:val="000000" w:themeColor="text1"/>
                <w:sz w:val="22"/>
                <w:szCs w:val="22"/>
              </w:rPr>
              <w:t>MXFP4</w:t>
            </w:r>
            <w:r w:rsidRPr="415E295D">
              <w:rPr>
                <w:rFonts w:ascii="Aptos" w:eastAsia="Aptos" w:hAnsi="Aptos" w:cs="Aptos"/>
                <w:color w:val="000000" w:themeColor="text1"/>
                <w:sz w:val="22"/>
                <w:szCs w:val="22"/>
              </w:rPr>
              <w:t xml:space="preserve"> </w:t>
            </w:r>
            <w:r>
              <w:br/>
            </w:r>
            <w:r w:rsidR="08819ED3" w:rsidRPr="0CBA893B">
              <w:rPr>
                <w:rFonts w:ascii="Aptos" w:eastAsia="Aptos" w:hAnsi="Aptos" w:cs="Aptos"/>
                <w:b/>
                <w:color w:val="000000" w:themeColor="text1"/>
                <w:sz w:val="22"/>
                <w:szCs w:val="22"/>
              </w:rPr>
              <w:t>(Intel)</w:t>
            </w:r>
          </w:p>
        </w:tc>
        <w:tc>
          <w:tcPr>
            <w:tcW w:w="1268" w:type="dxa"/>
            <w:tcBorders>
              <w:top w:val="single" w:sz="8" w:space="0" w:color="000000" w:themeColor="text1"/>
              <w:left w:val="single" w:sz="8" w:space="0" w:color="000000" w:themeColor="text1"/>
              <w:bottom w:val="single" w:sz="4" w:space="0" w:color="auto"/>
              <w:right w:val="single" w:sz="8" w:space="0" w:color="000000" w:themeColor="text1"/>
            </w:tcBorders>
            <w:tcMar>
              <w:top w:w="15" w:type="dxa"/>
              <w:left w:w="15" w:type="dxa"/>
              <w:right w:w="15" w:type="dxa"/>
            </w:tcMar>
            <w:vAlign w:val="center"/>
          </w:tcPr>
          <w:p w14:paraId="24DA5D4C" w14:textId="0108121D" w:rsidR="415E295D" w:rsidRDefault="415E295D" w:rsidP="415E295D">
            <w:pPr>
              <w:spacing w:after="0"/>
              <w:jc w:val="center"/>
            </w:pPr>
            <w:r w:rsidRPr="415E295D">
              <w:rPr>
                <w:rFonts w:ascii="Aptos" w:eastAsia="Aptos" w:hAnsi="Aptos" w:cs="Aptos"/>
                <w:color w:val="000000" w:themeColor="text1"/>
                <w:sz w:val="22"/>
                <w:szCs w:val="22"/>
              </w:rPr>
              <w:t>0.942</w:t>
            </w:r>
          </w:p>
        </w:tc>
        <w:tc>
          <w:tcPr>
            <w:tcW w:w="945" w:type="dxa"/>
            <w:tcBorders>
              <w:top w:val="nil"/>
              <w:left w:val="single" w:sz="8" w:space="0" w:color="000000" w:themeColor="text1"/>
              <w:bottom w:val="single" w:sz="8" w:space="0" w:color="000000" w:themeColor="text1"/>
              <w:right w:val="single" w:sz="8" w:space="0" w:color="000000" w:themeColor="text1"/>
            </w:tcBorders>
            <w:tcMar>
              <w:top w:w="15" w:type="dxa"/>
              <w:left w:w="15" w:type="dxa"/>
              <w:right w:w="15" w:type="dxa"/>
            </w:tcMar>
            <w:vAlign w:val="center"/>
          </w:tcPr>
          <w:p w14:paraId="36D8EC77" w14:textId="04050F98" w:rsidR="415E295D" w:rsidRDefault="415E295D" w:rsidP="415E295D">
            <w:pPr>
              <w:spacing w:after="0"/>
              <w:jc w:val="center"/>
            </w:pPr>
            <w:r w:rsidRPr="415E295D">
              <w:rPr>
                <w:rFonts w:ascii="Aptos" w:eastAsia="Aptos" w:hAnsi="Aptos" w:cs="Aptos"/>
                <w:color w:val="000000" w:themeColor="text1"/>
                <w:sz w:val="22"/>
                <w:szCs w:val="22"/>
              </w:rPr>
              <w:t>0.829</w:t>
            </w:r>
          </w:p>
        </w:tc>
        <w:tc>
          <w:tcPr>
            <w:tcW w:w="1035" w:type="dxa"/>
            <w:tcBorders>
              <w:top w:val="nil"/>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123CDD1A" w14:textId="6A1C7BA7" w:rsidR="415E295D" w:rsidRDefault="415E295D" w:rsidP="415E295D">
            <w:pPr>
              <w:spacing w:after="0"/>
              <w:jc w:val="center"/>
            </w:pPr>
            <w:r w:rsidRPr="415E295D">
              <w:rPr>
                <w:rFonts w:ascii="Calibri" w:eastAsia="Calibri" w:hAnsi="Calibri" w:cs="Calibri"/>
                <w:b/>
                <w:bCs/>
                <w:color w:val="000000" w:themeColor="text1"/>
                <w:sz w:val="22"/>
                <w:szCs w:val="22"/>
              </w:rPr>
              <w:t>0.8303</w:t>
            </w:r>
          </w:p>
        </w:tc>
        <w:tc>
          <w:tcPr>
            <w:tcW w:w="1325" w:type="dxa"/>
            <w:tcBorders>
              <w:top w:val="nil"/>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63E76FA7" w14:textId="4FF334E3" w:rsidR="415E295D" w:rsidRDefault="415E295D" w:rsidP="415E295D">
            <w:pPr>
              <w:spacing w:after="0"/>
              <w:jc w:val="center"/>
            </w:pPr>
            <w:r w:rsidRPr="415E295D">
              <w:rPr>
                <w:rFonts w:ascii="Calibri" w:eastAsia="Calibri" w:hAnsi="Calibri" w:cs="Calibri"/>
                <w:b/>
                <w:bCs/>
                <w:color w:val="000000" w:themeColor="text1"/>
                <w:sz w:val="22"/>
                <w:szCs w:val="22"/>
              </w:rPr>
              <w:t>0.6567</w:t>
            </w:r>
          </w:p>
        </w:tc>
        <w:tc>
          <w:tcPr>
            <w:tcW w:w="1041" w:type="dxa"/>
            <w:tcBorders>
              <w:top w:val="nil"/>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4EC88D9D" w14:textId="78C68D0E" w:rsidR="415E295D" w:rsidRDefault="415E295D" w:rsidP="415E295D">
            <w:pPr>
              <w:spacing w:after="0"/>
              <w:jc w:val="center"/>
            </w:pPr>
            <w:r w:rsidRPr="415E295D">
              <w:rPr>
                <w:rFonts w:ascii="Calibri" w:eastAsia="Calibri" w:hAnsi="Calibri" w:cs="Calibri"/>
                <w:b/>
                <w:bCs/>
                <w:color w:val="000000" w:themeColor="text1"/>
                <w:sz w:val="22"/>
                <w:szCs w:val="22"/>
              </w:rPr>
              <w:t>0.8144</w:t>
            </w:r>
          </w:p>
        </w:tc>
        <w:tc>
          <w:tcPr>
            <w:tcW w:w="1047" w:type="dxa"/>
            <w:tcBorders>
              <w:top w:val="single" w:sz="8" w:space="0" w:color="000000" w:themeColor="text1"/>
              <w:left w:val="single" w:sz="8" w:space="0" w:color="000000" w:themeColor="text1"/>
              <w:bottom w:val="single" w:sz="4" w:space="0" w:color="000000" w:themeColor="text1"/>
              <w:right w:val="single" w:sz="8" w:space="0" w:color="000000" w:themeColor="text1"/>
            </w:tcBorders>
            <w:tcMar>
              <w:top w:w="15" w:type="dxa"/>
              <w:left w:w="15" w:type="dxa"/>
              <w:right w:w="15" w:type="dxa"/>
            </w:tcMar>
            <w:vAlign w:val="center"/>
          </w:tcPr>
          <w:p w14:paraId="06CEA62A" w14:textId="5B98D391" w:rsidR="415E295D" w:rsidRDefault="415E295D" w:rsidP="415E295D">
            <w:pPr>
              <w:spacing w:after="0"/>
              <w:jc w:val="center"/>
            </w:pPr>
            <w:r w:rsidRPr="415E295D">
              <w:rPr>
                <w:rFonts w:ascii="Calibri" w:eastAsia="Calibri" w:hAnsi="Calibri" w:cs="Calibri"/>
                <w:b/>
                <w:bCs/>
                <w:color w:val="000000" w:themeColor="text1"/>
                <w:sz w:val="22"/>
                <w:szCs w:val="22"/>
              </w:rPr>
              <w:t>99.18%</w:t>
            </w:r>
          </w:p>
        </w:tc>
        <w:tc>
          <w:tcPr>
            <w:tcW w:w="1007" w:type="dxa"/>
            <w:tcBorders>
              <w:top w:val="nil"/>
              <w:left w:val="single" w:sz="8"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C06DBA" w14:textId="39A87875" w:rsidR="415E295D" w:rsidRDefault="415E295D" w:rsidP="415E295D">
            <w:pPr>
              <w:spacing w:after="0"/>
              <w:jc w:val="center"/>
            </w:pPr>
            <w:r w:rsidRPr="415E295D">
              <w:rPr>
                <w:rFonts w:ascii="Calibri" w:eastAsia="Calibri" w:hAnsi="Calibri" w:cs="Calibri"/>
                <w:b/>
                <w:bCs/>
                <w:color w:val="000000" w:themeColor="text1"/>
                <w:sz w:val="22"/>
                <w:szCs w:val="22"/>
              </w:rPr>
              <w:t>5.55</w:t>
            </w:r>
          </w:p>
        </w:tc>
      </w:tr>
    </w:tbl>
    <w:p w14:paraId="04863A7A" w14:textId="7C92E3A3" w:rsidR="415E295D" w:rsidRDefault="415E295D" w:rsidP="72E86696"/>
    <w:p w14:paraId="758996F8" w14:textId="5741AD1D" w:rsidR="642A6FF1" w:rsidRDefault="642A6FF1" w:rsidP="143C5FAD">
      <w:pPr>
        <w:rPr>
          <w:rFonts w:ascii="Aptos" w:eastAsia="Aptos" w:hAnsi="Aptos" w:cs="Aptos"/>
        </w:rPr>
      </w:pPr>
      <w:r w:rsidRPr="143C5FAD">
        <w:rPr>
          <w:rFonts w:ascii="Aptos" w:eastAsia="Aptos" w:hAnsi="Aptos" w:cs="Aptos"/>
          <w:color w:val="000000" w:themeColor="text1"/>
        </w:rPr>
        <w:t>Accuracy results from SW emulation with vLLM (lm_eval</w:t>
      </w:r>
      <w:r w:rsidR="510028A4" w:rsidRPr="143C5FAD">
        <w:rPr>
          <w:rFonts w:ascii="Aptos" w:eastAsia="Aptos" w:hAnsi="Aptos" w:cs="Aptos"/>
          <w:color w:val="000000" w:themeColor="text1"/>
        </w:rPr>
        <w:t>&gt;</w:t>
      </w:r>
      <w:r w:rsidRPr="143C5FAD">
        <w:rPr>
          <w:rFonts w:ascii="Aptos" w:eastAsia="Aptos" w:hAnsi="Aptos" w:cs="Aptos"/>
          <w:color w:val="000000" w:themeColor="text1"/>
        </w:rPr>
        <w:t>=0.4.9.2):</w:t>
      </w:r>
    </w:p>
    <w:p w14:paraId="1D7B0309" w14:textId="613FA988" w:rsidR="09F395AC" w:rsidRDefault="09F395AC" w:rsidP="143C5FAD">
      <w:r>
        <w:rPr>
          <w:noProof/>
        </w:rPr>
        <w:drawing>
          <wp:inline distT="0" distB="0" distL="0" distR="0" wp14:anchorId="4FCD46F8" wp14:editId="39031685">
            <wp:extent cx="5486400" cy="923925"/>
            <wp:effectExtent l="0" t="0" r="0" b="0"/>
            <wp:docPr id="1920260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260381" name="Picture 1920260381"/>
                    <pic:cNvPicPr/>
                  </pic:nvPicPr>
                  <pic:blipFill>
                    <a:blip r:embed="rId23">
                      <a:extLst>
                        <a:ext uri="{28A0092B-C50C-407E-A947-70E740481C1C}">
                          <a14:useLocalDpi xmlns:a14="http://schemas.microsoft.com/office/drawing/2010/main"/>
                        </a:ext>
                      </a:extLst>
                    </a:blip>
                    <a:stretch>
                      <a:fillRect/>
                    </a:stretch>
                  </pic:blipFill>
                  <pic:spPr>
                    <a:xfrm>
                      <a:off x="0" y="0"/>
                      <a:ext cx="5486400" cy="923925"/>
                    </a:xfrm>
                    <a:prstGeom prst="rect">
                      <a:avLst/>
                    </a:prstGeom>
                  </pic:spPr>
                </pic:pic>
              </a:graphicData>
            </a:graphic>
          </wp:inline>
        </w:drawing>
      </w:r>
    </w:p>
    <w:p w14:paraId="1FE579F9" w14:textId="4F6FF429" w:rsidR="007C6066" w:rsidRDefault="0E60792A" w:rsidP="1ED4F078">
      <w:pPr>
        <w:pStyle w:val="Heading3"/>
        <w:numPr>
          <w:ilvl w:val="1"/>
          <w:numId w:val="3"/>
        </w:numPr>
        <w:rPr>
          <w:b/>
          <w:bCs/>
          <w:color w:val="auto"/>
          <w:sz w:val="24"/>
          <w:szCs w:val="24"/>
        </w:rPr>
      </w:pPr>
      <w:bookmarkStart w:id="71" w:name="_Toc228179923"/>
      <w:r w:rsidRPr="1ED4F078">
        <w:rPr>
          <w:rFonts w:eastAsia="DengXian"/>
          <w:b/>
          <w:bCs/>
          <w:color w:val="auto"/>
        </w:rPr>
        <w:t>DeepSeek R1</w:t>
      </w:r>
      <w:bookmarkEnd w:id="71"/>
    </w:p>
    <w:p w14:paraId="293F0947" w14:textId="7E0E9325" w:rsidR="005E5EB4" w:rsidRPr="00C662D3" w:rsidRDefault="0E60792A" w:rsidP="1ED4F078">
      <w:pPr>
        <w:pStyle w:val="Heading4"/>
        <w:numPr>
          <w:ilvl w:val="2"/>
          <w:numId w:val="3"/>
        </w:numPr>
        <w:rPr>
          <w:b/>
          <w:bCs/>
          <w:i w:val="0"/>
          <w:iCs w:val="0"/>
          <w:color w:val="auto"/>
        </w:rPr>
      </w:pPr>
      <w:bookmarkStart w:id="72" w:name="_MXFP8_recipe"/>
      <w:bookmarkStart w:id="73" w:name="_Toc228179924"/>
      <w:r w:rsidRPr="1ED4F078">
        <w:rPr>
          <w:rFonts w:ascii="Aptos" w:eastAsia="Aptos" w:hAnsi="Aptos" w:cs="Aptos"/>
          <w:b/>
          <w:bCs/>
          <w:i w:val="0"/>
          <w:iCs w:val="0"/>
          <w:color w:val="auto"/>
        </w:rPr>
        <w:t>MX</w:t>
      </w:r>
      <w:r w:rsidR="6BDA8F66" w:rsidRPr="1ED4F078">
        <w:rPr>
          <w:b/>
          <w:bCs/>
          <w:i w:val="0"/>
          <w:iCs w:val="0"/>
          <w:color w:val="auto"/>
        </w:rPr>
        <w:t xml:space="preserve">FP8 </w:t>
      </w:r>
      <w:r w:rsidR="356B209D" w:rsidRPr="1ED4F078">
        <w:rPr>
          <w:b/>
          <w:bCs/>
          <w:i w:val="0"/>
          <w:iCs w:val="0"/>
          <w:color w:val="auto"/>
        </w:rPr>
        <w:t>r</w:t>
      </w:r>
      <w:r w:rsidR="6BDA8F66" w:rsidRPr="1ED4F078">
        <w:rPr>
          <w:b/>
          <w:bCs/>
          <w:i w:val="0"/>
          <w:iCs w:val="0"/>
          <w:color w:val="auto"/>
        </w:rPr>
        <w:t>ecip</w:t>
      </w:r>
      <w:r w:rsidR="4D221943" w:rsidRPr="1ED4F078">
        <w:rPr>
          <w:b/>
          <w:bCs/>
          <w:i w:val="0"/>
          <w:iCs w:val="0"/>
          <w:color w:val="auto"/>
        </w:rPr>
        <w:t>e</w:t>
      </w:r>
      <w:bookmarkEnd w:id="72"/>
      <w:bookmarkEnd w:id="7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rsidRPr="001249B6" w14:paraId="56C55195" w14:textId="77777777" w:rsidTr="0083197E">
        <w:trPr>
          <w:trHeight w:val="300"/>
        </w:trPr>
        <w:tc>
          <w:tcPr>
            <w:tcW w:w="4106" w:type="dxa"/>
            <w:gridSpan w:val="2"/>
          </w:tcPr>
          <w:p w14:paraId="4C20BFBA" w14:textId="77777777" w:rsidR="00777013" w:rsidRPr="001249B6" w:rsidRDefault="00777013" w:rsidP="0260425F">
            <w:pPr>
              <w:ind w:left="720"/>
              <w:rPr>
                <w:b/>
                <w:bCs/>
              </w:rPr>
            </w:pPr>
            <w:r w:rsidRPr="001249B6">
              <w:rPr>
                <w:rFonts w:hint="eastAsia"/>
                <w:b/>
                <w:bCs/>
              </w:rPr>
              <w:t xml:space="preserve">Recipe  </w:t>
            </w:r>
          </w:p>
        </w:tc>
        <w:tc>
          <w:tcPr>
            <w:tcW w:w="4253" w:type="dxa"/>
          </w:tcPr>
          <w:p w14:paraId="70C776E9" w14:textId="77777777" w:rsidR="00777013" w:rsidRPr="001249B6" w:rsidRDefault="00777013" w:rsidP="0260425F">
            <w:pPr>
              <w:ind w:left="720"/>
              <w:rPr>
                <w:b/>
                <w:bCs/>
              </w:rPr>
            </w:pPr>
            <w:r w:rsidRPr="001249B6">
              <w:rPr>
                <w:rFonts w:hint="eastAsia"/>
                <w:b/>
                <w:bCs/>
              </w:rPr>
              <w:t>Config/Setting</w:t>
            </w:r>
          </w:p>
        </w:tc>
      </w:tr>
      <w:tr w:rsidR="00EE7190" w14:paraId="4F075971" w14:textId="77777777" w:rsidTr="0083197E">
        <w:trPr>
          <w:trHeight w:val="300"/>
        </w:trPr>
        <w:tc>
          <w:tcPr>
            <w:tcW w:w="4106" w:type="dxa"/>
            <w:gridSpan w:val="2"/>
          </w:tcPr>
          <w:p w14:paraId="21402E34" w14:textId="77777777" w:rsidR="00777013" w:rsidRDefault="00777013">
            <w:r>
              <w:rPr>
                <w:rFonts w:hint="eastAsia"/>
              </w:rPr>
              <w:t>Quant approach</w:t>
            </w:r>
          </w:p>
        </w:tc>
        <w:tc>
          <w:tcPr>
            <w:tcW w:w="4253" w:type="dxa"/>
          </w:tcPr>
          <w:p w14:paraId="69CC21E7" w14:textId="77777777" w:rsidR="00777013" w:rsidRDefault="00777013">
            <w:r>
              <w:t>P</w:t>
            </w:r>
            <w:r>
              <w:rPr>
                <w:rFonts w:hint="eastAsia"/>
              </w:rPr>
              <w:t>TQ</w:t>
            </w:r>
          </w:p>
        </w:tc>
      </w:tr>
      <w:tr w:rsidR="00EE7190" w14:paraId="000E6514" w14:textId="77777777" w:rsidTr="0083197E">
        <w:trPr>
          <w:trHeight w:val="300"/>
        </w:trPr>
        <w:tc>
          <w:tcPr>
            <w:tcW w:w="4106" w:type="dxa"/>
            <w:gridSpan w:val="2"/>
          </w:tcPr>
          <w:p w14:paraId="79D146BB" w14:textId="77777777" w:rsidR="00777013" w:rsidRDefault="00777013">
            <w:r>
              <w:rPr>
                <w:rFonts w:hint="eastAsia"/>
              </w:rPr>
              <w:t>Quant algo</w:t>
            </w:r>
          </w:p>
        </w:tc>
        <w:tc>
          <w:tcPr>
            <w:tcW w:w="4253" w:type="dxa"/>
          </w:tcPr>
          <w:p w14:paraId="063D642E" w14:textId="77777777" w:rsidR="00777013" w:rsidRDefault="00777013">
            <w:r>
              <w:rPr>
                <w:rFonts w:hint="eastAsia"/>
              </w:rPr>
              <w:t>RTN</w:t>
            </w:r>
          </w:p>
        </w:tc>
      </w:tr>
      <w:tr w:rsidR="00EE7190" w14:paraId="6443CFE1" w14:textId="77777777" w:rsidTr="0083197E">
        <w:trPr>
          <w:trHeight w:val="300"/>
        </w:trPr>
        <w:tc>
          <w:tcPr>
            <w:tcW w:w="4106" w:type="dxa"/>
            <w:gridSpan w:val="2"/>
          </w:tcPr>
          <w:p w14:paraId="42F97308" w14:textId="77777777" w:rsidR="00777013" w:rsidRDefault="00777013">
            <w:r>
              <w:rPr>
                <w:rFonts w:hint="eastAsia"/>
              </w:rPr>
              <w:t>Quantized ops</w:t>
            </w:r>
          </w:p>
        </w:tc>
        <w:tc>
          <w:tcPr>
            <w:tcW w:w="4253" w:type="dxa"/>
          </w:tcPr>
          <w:p w14:paraId="14675DF1" w14:textId="3E578639" w:rsidR="00777013" w:rsidRDefault="00777013">
            <w:r>
              <w:rPr>
                <w:rFonts w:hint="eastAsia"/>
              </w:rPr>
              <w:t>Linear</w:t>
            </w:r>
            <w:r w:rsidR="008165FE">
              <w:t xml:space="preserve">, KV </w:t>
            </w:r>
            <w:r w:rsidR="00344396">
              <w:t>C</w:t>
            </w:r>
            <w:r w:rsidR="008165FE">
              <w:t>ache, Attention</w:t>
            </w:r>
            <w:r>
              <w:rPr>
                <w:rFonts w:hint="eastAsia"/>
              </w:rPr>
              <w:t xml:space="preserve"> </w:t>
            </w:r>
          </w:p>
        </w:tc>
      </w:tr>
      <w:tr w:rsidR="002F7441" w14:paraId="1DCFEA80" w14:textId="77777777" w:rsidTr="0083197E">
        <w:trPr>
          <w:trHeight w:val="300"/>
        </w:trPr>
        <w:tc>
          <w:tcPr>
            <w:tcW w:w="1696" w:type="dxa"/>
            <w:vMerge w:val="restart"/>
          </w:tcPr>
          <w:p w14:paraId="512E425A" w14:textId="77777777" w:rsidR="00777013" w:rsidRDefault="00777013">
            <w:r>
              <w:rPr>
                <w:rFonts w:hint="eastAsia"/>
              </w:rPr>
              <w:t>Linear</w:t>
            </w:r>
          </w:p>
        </w:tc>
        <w:tc>
          <w:tcPr>
            <w:tcW w:w="2410" w:type="dxa"/>
          </w:tcPr>
          <w:p w14:paraId="4004EBF8" w14:textId="77777777" w:rsidR="00777013" w:rsidRDefault="00777013">
            <w:r>
              <w:t>D</w:t>
            </w:r>
            <w:r>
              <w:rPr>
                <w:rFonts w:hint="eastAsia"/>
              </w:rPr>
              <w:t>ata type</w:t>
            </w:r>
          </w:p>
        </w:tc>
        <w:tc>
          <w:tcPr>
            <w:tcW w:w="4253" w:type="dxa"/>
          </w:tcPr>
          <w:p w14:paraId="798B60FF" w14:textId="5819B16E" w:rsidR="00777013" w:rsidRDefault="00E31BBD">
            <w:r>
              <w:rPr>
                <w:rFonts w:eastAsia="DengXian" w:hint="eastAsia"/>
              </w:rPr>
              <w:t>MX</w:t>
            </w:r>
            <w:r w:rsidR="00777013">
              <w:rPr>
                <w:rFonts w:hint="eastAsia"/>
              </w:rPr>
              <w:t>FP8</w:t>
            </w:r>
          </w:p>
        </w:tc>
      </w:tr>
      <w:tr w:rsidR="002F7441" w14:paraId="651BA76A" w14:textId="77777777" w:rsidTr="0083197E">
        <w:trPr>
          <w:trHeight w:val="300"/>
        </w:trPr>
        <w:tc>
          <w:tcPr>
            <w:tcW w:w="1696" w:type="dxa"/>
            <w:vMerge/>
          </w:tcPr>
          <w:p w14:paraId="42435F1B" w14:textId="77777777" w:rsidR="00777013" w:rsidRDefault="00777013"/>
        </w:tc>
        <w:tc>
          <w:tcPr>
            <w:tcW w:w="2410" w:type="dxa"/>
          </w:tcPr>
          <w:p w14:paraId="174031C9" w14:textId="77777777" w:rsidR="00777013" w:rsidRDefault="00777013">
            <w:r>
              <w:rPr>
                <w:rFonts w:hint="eastAsia"/>
              </w:rPr>
              <w:t>Element format</w:t>
            </w:r>
          </w:p>
        </w:tc>
        <w:tc>
          <w:tcPr>
            <w:tcW w:w="4253" w:type="dxa"/>
          </w:tcPr>
          <w:p w14:paraId="29368E23" w14:textId="77777777" w:rsidR="00777013" w:rsidRDefault="00777013">
            <w:r>
              <w:rPr>
                <w:rFonts w:hint="eastAsia"/>
              </w:rPr>
              <w:t>E4M3</w:t>
            </w:r>
          </w:p>
        </w:tc>
      </w:tr>
      <w:tr w:rsidR="002F7441" w14:paraId="70B71CBA" w14:textId="77777777" w:rsidTr="0083197E">
        <w:trPr>
          <w:trHeight w:val="300"/>
        </w:trPr>
        <w:tc>
          <w:tcPr>
            <w:tcW w:w="1696" w:type="dxa"/>
            <w:vMerge/>
          </w:tcPr>
          <w:p w14:paraId="0EB5CAF7" w14:textId="77777777" w:rsidR="00777013" w:rsidRDefault="00777013"/>
        </w:tc>
        <w:tc>
          <w:tcPr>
            <w:tcW w:w="2410" w:type="dxa"/>
          </w:tcPr>
          <w:p w14:paraId="6049E338" w14:textId="77777777" w:rsidR="00777013" w:rsidRDefault="00777013">
            <w:r>
              <w:t>Scheme</w:t>
            </w:r>
          </w:p>
        </w:tc>
        <w:tc>
          <w:tcPr>
            <w:tcW w:w="4253" w:type="dxa"/>
          </w:tcPr>
          <w:p w14:paraId="61E364BF" w14:textId="194A1C76" w:rsidR="00777013" w:rsidRPr="001C14CA" w:rsidRDefault="00777013">
            <w:pPr>
              <w:rPr>
                <w:rFonts w:eastAsia="DengXian"/>
              </w:rPr>
            </w:pPr>
            <w:r>
              <w:t xml:space="preserve">Weight </w:t>
            </w:r>
            <w:r w:rsidR="001C14CA">
              <w:t>–</w:t>
            </w:r>
            <w:r>
              <w:t xml:space="preserve"> </w:t>
            </w:r>
            <w:r w:rsidR="001C14CA">
              <w:rPr>
                <w:rFonts w:eastAsia="DengXian" w:hint="eastAsia"/>
              </w:rPr>
              <w:t>MXFP8</w:t>
            </w:r>
            <w:r>
              <w:t xml:space="preserve">, Activation </w:t>
            </w:r>
            <w:r w:rsidR="001C14CA">
              <w:t>–</w:t>
            </w:r>
            <w:r>
              <w:t xml:space="preserve"> </w:t>
            </w:r>
            <w:r w:rsidR="001C14CA">
              <w:rPr>
                <w:rFonts w:eastAsia="DengXian" w:hint="eastAsia"/>
              </w:rPr>
              <w:t>MXFP8</w:t>
            </w:r>
          </w:p>
        </w:tc>
      </w:tr>
      <w:tr w:rsidR="002F7441" w14:paraId="2C164E69" w14:textId="77777777" w:rsidTr="0083197E">
        <w:trPr>
          <w:trHeight w:val="300"/>
        </w:trPr>
        <w:tc>
          <w:tcPr>
            <w:tcW w:w="1696" w:type="dxa"/>
            <w:vMerge/>
          </w:tcPr>
          <w:p w14:paraId="35A06B9E" w14:textId="77777777" w:rsidR="00777013" w:rsidRDefault="00777013"/>
        </w:tc>
        <w:tc>
          <w:tcPr>
            <w:tcW w:w="2410" w:type="dxa"/>
          </w:tcPr>
          <w:p w14:paraId="3608608C" w14:textId="77777777" w:rsidR="00777013" w:rsidRDefault="00777013">
            <w:r>
              <w:t>Weight scheme</w:t>
            </w:r>
          </w:p>
        </w:tc>
        <w:tc>
          <w:tcPr>
            <w:tcW w:w="4253" w:type="dxa"/>
          </w:tcPr>
          <w:p w14:paraId="6B30EDB3" w14:textId="26B810B7" w:rsidR="00777013" w:rsidRDefault="00777013">
            <w:r>
              <w:t>Static, block-wise</w:t>
            </w:r>
            <w:r w:rsidR="472EF3D7">
              <w:t>, RCEIL</w:t>
            </w:r>
          </w:p>
        </w:tc>
      </w:tr>
      <w:tr w:rsidR="002F7441" w14:paraId="6FC36A58" w14:textId="77777777" w:rsidTr="0083197E">
        <w:trPr>
          <w:trHeight w:val="300"/>
        </w:trPr>
        <w:tc>
          <w:tcPr>
            <w:tcW w:w="1696" w:type="dxa"/>
            <w:vMerge/>
          </w:tcPr>
          <w:p w14:paraId="50F4B633" w14:textId="77777777" w:rsidR="00777013" w:rsidRDefault="00777013"/>
        </w:tc>
        <w:tc>
          <w:tcPr>
            <w:tcW w:w="2410" w:type="dxa"/>
          </w:tcPr>
          <w:p w14:paraId="6A5920CB" w14:textId="77777777" w:rsidR="00777013" w:rsidRDefault="00777013">
            <w:r>
              <w:t>Activation scheme</w:t>
            </w:r>
          </w:p>
        </w:tc>
        <w:tc>
          <w:tcPr>
            <w:tcW w:w="4253" w:type="dxa"/>
          </w:tcPr>
          <w:p w14:paraId="62654BE1" w14:textId="304B8628" w:rsidR="00777013" w:rsidRDefault="00777013">
            <w:r>
              <w:t>Dynamic, block-wise</w:t>
            </w:r>
            <w:r w:rsidR="053BAF73">
              <w:t>, RCEIL</w:t>
            </w:r>
          </w:p>
        </w:tc>
      </w:tr>
      <w:tr w:rsidR="002F7441" w14:paraId="1FEEA97D" w14:textId="77777777" w:rsidTr="0083197E">
        <w:trPr>
          <w:trHeight w:val="300"/>
        </w:trPr>
        <w:tc>
          <w:tcPr>
            <w:tcW w:w="1696" w:type="dxa"/>
            <w:vMerge/>
          </w:tcPr>
          <w:p w14:paraId="50D55FCA" w14:textId="77777777" w:rsidR="00777013" w:rsidRDefault="00777013"/>
        </w:tc>
        <w:tc>
          <w:tcPr>
            <w:tcW w:w="2410" w:type="dxa"/>
          </w:tcPr>
          <w:p w14:paraId="2BEC75AA" w14:textId="77777777" w:rsidR="00777013" w:rsidRDefault="00777013">
            <w:r>
              <w:t>Block size</w:t>
            </w:r>
          </w:p>
        </w:tc>
        <w:tc>
          <w:tcPr>
            <w:tcW w:w="4253" w:type="dxa"/>
          </w:tcPr>
          <w:p w14:paraId="62383A1F" w14:textId="77777777" w:rsidR="00777013" w:rsidRDefault="00777013">
            <w:r>
              <w:t>32</w:t>
            </w:r>
          </w:p>
        </w:tc>
      </w:tr>
      <w:tr w:rsidR="002F7441" w14:paraId="03E474DD" w14:textId="77777777" w:rsidTr="0083197E">
        <w:trPr>
          <w:trHeight w:val="300"/>
        </w:trPr>
        <w:tc>
          <w:tcPr>
            <w:tcW w:w="1696" w:type="dxa"/>
            <w:vMerge/>
          </w:tcPr>
          <w:p w14:paraId="2F8165E0" w14:textId="77777777" w:rsidR="00777013" w:rsidRDefault="00777013"/>
        </w:tc>
        <w:tc>
          <w:tcPr>
            <w:tcW w:w="2410" w:type="dxa"/>
          </w:tcPr>
          <w:p w14:paraId="6E0750AB" w14:textId="77777777" w:rsidR="00777013" w:rsidRDefault="00777013">
            <w:r>
              <w:t>Scale type</w:t>
            </w:r>
          </w:p>
        </w:tc>
        <w:tc>
          <w:tcPr>
            <w:tcW w:w="4253" w:type="dxa"/>
          </w:tcPr>
          <w:p w14:paraId="5312CD0F" w14:textId="0AEB6C95" w:rsidR="00777013" w:rsidRDefault="00777013">
            <w:r>
              <w:t>FP8 E8M0</w:t>
            </w:r>
          </w:p>
        </w:tc>
      </w:tr>
      <w:tr w:rsidR="002F7441" w14:paraId="08FED8A9" w14:textId="77777777" w:rsidTr="0083197E">
        <w:trPr>
          <w:trHeight w:val="300"/>
        </w:trPr>
        <w:tc>
          <w:tcPr>
            <w:tcW w:w="1696" w:type="dxa"/>
            <w:vMerge/>
          </w:tcPr>
          <w:p w14:paraId="270EF1E1" w14:textId="77777777" w:rsidR="00777013" w:rsidRDefault="00777013"/>
        </w:tc>
        <w:tc>
          <w:tcPr>
            <w:tcW w:w="2410" w:type="dxa"/>
          </w:tcPr>
          <w:p w14:paraId="40BEE76F" w14:textId="77777777" w:rsidR="00777013" w:rsidRDefault="00777013">
            <w:r>
              <w:t>Scale method</w:t>
            </w:r>
          </w:p>
        </w:tc>
        <w:tc>
          <w:tcPr>
            <w:tcW w:w="4253" w:type="dxa"/>
          </w:tcPr>
          <w:p w14:paraId="69E56345" w14:textId="77777777" w:rsidR="00777013" w:rsidRDefault="00777013">
            <w:r>
              <w:t>1D block-wise scaling for MXFP8</w:t>
            </w:r>
          </w:p>
        </w:tc>
      </w:tr>
      <w:tr w:rsidR="002F7441" w14:paraId="30D5B86E" w14:textId="77777777" w:rsidTr="0083197E">
        <w:trPr>
          <w:trHeight w:val="300"/>
        </w:trPr>
        <w:tc>
          <w:tcPr>
            <w:tcW w:w="1696" w:type="dxa"/>
            <w:vMerge/>
          </w:tcPr>
          <w:p w14:paraId="0F787477" w14:textId="77777777" w:rsidR="00BA59C2" w:rsidRDefault="00BA59C2"/>
        </w:tc>
        <w:tc>
          <w:tcPr>
            <w:tcW w:w="2410" w:type="dxa"/>
          </w:tcPr>
          <w:p w14:paraId="4EBCC943" w14:textId="312FAA16" w:rsidR="64075F2A" w:rsidRDefault="64075F2A">
            <w:r>
              <w:t>Exclude layers</w:t>
            </w:r>
          </w:p>
        </w:tc>
        <w:tc>
          <w:tcPr>
            <w:tcW w:w="4253" w:type="dxa"/>
          </w:tcPr>
          <w:p w14:paraId="27C768F4" w14:textId="66AED29C" w:rsidR="52D342B4" w:rsidRDefault="52D342B4">
            <w:r>
              <w:t>l</w:t>
            </w:r>
            <w:r w:rsidR="64075F2A">
              <w:t>m</w:t>
            </w:r>
            <w:r w:rsidR="117393FB">
              <w:t>_</w:t>
            </w:r>
            <w:r w:rsidR="64075F2A">
              <w:t>head, mlp.gate</w:t>
            </w:r>
          </w:p>
        </w:tc>
      </w:tr>
      <w:tr w:rsidR="003E2E94" w14:paraId="077EF88B" w14:textId="77777777" w:rsidTr="7CED10B3">
        <w:trPr>
          <w:trHeight w:val="300"/>
        </w:trPr>
        <w:tc>
          <w:tcPr>
            <w:tcW w:w="1696" w:type="dxa"/>
            <w:vMerge w:val="restart"/>
          </w:tcPr>
          <w:p w14:paraId="0DDF0C15" w14:textId="3E18BD89" w:rsidR="7CED10B3" w:rsidRDefault="7CED10B3">
            <w:r>
              <w:t>KV cache</w:t>
            </w:r>
          </w:p>
        </w:tc>
        <w:tc>
          <w:tcPr>
            <w:tcW w:w="2410" w:type="dxa"/>
          </w:tcPr>
          <w:p w14:paraId="759A6FB0" w14:textId="4BEAA709" w:rsidR="7CED10B3" w:rsidRDefault="7CED10B3">
            <w:r>
              <w:t>Data type</w:t>
            </w:r>
          </w:p>
        </w:tc>
        <w:tc>
          <w:tcPr>
            <w:tcW w:w="4253" w:type="dxa"/>
          </w:tcPr>
          <w:p w14:paraId="7F6A08B8" w14:textId="21324223" w:rsidR="7CED10B3" w:rsidRDefault="7CED10B3">
            <w:r>
              <w:t>FP8</w:t>
            </w:r>
          </w:p>
        </w:tc>
      </w:tr>
      <w:tr w:rsidR="003E2E94" w14:paraId="7A558E68" w14:textId="77777777" w:rsidTr="7CED10B3">
        <w:trPr>
          <w:trHeight w:val="300"/>
        </w:trPr>
        <w:tc>
          <w:tcPr>
            <w:tcW w:w="1696" w:type="dxa"/>
            <w:vMerge/>
          </w:tcPr>
          <w:p w14:paraId="6BD3CA76" w14:textId="6B632BFB" w:rsidR="7CED10B3" w:rsidRDefault="7CED10B3" w:rsidP="7CED10B3"/>
        </w:tc>
        <w:tc>
          <w:tcPr>
            <w:tcW w:w="2410" w:type="dxa"/>
          </w:tcPr>
          <w:p w14:paraId="19C83160" w14:textId="1F67574D" w:rsidR="7CED10B3" w:rsidRDefault="7CED10B3">
            <w:r>
              <w:t>Element format</w:t>
            </w:r>
          </w:p>
        </w:tc>
        <w:tc>
          <w:tcPr>
            <w:tcW w:w="4253" w:type="dxa"/>
          </w:tcPr>
          <w:p w14:paraId="6EBBFDDA" w14:textId="7955765C" w:rsidR="7CED10B3" w:rsidRDefault="7CED10B3">
            <w:r>
              <w:t>E4M3</w:t>
            </w:r>
          </w:p>
        </w:tc>
      </w:tr>
      <w:tr w:rsidR="003E2E94" w14:paraId="4646C815" w14:textId="77777777" w:rsidTr="7CED10B3">
        <w:trPr>
          <w:trHeight w:val="300"/>
        </w:trPr>
        <w:tc>
          <w:tcPr>
            <w:tcW w:w="1696" w:type="dxa"/>
            <w:vMerge/>
          </w:tcPr>
          <w:p w14:paraId="3962E380" w14:textId="0230C77A" w:rsidR="7CED10B3" w:rsidRDefault="7CED10B3" w:rsidP="7CED10B3"/>
        </w:tc>
        <w:tc>
          <w:tcPr>
            <w:tcW w:w="2410" w:type="dxa"/>
          </w:tcPr>
          <w:p w14:paraId="6DD98560" w14:textId="44CF514E" w:rsidR="7CED10B3" w:rsidRDefault="7CED10B3">
            <w:r>
              <w:t>Scheme</w:t>
            </w:r>
          </w:p>
        </w:tc>
        <w:tc>
          <w:tcPr>
            <w:tcW w:w="4253" w:type="dxa"/>
          </w:tcPr>
          <w:p w14:paraId="49964653" w14:textId="4123E802" w:rsidR="7CED10B3" w:rsidRDefault="00F92D75">
            <w:r>
              <w:rPr>
                <w:rFonts w:eastAsia="DengXian" w:hint="eastAsia"/>
              </w:rPr>
              <w:t xml:space="preserve">Static, </w:t>
            </w:r>
            <w:r w:rsidR="7CED10B3">
              <w:t xml:space="preserve">Per-tensor, </w:t>
            </w:r>
            <w:r w:rsidR="7CED10B3" w:rsidRPr="7CED10B3">
              <w:rPr>
                <w:rFonts w:eastAsia="DengXian"/>
              </w:rPr>
              <w:t>RNE</w:t>
            </w:r>
          </w:p>
        </w:tc>
      </w:tr>
      <w:tr w:rsidR="003E2E94" w14:paraId="07225059" w14:textId="77777777" w:rsidTr="7CED10B3">
        <w:trPr>
          <w:trHeight w:val="300"/>
        </w:trPr>
        <w:tc>
          <w:tcPr>
            <w:tcW w:w="1696" w:type="dxa"/>
            <w:vMerge/>
          </w:tcPr>
          <w:p w14:paraId="454FA991" w14:textId="36C84604" w:rsidR="7CED10B3" w:rsidRDefault="7CED10B3" w:rsidP="7CED10B3"/>
        </w:tc>
        <w:tc>
          <w:tcPr>
            <w:tcW w:w="2410" w:type="dxa"/>
          </w:tcPr>
          <w:p w14:paraId="5E82A841" w14:textId="2B84C5C2" w:rsidR="7CED10B3" w:rsidRDefault="7CED10B3">
            <w:r>
              <w:t>Scale type</w:t>
            </w:r>
          </w:p>
        </w:tc>
        <w:tc>
          <w:tcPr>
            <w:tcW w:w="4253" w:type="dxa"/>
          </w:tcPr>
          <w:p w14:paraId="12FB3D03" w14:textId="7493BCF7" w:rsidR="7CED10B3" w:rsidRDefault="7CED10B3">
            <w:r>
              <w:t>FP32</w:t>
            </w:r>
          </w:p>
        </w:tc>
      </w:tr>
      <w:tr w:rsidR="003E2E94" w14:paraId="542D1607" w14:textId="77777777" w:rsidTr="7CED10B3">
        <w:trPr>
          <w:trHeight w:val="300"/>
        </w:trPr>
        <w:tc>
          <w:tcPr>
            <w:tcW w:w="1696" w:type="dxa"/>
            <w:vMerge w:val="restart"/>
          </w:tcPr>
          <w:p w14:paraId="1E4A0562" w14:textId="0B27466A" w:rsidR="7CED10B3" w:rsidRDefault="7CED10B3">
            <w:r>
              <w:lastRenderedPageBreak/>
              <w:t>Attention</w:t>
            </w:r>
          </w:p>
        </w:tc>
        <w:tc>
          <w:tcPr>
            <w:tcW w:w="2410" w:type="dxa"/>
          </w:tcPr>
          <w:p w14:paraId="66EC8C6B" w14:textId="51C61E5C" w:rsidR="7CED10B3" w:rsidRDefault="7CED10B3">
            <w:r>
              <w:t>Data type</w:t>
            </w:r>
          </w:p>
        </w:tc>
        <w:tc>
          <w:tcPr>
            <w:tcW w:w="4253" w:type="dxa"/>
          </w:tcPr>
          <w:p w14:paraId="65876349" w14:textId="38878644" w:rsidR="7CED10B3" w:rsidRDefault="7CED10B3">
            <w:r>
              <w:t>FP8</w:t>
            </w:r>
          </w:p>
        </w:tc>
      </w:tr>
      <w:tr w:rsidR="003E2E94" w14:paraId="78C85A7D" w14:textId="77777777" w:rsidTr="7CED10B3">
        <w:trPr>
          <w:trHeight w:val="300"/>
        </w:trPr>
        <w:tc>
          <w:tcPr>
            <w:tcW w:w="1696" w:type="dxa"/>
            <w:vMerge/>
          </w:tcPr>
          <w:p w14:paraId="4F838274" w14:textId="3E4CAF59" w:rsidR="7CED10B3" w:rsidRDefault="7CED10B3" w:rsidP="7CED10B3"/>
        </w:tc>
        <w:tc>
          <w:tcPr>
            <w:tcW w:w="2410" w:type="dxa"/>
          </w:tcPr>
          <w:p w14:paraId="4A4CCC0A" w14:textId="4236A62F" w:rsidR="7CED10B3" w:rsidRDefault="7CED10B3">
            <w:r>
              <w:t>Element format</w:t>
            </w:r>
          </w:p>
        </w:tc>
        <w:tc>
          <w:tcPr>
            <w:tcW w:w="4253" w:type="dxa"/>
          </w:tcPr>
          <w:p w14:paraId="43CE916F" w14:textId="45923DDA" w:rsidR="7CED10B3" w:rsidRDefault="7CED10B3">
            <w:r>
              <w:t>E4M3</w:t>
            </w:r>
          </w:p>
        </w:tc>
      </w:tr>
      <w:tr w:rsidR="003E2E94" w14:paraId="7039C253" w14:textId="77777777" w:rsidTr="7CED10B3">
        <w:trPr>
          <w:trHeight w:val="300"/>
        </w:trPr>
        <w:tc>
          <w:tcPr>
            <w:tcW w:w="1696" w:type="dxa"/>
            <w:vMerge/>
          </w:tcPr>
          <w:p w14:paraId="2C8FDF6B" w14:textId="102D3346" w:rsidR="7CED10B3" w:rsidRDefault="7CED10B3" w:rsidP="7CED10B3"/>
        </w:tc>
        <w:tc>
          <w:tcPr>
            <w:tcW w:w="2410" w:type="dxa"/>
          </w:tcPr>
          <w:p w14:paraId="5DB4764C" w14:textId="165BB9CD" w:rsidR="7CED10B3" w:rsidRDefault="7CED10B3">
            <w:r>
              <w:t>Scheme</w:t>
            </w:r>
          </w:p>
        </w:tc>
        <w:tc>
          <w:tcPr>
            <w:tcW w:w="4253" w:type="dxa"/>
          </w:tcPr>
          <w:p w14:paraId="2DA7EECD" w14:textId="233D94F9" w:rsidR="7CED10B3" w:rsidRDefault="00344396">
            <w:r>
              <w:t xml:space="preserve">Static, </w:t>
            </w:r>
            <w:r w:rsidR="7CED10B3">
              <w:t xml:space="preserve">Per-tensor, </w:t>
            </w:r>
            <w:r w:rsidR="7CED10B3" w:rsidRPr="7CED10B3">
              <w:rPr>
                <w:rFonts w:eastAsia="DengXian"/>
              </w:rPr>
              <w:t>RNE</w:t>
            </w:r>
          </w:p>
        </w:tc>
      </w:tr>
      <w:tr w:rsidR="003E2E94" w14:paraId="389834FE" w14:textId="77777777" w:rsidTr="7CED10B3">
        <w:trPr>
          <w:trHeight w:val="300"/>
        </w:trPr>
        <w:tc>
          <w:tcPr>
            <w:tcW w:w="1696" w:type="dxa"/>
            <w:vMerge/>
          </w:tcPr>
          <w:p w14:paraId="3C00DC51" w14:textId="5DE0873C" w:rsidR="7CED10B3" w:rsidRDefault="7CED10B3" w:rsidP="7CED10B3"/>
        </w:tc>
        <w:tc>
          <w:tcPr>
            <w:tcW w:w="2410" w:type="dxa"/>
          </w:tcPr>
          <w:p w14:paraId="7DC8ABF6" w14:textId="3A32C7C6" w:rsidR="7CED10B3" w:rsidRDefault="7CED10B3">
            <w:r>
              <w:t>Scale type</w:t>
            </w:r>
          </w:p>
        </w:tc>
        <w:tc>
          <w:tcPr>
            <w:tcW w:w="4253" w:type="dxa"/>
          </w:tcPr>
          <w:p w14:paraId="65F3B74F" w14:textId="4926D99C" w:rsidR="7CED10B3" w:rsidRDefault="7CED10B3">
            <w:r>
              <w:t>FP32</w:t>
            </w:r>
          </w:p>
        </w:tc>
      </w:tr>
    </w:tbl>
    <w:p w14:paraId="0E32A626" w14:textId="20DD4D95" w:rsidR="006818F4" w:rsidRDefault="006818F4" w:rsidP="00C77023">
      <w:pPr>
        <w:rPr>
          <w:rFonts w:eastAsia="DengXian"/>
          <w:b/>
        </w:rPr>
      </w:pPr>
    </w:p>
    <w:p w14:paraId="5BD7B8EA" w14:textId="73E81C9E" w:rsidR="00CF176C" w:rsidRPr="00C662D3" w:rsidRDefault="77F89C92" w:rsidP="1ED4F078">
      <w:pPr>
        <w:pStyle w:val="Heading4"/>
        <w:numPr>
          <w:ilvl w:val="2"/>
          <w:numId w:val="3"/>
        </w:numPr>
        <w:rPr>
          <w:b/>
          <w:bCs/>
          <w:i w:val="0"/>
          <w:iCs w:val="0"/>
          <w:color w:val="auto"/>
        </w:rPr>
      </w:pPr>
      <w:bookmarkStart w:id="74" w:name="_Toc228179925"/>
      <w:r w:rsidRPr="1ED4F078">
        <w:rPr>
          <w:rFonts w:eastAsia="DengXian"/>
          <w:b/>
          <w:bCs/>
          <w:i w:val="0"/>
          <w:iCs w:val="0"/>
          <w:color w:val="auto"/>
        </w:rPr>
        <w:t>MX</w:t>
      </w:r>
      <w:r w:rsidR="29A2F07D" w:rsidRPr="1ED4F078">
        <w:rPr>
          <w:b/>
          <w:bCs/>
          <w:i w:val="0"/>
          <w:iCs w:val="0"/>
          <w:color w:val="auto"/>
        </w:rPr>
        <w:t>FP4 recipe</w:t>
      </w:r>
      <w:bookmarkEnd w:id="74"/>
      <w:commentRangeStart w:id="75"/>
      <w:commentRangeStart w:id="76"/>
      <w:commentRangeStart w:id="77"/>
      <w:commentRangeEnd w:id="75"/>
      <w:r w:rsidRPr="00C662D3">
        <w:rPr>
          <w:rStyle w:val="CommentReference"/>
          <w:rFonts w:hint="eastAsia"/>
          <w:b/>
          <w:bCs/>
          <w:i w:val="0"/>
          <w:iCs w:val="0"/>
          <w:color w:val="auto"/>
          <w:sz w:val="24"/>
          <w:szCs w:val="24"/>
        </w:rPr>
        <w:commentReference w:id="75"/>
      </w:r>
      <w:commentRangeEnd w:id="76"/>
      <w:r w:rsidRPr="00C662D3">
        <w:rPr>
          <w:rStyle w:val="CommentReference"/>
          <w:rFonts w:hint="eastAsia"/>
          <w:b/>
          <w:bCs/>
          <w:i w:val="0"/>
          <w:iCs w:val="0"/>
          <w:color w:val="auto"/>
          <w:sz w:val="24"/>
          <w:szCs w:val="24"/>
        </w:rPr>
        <w:commentReference w:id="76"/>
      </w:r>
      <w:commentRangeEnd w:id="77"/>
      <w:r w:rsidRPr="00C662D3">
        <w:rPr>
          <w:rStyle w:val="CommentReference"/>
          <w:rFonts w:hint="eastAsia"/>
          <w:b/>
          <w:bCs/>
          <w:i w:val="0"/>
          <w:iCs w:val="0"/>
          <w:color w:val="auto"/>
          <w:sz w:val="24"/>
          <w:szCs w:val="24"/>
        </w:rPr>
        <w:commentReference w:id="77"/>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rsidRPr="001249B6" w14:paraId="6BB0529E" w14:textId="77777777" w:rsidTr="0083197E">
        <w:trPr>
          <w:trHeight w:val="300"/>
        </w:trPr>
        <w:tc>
          <w:tcPr>
            <w:tcW w:w="4106" w:type="dxa"/>
            <w:gridSpan w:val="2"/>
          </w:tcPr>
          <w:p w14:paraId="6119FAEC" w14:textId="77777777" w:rsidR="006818F4" w:rsidRPr="001249B6" w:rsidRDefault="006818F4">
            <w:pPr>
              <w:rPr>
                <w:b/>
                <w:bCs/>
              </w:rPr>
            </w:pPr>
            <w:r w:rsidRPr="001249B6">
              <w:rPr>
                <w:rFonts w:hint="eastAsia"/>
                <w:b/>
                <w:bCs/>
              </w:rPr>
              <w:t xml:space="preserve">Recipe  </w:t>
            </w:r>
          </w:p>
        </w:tc>
        <w:tc>
          <w:tcPr>
            <w:tcW w:w="4253" w:type="dxa"/>
          </w:tcPr>
          <w:p w14:paraId="7C0C6FA2" w14:textId="77777777" w:rsidR="006818F4" w:rsidRPr="001249B6" w:rsidRDefault="006818F4">
            <w:pPr>
              <w:rPr>
                <w:b/>
                <w:bCs/>
              </w:rPr>
            </w:pPr>
            <w:r w:rsidRPr="001249B6">
              <w:rPr>
                <w:rFonts w:hint="eastAsia"/>
                <w:b/>
                <w:bCs/>
              </w:rPr>
              <w:t>Config/Setting</w:t>
            </w:r>
          </w:p>
        </w:tc>
      </w:tr>
      <w:tr w:rsidR="00EE7190" w14:paraId="26CBE7F5" w14:textId="77777777" w:rsidTr="0083197E">
        <w:trPr>
          <w:trHeight w:val="300"/>
        </w:trPr>
        <w:tc>
          <w:tcPr>
            <w:tcW w:w="4106" w:type="dxa"/>
            <w:gridSpan w:val="2"/>
          </w:tcPr>
          <w:p w14:paraId="3C478408" w14:textId="77777777" w:rsidR="006818F4" w:rsidRDefault="006818F4">
            <w:r>
              <w:rPr>
                <w:rFonts w:hint="eastAsia"/>
              </w:rPr>
              <w:t>Quant approach</w:t>
            </w:r>
          </w:p>
        </w:tc>
        <w:tc>
          <w:tcPr>
            <w:tcW w:w="4253" w:type="dxa"/>
          </w:tcPr>
          <w:p w14:paraId="6AE72336" w14:textId="77777777" w:rsidR="006818F4" w:rsidRDefault="006818F4">
            <w:r>
              <w:t>P</w:t>
            </w:r>
            <w:r>
              <w:rPr>
                <w:rFonts w:hint="eastAsia"/>
              </w:rPr>
              <w:t>TQ</w:t>
            </w:r>
          </w:p>
        </w:tc>
      </w:tr>
      <w:tr w:rsidR="00EE7190" w14:paraId="10C40C09" w14:textId="77777777" w:rsidTr="0083197E">
        <w:trPr>
          <w:trHeight w:val="300"/>
        </w:trPr>
        <w:tc>
          <w:tcPr>
            <w:tcW w:w="4106" w:type="dxa"/>
            <w:gridSpan w:val="2"/>
          </w:tcPr>
          <w:p w14:paraId="1084BFE5" w14:textId="77777777" w:rsidR="006818F4" w:rsidRDefault="006818F4">
            <w:r>
              <w:rPr>
                <w:rFonts w:hint="eastAsia"/>
              </w:rPr>
              <w:t>Quant algo</w:t>
            </w:r>
          </w:p>
        </w:tc>
        <w:tc>
          <w:tcPr>
            <w:tcW w:w="4253" w:type="dxa"/>
          </w:tcPr>
          <w:p w14:paraId="4DF39DD8" w14:textId="77777777" w:rsidR="006818F4" w:rsidRDefault="006818F4">
            <w:r>
              <w:rPr>
                <w:rFonts w:hint="eastAsia"/>
              </w:rPr>
              <w:t>RTN</w:t>
            </w:r>
          </w:p>
        </w:tc>
      </w:tr>
      <w:tr w:rsidR="00EE7190" w14:paraId="76245402" w14:textId="77777777" w:rsidTr="0083197E">
        <w:trPr>
          <w:trHeight w:val="300"/>
        </w:trPr>
        <w:tc>
          <w:tcPr>
            <w:tcW w:w="4106" w:type="dxa"/>
            <w:gridSpan w:val="2"/>
          </w:tcPr>
          <w:p w14:paraId="6E61E1CF" w14:textId="77777777" w:rsidR="006818F4" w:rsidRDefault="006818F4">
            <w:r>
              <w:rPr>
                <w:rFonts w:hint="eastAsia"/>
              </w:rPr>
              <w:t>Quantized ops</w:t>
            </w:r>
          </w:p>
        </w:tc>
        <w:tc>
          <w:tcPr>
            <w:tcW w:w="4253" w:type="dxa"/>
          </w:tcPr>
          <w:p w14:paraId="149D307A" w14:textId="03FCC904" w:rsidR="006818F4" w:rsidRDefault="006818F4">
            <w:r>
              <w:rPr>
                <w:rFonts w:hint="eastAsia"/>
              </w:rPr>
              <w:t>Linear</w:t>
            </w:r>
            <w:r w:rsidR="00356CFF">
              <w:t>, KV Cache, Attention</w:t>
            </w:r>
            <w:r>
              <w:rPr>
                <w:rFonts w:hint="eastAsia"/>
              </w:rPr>
              <w:t xml:space="preserve"> </w:t>
            </w:r>
          </w:p>
        </w:tc>
      </w:tr>
      <w:tr w:rsidR="002F7441" w14:paraId="113CB160" w14:textId="77777777" w:rsidTr="0083197E">
        <w:trPr>
          <w:trHeight w:val="300"/>
        </w:trPr>
        <w:tc>
          <w:tcPr>
            <w:tcW w:w="1696" w:type="dxa"/>
            <w:vMerge w:val="restart"/>
          </w:tcPr>
          <w:p w14:paraId="6E439694" w14:textId="77777777" w:rsidR="006818F4" w:rsidRDefault="006818F4">
            <w:r>
              <w:rPr>
                <w:rFonts w:hint="eastAsia"/>
              </w:rPr>
              <w:t>Linear</w:t>
            </w:r>
          </w:p>
        </w:tc>
        <w:tc>
          <w:tcPr>
            <w:tcW w:w="2410" w:type="dxa"/>
          </w:tcPr>
          <w:p w14:paraId="4F505933" w14:textId="77777777" w:rsidR="006818F4" w:rsidRDefault="006818F4">
            <w:r>
              <w:t>D</w:t>
            </w:r>
            <w:r>
              <w:rPr>
                <w:rFonts w:hint="eastAsia"/>
              </w:rPr>
              <w:t>ata type</w:t>
            </w:r>
          </w:p>
        </w:tc>
        <w:tc>
          <w:tcPr>
            <w:tcW w:w="4253" w:type="dxa"/>
          </w:tcPr>
          <w:p w14:paraId="2C5E2002" w14:textId="03A354A1" w:rsidR="006818F4" w:rsidRPr="006818F4" w:rsidRDefault="00E31BBD">
            <w:pPr>
              <w:rPr>
                <w:rFonts w:eastAsia="DengXian"/>
              </w:rPr>
            </w:pPr>
            <w:r>
              <w:rPr>
                <w:rFonts w:eastAsia="DengXian" w:hint="eastAsia"/>
              </w:rPr>
              <w:t>MX</w:t>
            </w:r>
            <w:r w:rsidR="006818F4">
              <w:rPr>
                <w:rFonts w:hint="eastAsia"/>
              </w:rPr>
              <w:t>FP</w:t>
            </w:r>
            <w:r w:rsidR="006818F4">
              <w:rPr>
                <w:rFonts w:eastAsia="DengXian" w:hint="eastAsia"/>
              </w:rPr>
              <w:t>4</w:t>
            </w:r>
          </w:p>
        </w:tc>
      </w:tr>
      <w:tr w:rsidR="002F7441" w14:paraId="1C5FE0A0" w14:textId="77777777" w:rsidTr="0083197E">
        <w:trPr>
          <w:trHeight w:val="300"/>
        </w:trPr>
        <w:tc>
          <w:tcPr>
            <w:tcW w:w="1696" w:type="dxa"/>
            <w:vMerge/>
          </w:tcPr>
          <w:p w14:paraId="597559DC" w14:textId="77777777" w:rsidR="006818F4" w:rsidRDefault="006818F4"/>
        </w:tc>
        <w:tc>
          <w:tcPr>
            <w:tcW w:w="2410" w:type="dxa"/>
          </w:tcPr>
          <w:p w14:paraId="46BB708F" w14:textId="77777777" w:rsidR="006818F4" w:rsidRDefault="006818F4">
            <w:r>
              <w:rPr>
                <w:rFonts w:hint="eastAsia"/>
              </w:rPr>
              <w:t>Element format</w:t>
            </w:r>
          </w:p>
        </w:tc>
        <w:tc>
          <w:tcPr>
            <w:tcW w:w="4253" w:type="dxa"/>
          </w:tcPr>
          <w:p w14:paraId="6B8D262F" w14:textId="648B0BBA" w:rsidR="006818F4" w:rsidRPr="006818F4" w:rsidRDefault="006818F4">
            <w:pPr>
              <w:rPr>
                <w:rFonts w:eastAsia="DengXian"/>
              </w:rPr>
            </w:pPr>
            <w:r>
              <w:rPr>
                <w:rFonts w:hint="eastAsia"/>
              </w:rPr>
              <w:t>E</w:t>
            </w:r>
            <w:r>
              <w:rPr>
                <w:rFonts w:eastAsia="DengXian" w:hint="eastAsia"/>
              </w:rPr>
              <w:t>2</w:t>
            </w:r>
            <w:r>
              <w:rPr>
                <w:rFonts w:hint="eastAsia"/>
              </w:rPr>
              <w:t>M</w:t>
            </w:r>
            <w:r>
              <w:rPr>
                <w:rFonts w:eastAsia="DengXian" w:hint="eastAsia"/>
              </w:rPr>
              <w:t>1</w:t>
            </w:r>
          </w:p>
        </w:tc>
      </w:tr>
      <w:tr w:rsidR="002F7441" w14:paraId="5C9EAFC5" w14:textId="77777777" w:rsidTr="0083197E">
        <w:trPr>
          <w:trHeight w:val="300"/>
        </w:trPr>
        <w:tc>
          <w:tcPr>
            <w:tcW w:w="1696" w:type="dxa"/>
            <w:vMerge/>
          </w:tcPr>
          <w:p w14:paraId="1964FA53" w14:textId="77777777" w:rsidR="006818F4" w:rsidRDefault="006818F4"/>
        </w:tc>
        <w:tc>
          <w:tcPr>
            <w:tcW w:w="2410" w:type="dxa"/>
          </w:tcPr>
          <w:p w14:paraId="6FB30EE9" w14:textId="77777777" w:rsidR="006818F4" w:rsidRDefault="006818F4">
            <w:r>
              <w:t>Scheme</w:t>
            </w:r>
          </w:p>
        </w:tc>
        <w:tc>
          <w:tcPr>
            <w:tcW w:w="4253" w:type="dxa"/>
          </w:tcPr>
          <w:p w14:paraId="2CA92694" w14:textId="5E52FBFC" w:rsidR="006818F4" w:rsidRPr="009B55EC" w:rsidRDefault="006818F4">
            <w:pPr>
              <w:rPr>
                <w:rFonts w:eastAsia="DengXian"/>
              </w:rPr>
            </w:pPr>
            <w:r>
              <w:t xml:space="preserve">Weight – </w:t>
            </w:r>
            <w:r w:rsidR="009B55EC">
              <w:rPr>
                <w:rFonts w:eastAsia="DengXian" w:hint="eastAsia"/>
              </w:rPr>
              <w:t>MXFP4</w:t>
            </w:r>
            <w:r>
              <w:t xml:space="preserve">, Activation </w:t>
            </w:r>
            <w:r w:rsidR="009B55EC">
              <w:t>–</w:t>
            </w:r>
            <w:r>
              <w:t xml:space="preserve"> </w:t>
            </w:r>
            <w:r w:rsidR="009B55EC">
              <w:rPr>
                <w:rFonts w:eastAsia="DengXian" w:hint="eastAsia"/>
              </w:rPr>
              <w:t>MXFP4</w:t>
            </w:r>
          </w:p>
        </w:tc>
      </w:tr>
      <w:tr w:rsidR="002F7441" w14:paraId="04A2330A" w14:textId="77777777" w:rsidTr="0083197E">
        <w:trPr>
          <w:trHeight w:val="300"/>
        </w:trPr>
        <w:tc>
          <w:tcPr>
            <w:tcW w:w="1696" w:type="dxa"/>
            <w:vMerge/>
          </w:tcPr>
          <w:p w14:paraId="151B73E6" w14:textId="77777777" w:rsidR="006818F4" w:rsidRDefault="006818F4"/>
        </w:tc>
        <w:tc>
          <w:tcPr>
            <w:tcW w:w="2410" w:type="dxa"/>
          </w:tcPr>
          <w:p w14:paraId="2D58ABD2" w14:textId="77777777" w:rsidR="006818F4" w:rsidRDefault="006818F4">
            <w:r>
              <w:t>Weight scheme</w:t>
            </w:r>
          </w:p>
        </w:tc>
        <w:tc>
          <w:tcPr>
            <w:tcW w:w="4253" w:type="dxa"/>
          </w:tcPr>
          <w:p w14:paraId="2075266C" w14:textId="4242A29F" w:rsidR="006818F4" w:rsidRDefault="006818F4">
            <w:r>
              <w:t>Static, block-wise</w:t>
            </w:r>
            <w:r w:rsidR="7D80DB18">
              <w:t>, RCEIL</w:t>
            </w:r>
          </w:p>
        </w:tc>
      </w:tr>
      <w:tr w:rsidR="002F7441" w14:paraId="49718B18" w14:textId="77777777" w:rsidTr="0083197E">
        <w:trPr>
          <w:trHeight w:val="300"/>
        </w:trPr>
        <w:tc>
          <w:tcPr>
            <w:tcW w:w="1696" w:type="dxa"/>
            <w:vMerge/>
          </w:tcPr>
          <w:p w14:paraId="1676FFE9" w14:textId="77777777" w:rsidR="006818F4" w:rsidRDefault="006818F4"/>
        </w:tc>
        <w:tc>
          <w:tcPr>
            <w:tcW w:w="2410" w:type="dxa"/>
          </w:tcPr>
          <w:p w14:paraId="7AA87004" w14:textId="77777777" w:rsidR="006818F4" w:rsidRDefault="006818F4">
            <w:r>
              <w:t>Activation scheme</w:t>
            </w:r>
          </w:p>
        </w:tc>
        <w:tc>
          <w:tcPr>
            <w:tcW w:w="4253" w:type="dxa"/>
          </w:tcPr>
          <w:p w14:paraId="30A98C93" w14:textId="58233A34" w:rsidR="006818F4" w:rsidRDefault="006818F4">
            <w:r>
              <w:t>Dynamic, block-wise</w:t>
            </w:r>
            <w:r w:rsidR="28541890">
              <w:t>, RCEIL</w:t>
            </w:r>
          </w:p>
        </w:tc>
      </w:tr>
      <w:tr w:rsidR="002F7441" w14:paraId="335A7864" w14:textId="77777777" w:rsidTr="0083197E">
        <w:trPr>
          <w:trHeight w:val="300"/>
        </w:trPr>
        <w:tc>
          <w:tcPr>
            <w:tcW w:w="1696" w:type="dxa"/>
            <w:vMerge/>
          </w:tcPr>
          <w:p w14:paraId="35887138" w14:textId="77777777" w:rsidR="006818F4" w:rsidRDefault="006818F4"/>
        </w:tc>
        <w:tc>
          <w:tcPr>
            <w:tcW w:w="2410" w:type="dxa"/>
          </w:tcPr>
          <w:p w14:paraId="3A5CCF1E" w14:textId="77777777" w:rsidR="006818F4" w:rsidRDefault="006818F4">
            <w:r>
              <w:t>Block size</w:t>
            </w:r>
          </w:p>
        </w:tc>
        <w:tc>
          <w:tcPr>
            <w:tcW w:w="4253" w:type="dxa"/>
          </w:tcPr>
          <w:p w14:paraId="331ED5B7" w14:textId="77777777" w:rsidR="006818F4" w:rsidRDefault="006818F4">
            <w:r>
              <w:t>32</w:t>
            </w:r>
          </w:p>
        </w:tc>
      </w:tr>
      <w:tr w:rsidR="002F7441" w14:paraId="1664664B" w14:textId="77777777" w:rsidTr="0083197E">
        <w:trPr>
          <w:trHeight w:val="300"/>
        </w:trPr>
        <w:tc>
          <w:tcPr>
            <w:tcW w:w="1696" w:type="dxa"/>
            <w:vMerge/>
          </w:tcPr>
          <w:p w14:paraId="2A1141F9" w14:textId="77777777" w:rsidR="006818F4" w:rsidRDefault="006818F4"/>
        </w:tc>
        <w:tc>
          <w:tcPr>
            <w:tcW w:w="2410" w:type="dxa"/>
          </w:tcPr>
          <w:p w14:paraId="78A3CBFA" w14:textId="77777777" w:rsidR="006818F4" w:rsidRDefault="006818F4">
            <w:r>
              <w:t>Scale type</w:t>
            </w:r>
          </w:p>
        </w:tc>
        <w:tc>
          <w:tcPr>
            <w:tcW w:w="4253" w:type="dxa"/>
          </w:tcPr>
          <w:p w14:paraId="00DA173F" w14:textId="04B133F3" w:rsidR="006818F4" w:rsidRDefault="006818F4">
            <w:r>
              <w:t>FP8 E8M0</w:t>
            </w:r>
          </w:p>
        </w:tc>
      </w:tr>
      <w:tr w:rsidR="002F7441" w14:paraId="35A9555E" w14:textId="77777777" w:rsidTr="0083197E">
        <w:trPr>
          <w:trHeight w:val="300"/>
        </w:trPr>
        <w:tc>
          <w:tcPr>
            <w:tcW w:w="1696" w:type="dxa"/>
            <w:vMerge/>
          </w:tcPr>
          <w:p w14:paraId="6D38B0AD" w14:textId="77777777" w:rsidR="006818F4" w:rsidRDefault="006818F4"/>
        </w:tc>
        <w:tc>
          <w:tcPr>
            <w:tcW w:w="2410" w:type="dxa"/>
          </w:tcPr>
          <w:p w14:paraId="22690A0D" w14:textId="77777777" w:rsidR="006818F4" w:rsidRDefault="006818F4">
            <w:r>
              <w:t>Scale method</w:t>
            </w:r>
          </w:p>
        </w:tc>
        <w:tc>
          <w:tcPr>
            <w:tcW w:w="4253" w:type="dxa"/>
          </w:tcPr>
          <w:p w14:paraId="562B884E" w14:textId="19DDA5A3" w:rsidR="006818F4" w:rsidRPr="009B55EC" w:rsidRDefault="006818F4">
            <w:pPr>
              <w:rPr>
                <w:rFonts w:eastAsia="DengXian"/>
              </w:rPr>
            </w:pPr>
            <w:r>
              <w:t>1D block-wise scaling for MXFP</w:t>
            </w:r>
            <w:r w:rsidR="009B55EC">
              <w:rPr>
                <w:rFonts w:eastAsia="DengXian" w:hint="eastAsia"/>
              </w:rPr>
              <w:t>4</w:t>
            </w:r>
          </w:p>
        </w:tc>
      </w:tr>
      <w:tr w:rsidR="002F7441" w14:paraId="4D77D0D7" w14:textId="77777777" w:rsidTr="0083197E">
        <w:trPr>
          <w:trHeight w:val="300"/>
        </w:trPr>
        <w:tc>
          <w:tcPr>
            <w:tcW w:w="1696" w:type="dxa"/>
            <w:vMerge/>
          </w:tcPr>
          <w:p w14:paraId="10F018EE" w14:textId="77777777" w:rsidR="00BA59C2" w:rsidRDefault="00BA59C2"/>
        </w:tc>
        <w:tc>
          <w:tcPr>
            <w:tcW w:w="2410" w:type="dxa"/>
          </w:tcPr>
          <w:p w14:paraId="0515FCF3" w14:textId="35457791" w:rsidR="4D3998D9" w:rsidRDefault="4D3998D9">
            <w:r>
              <w:t>Exclude layers</w:t>
            </w:r>
          </w:p>
        </w:tc>
        <w:tc>
          <w:tcPr>
            <w:tcW w:w="4253" w:type="dxa"/>
          </w:tcPr>
          <w:p w14:paraId="55A27838" w14:textId="795EDC03" w:rsidR="36929174" w:rsidRDefault="36929174" w:rsidP="615D4277">
            <w:pPr>
              <w:rPr>
                <w:rFonts w:ascii="Aptos" w:eastAsia="Aptos" w:hAnsi="Aptos" w:cs="Aptos"/>
              </w:rPr>
            </w:pPr>
            <w:r>
              <w:t>l</w:t>
            </w:r>
            <w:r w:rsidR="4D3998D9">
              <w:t>m</w:t>
            </w:r>
            <w:r w:rsidR="08B851AB">
              <w:t>_</w:t>
            </w:r>
            <w:r w:rsidR="4D3998D9">
              <w:t>head; mlp.gate</w:t>
            </w:r>
            <w:r w:rsidR="563B2A50">
              <w:t xml:space="preserve">; </w:t>
            </w:r>
            <w:r w:rsidR="18170AFC" w:rsidRPr="615D4277">
              <w:rPr>
                <w:rFonts w:ascii="Aptos" w:eastAsia="Aptos" w:hAnsi="Aptos" w:cs="Aptos"/>
              </w:rPr>
              <w:t xml:space="preserve">Linears before and after attention score computation within </w:t>
            </w:r>
            <w:r w:rsidR="143FE5CC" w:rsidRPr="615D4277">
              <w:rPr>
                <w:rFonts w:ascii="Aptos" w:eastAsia="Aptos" w:hAnsi="Aptos" w:cs="Aptos"/>
              </w:rPr>
              <w:t>a</w:t>
            </w:r>
            <w:r w:rsidR="18170AFC" w:rsidRPr="615D4277">
              <w:rPr>
                <w:rFonts w:ascii="Aptos" w:eastAsia="Aptos" w:hAnsi="Aptos" w:cs="Aptos"/>
              </w:rPr>
              <w:t>ttention</w:t>
            </w:r>
            <w:r w:rsidR="5405AC2A" w:rsidRPr="615D4277">
              <w:rPr>
                <w:rFonts w:ascii="Aptos" w:eastAsia="Aptos" w:hAnsi="Aptos" w:cs="Aptos"/>
              </w:rPr>
              <w:t xml:space="preserve"> module</w:t>
            </w:r>
          </w:p>
        </w:tc>
      </w:tr>
      <w:tr w:rsidR="003E2E94" w14:paraId="0E758DA6" w14:textId="77777777" w:rsidTr="7CED10B3">
        <w:trPr>
          <w:trHeight w:val="300"/>
        </w:trPr>
        <w:tc>
          <w:tcPr>
            <w:tcW w:w="1696" w:type="dxa"/>
            <w:vMerge w:val="restart"/>
          </w:tcPr>
          <w:p w14:paraId="2A7112A6" w14:textId="3E18BD89" w:rsidR="7CED10B3" w:rsidRDefault="7CED10B3">
            <w:r>
              <w:t>KV cache</w:t>
            </w:r>
          </w:p>
        </w:tc>
        <w:tc>
          <w:tcPr>
            <w:tcW w:w="2410" w:type="dxa"/>
          </w:tcPr>
          <w:p w14:paraId="470AF4A7" w14:textId="4BEAA709" w:rsidR="7CED10B3" w:rsidRDefault="7CED10B3">
            <w:r>
              <w:t>Data type</w:t>
            </w:r>
          </w:p>
        </w:tc>
        <w:tc>
          <w:tcPr>
            <w:tcW w:w="4253" w:type="dxa"/>
          </w:tcPr>
          <w:p w14:paraId="2EFEF5F4" w14:textId="21324223" w:rsidR="7CED10B3" w:rsidRDefault="7CED10B3">
            <w:r>
              <w:t>FP8</w:t>
            </w:r>
          </w:p>
        </w:tc>
      </w:tr>
      <w:tr w:rsidR="003E2E94" w14:paraId="169CE661" w14:textId="77777777" w:rsidTr="7CED10B3">
        <w:trPr>
          <w:trHeight w:val="300"/>
        </w:trPr>
        <w:tc>
          <w:tcPr>
            <w:tcW w:w="1696" w:type="dxa"/>
            <w:vMerge/>
          </w:tcPr>
          <w:p w14:paraId="577B572B" w14:textId="7BEF7E29" w:rsidR="7CED10B3" w:rsidRDefault="7CED10B3" w:rsidP="7CED10B3"/>
        </w:tc>
        <w:tc>
          <w:tcPr>
            <w:tcW w:w="2410" w:type="dxa"/>
          </w:tcPr>
          <w:p w14:paraId="636CCAF9" w14:textId="1F67574D" w:rsidR="7CED10B3" w:rsidRDefault="7CED10B3">
            <w:r>
              <w:t>Element format</w:t>
            </w:r>
          </w:p>
        </w:tc>
        <w:tc>
          <w:tcPr>
            <w:tcW w:w="4253" w:type="dxa"/>
          </w:tcPr>
          <w:p w14:paraId="5DA1D583" w14:textId="7955765C" w:rsidR="7CED10B3" w:rsidRDefault="7CED10B3">
            <w:r>
              <w:t>E4M3</w:t>
            </w:r>
          </w:p>
        </w:tc>
      </w:tr>
      <w:tr w:rsidR="003E2E94" w14:paraId="056DBD35" w14:textId="77777777" w:rsidTr="7CED10B3">
        <w:trPr>
          <w:trHeight w:val="300"/>
        </w:trPr>
        <w:tc>
          <w:tcPr>
            <w:tcW w:w="1696" w:type="dxa"/>
            <w:vMerge/>
          </w:tcPr>
          <w:p w14:paraId="3D39AA08" w14:textId="7429D5C4" w:rsidR="7CED10B3" w:rsidRDefault="7CED10B3" w:rsidP="7CED10B3"/>
        </w:tc>
        <w:tc>
          <w:tcPr>
            <w:tcW w:w="2410" w:type="dxa"/>
          </w:tcPr>
          <w:p w14:paraId="2DBDE3F1" w14:textId="44CF514E" w:rsidR="7CED10B3" w:rsidRDefault="7CED10B3">
            <w:r>
              <w:t>Scheme</w:t>
            </w:r>
          </w:p>
        </w:tc>
        <w:tc>
          <w:tcPr>
            <w:tcW w:w="4253" w:type="dxa"/>
          </w:tcPr>
          <w:p w14:paraId="695D494E" w14:textId="5AB4E74F" w:rsidR="7CED10B3" w:rsidRDefault="00356CFF">
            <w:r>
              <w:t xml:space="preserve">Static, </w:t>
            </w:r>
            <w:r w:rsidR="7CED10B3">
              <w:t xml:space="preserve">Per-tensor, </w:t>
            </w:r>
            <w:r w:rsidR="7CED10B3" w:rsidRPr="7CED10B3">
              <w:rPr>
                <w:rFonts w:eastAsia="DengXian"/>
              </w:rPr>
              <w:t>RNE</w:t>
            </w:r>
          </w:p>
        </w:tc>
      </w:tr>
      <w:tr w:rsidR="003E2E94" w14:paraId="549D4948" w14:textId="77777777" w:rsidTr="7CED10B3">
        <w:trPr>
          <w:trHeight w:val="300"/>
        </w:trPr>
        <w:tc>
          <w:tcPr>
            <w:tcW w:w="1696" w:type="dxa"/>
            <w:vMerge/>
          </w:tcPr>
          <w:p w14:paraId="3759C3FD" w14:textId="14E4D1BD" w:rsidR="7CED10B3" w:rsidRDefault="7CED10B3" w:rsidP="7CED10B3"/>
        </w:tc>
        <w:tc>
          <w:tcPr>
            <w:tcW w:w="2410" w:type="dxa"/>
          </w:tcPr>
          <w:p w14:paraId="73F61355" w14:textId="2B84C5C2" w:rsidR="7CED10B3" w:rsidRDefault="7CED10B3">
            <w:r>
              <w:t>Scale type</w:t>
            </w:r>
          </w:p>
        </w:tc>
        <w:tc>
          <w:tcPr>
            <w:tcW w:w="4253" w:type="dxa"/>
          </w:tcPr>
          <w:p w14:paraId="36ECFC38" w14:textId="7493BCF7" w:rsidR="7CED10B3" w:rsidRDefault="7CED10B3">
            <w:r>
              <w:t>FP32</w:t>
            </w:r>
          </w:p>
        </w:tc>
      </w:tr>
      <w:tr w:rsidR="003E2E94" w14:paraId="653A7DB6" w14:textId="77777777" w:rsidTr="7CED10B3">
        <w:trPr>
          <w:trHeight w:val="300"/>
        </w:trPr>
        <w:tc>
          <w:tcPr>
            <w:tcW w:w="1696" w:type="dxa"/>
            <w:vMerge w:val="restart"/>
          </w:tcPr>
          <w:p w14:paraId="20D23C52" w14:textId="0B27466A" w:rsidR="7CED10B3" w:rsidRDefault="7CED10B3">
            <w:r>
              <w:t>Attention</w:t>
            </w:r>
          </w:p>
        </w:tc>
        <w:tc>
          <w:tcPr>
            <w:tcW w:w="2410" w:type="dxa"/>
          </w:tcPr>
          <w:p w14:paraId="5B9E51B6" w14:textId="51C61E5C" w:rsidR="7CED10B3" w:rsidRDefault="7CED10B3">
            <w:r>
              <w:t>Data type</w:t>
            </w:r>
          </w:p>
        </w:tc>
        <w:tc>
          <w:tcPr>
            <w:tcW w:w="4253" w:type="dxa"/>
          </w:tcPr>
          <w:p w14:paraId="2C20B3CA" w14:textId="38878644" w:rsidR="7CED10B3" w:rsidRDefault="7CED10B3">
            <w:r>
              <w:t>FP8</w:t>
            </w:r>
          </w:p>
        </w:tc>
      </w:tr>
      <w:tr w:rsidR="003E2E94" w14:paraId="348B94AE" w14:textId="77777777" w:rsidTr="7CED10B3">
        <w:trPr>
          <w:trHeight w:val="300"/>
        </w:trPr>
        <w:tc>
          <w:tcPr>
            <w:tcW w:w="1696" w:type="dxa"/>
            <w:vMerge/>
          </w:tcPr>
          <w:p w14:paraId="0C690F5A" w14:textId="27CC7541" w:rsidR="7CED10B3" w:rsidRDefault="7CED10B3" w:rsidP="7CED10B3"/>
        </w:tc>
        <w:tc>
          <w:tcPr>
            <w:tcW w:w="2410" w:type="dxa"/>
          </w:tcPr>
          <w:p w14:paraId="25E55E10" w14:textId="4236A62F" w:rsidR="7CED10B3" w:rsidRDefault="7CED10B3">
            <w:r>
              <w:t>Element format</w:t>
            </w:r>
          </w:p>
        </w:tc>
        <w:tc>
          <w:tcPr>
            <w:tcW w:w="4253" w:type="dxa"/>
          </w:tcPr>
          <w:p w14:paraId="58107A95" w14:textId="45923DDA" w:rsidR="7CED10B3" w:rsidRDefault="7CED10B3">
            <w:r>
              <w:t>E4M3</w:t>
            </w:r>
          </w:p>
        </w:tc>
      </w:tr>
      <w:tr w:rsidR="003E2E94" w14:paraId="1A59A097" w14:textId="77777777" w:rsidTr="7CED10B3">
        <w:trPr>
          <w:trHeight w:val="300"/>
        </w:trPr>
        <w:tc>
          <w:tcPr>
            <w:tcW w:w="1696" w:type="dxa"/>
            <w:vMerge/>
          </w:tcPr>
          <w:p w14:paraId="1AC48561" w14:textId="7488D097" w:rsidR="7CED10B3" w:rsidRDefault="7CED10B3" w:rsidP="7CED10B3"/>
        </w:tc>
        <w:tc>
          <w:tcPr>
            <w:tcW w:w="2410" w:type="dxa"/>
          </w:tcPr>
          <w:p w14:paraId="6CDC5CF8" w14:textId="165BB9CD" w:rsidR="7CED10B3" w:rsidRDefault="7CED10B3">
            <w:r>
              <w:t>Scheme</w:t>
            </w:r>
          </w:p>
        </w:tc>
        <w:tc>
          <w:tcPr>
            <w:tcW w:w="4253" w:type="dxa"/>
          </w:tcPr>
          <w:p w14:paraId="224F022E" w14:textId="0367A2D6" w:rsidR="7CED10B3" w:rsidRDefault="00356CFF">
            <w:r>
              <w:t xml:space="preserve">Static, </w:t>
            </w:r>
            <w:r w:rsidR="7CED10B3">
              <w:t xml:space="preserve">Per-tensor, </w:t>
            </w:r>
            <w:r w:rsidR="7CED10B3" w:rsidRPr="7CED10B3">
              <w:rPr>
                <w:rFonts w:eastAsia="DengXian"/>
              </w:rPr>
              <w:t>RNE</w:t>
            </w:r>
          </w:p>
        </w:tc>
      </w:tr>
      <w:tr w:rsidR="003E2E94" w14:paraId="22E12C25" w14:textId="77777777" w:rsidTr="7CED10B3">
        <w:trPr>
          <w:trHeight w:val="300"/>
        </w:trPr>
        <w:tc>
          <w:tcPr>
            <w:tcW w:w="1696" w:type="dxa"/>
            <w:vMerge/>
          </w:tcPr>
          <w:p w14:paraId="467C3061" w14:textId="4AD3346E" w:rsidR="7CED10B3" w:rsidRDefault="7CED10B3" w:rsidP="7CED10B3"/>
        </w:tc>
        <w:tc>
          <w:tcPr>
            <w:tcW w:w="2410" w:type="dxa"/>
          </w:tcPr>
          <w:p w14:paraId="77D374C4" w14:textId="3A32C7C6" w:rsidR="7CED10B3" w:rsidRDefault="7CED10B3">
            <w:r>
              <w:t>Scale type</w:t>
            </w:r>
          </w:p>
        </w:tc>
        <w:tc>
          <w:tcPr>
            <w:tcW w:w="4253" w:type="dxa"/>
          </w:tcPr>
          <w:p w14:paraId="51497351" w14:textId="4926D99C" w:rsidR="7CED10B3" w:rsidRDefault="7CED10B3">
            <w:r>
              <w:t>FP32</w:t>
            </w:r>
          </w:p>
        </w:tc>
      </w:tr>
    </w:tbl>
    <w:p w14:paraId="19A19404" w14:textId="439901F9" w:rsidR="00BC0FDC" w:rsidRDefault="00BC0FDC" w:rsidP="00B83934"/>
    <w:p w14:paraId="09F02CE3" w14:textId="7ABF8A17" w:rsidR="00EF287A" w:rsidRPr="00C662D3" w:rsidRDefault="3CDD2F53" w:rsidP="1ED4F078">
      <w:pPr>
        <w:pStyle w:val="Heading4"/>
        <w:numPr>
          <w:ilvl w:val="2"/>
          <w:numId w:val="3"/>
        </w:numPr>
        <w:rPr>
          <w:b/>
          <w:bCs/>
          <w:i w:val="0"/>
          <w:iCs w:val="0"/>
          <w:color w:val="auto"/>
        </w:rPr>
      </w:pPr>
      <w:bookmarkStart w:id="79" w:name="_NVFP4_recipe_1"/>
      <w:bookmarkStart w:id="80" w:name="_NVFP4_recipe"/>
      <w:bookmarkStart w:id="81" w:name="_Toc228179926"/>
      <w:bookmarkEnd w:id="79"/>
      <w:r w:rsidRPr="1ED4F078">
        <w:rPr>
          <w:b/>
          <w:bCs/>
          <w:i w:val="0"/>
          <w:iCs w:val="0"/>
          <w:color w:val="auto"/>
        </w:rPr>
        <w:t>NV</w:t>
      </w:r>
      <w:r w:rsidR="5427A352" w:rsidRPr="1ED4F078">
        <w:rPr>
          <w:b/>
          <w:bCs/>
          <w:i w:val="0"/>
          <w:iCs w:val="0"/>
          <w:color w:val="auto"/>
        </w:rPr>
        <w:t xml:space="preserve">FP4 </w:t>
      </w:r>
      <w:r w:rsidRPr="1ED4F078">
        <w:rPr>
          <w:b/>
          <w:bCs/>
          <w:i w:val="0"/>
          <w:iCs w:val="0"/>
          <w:color w:val="auto"/>
        </w:rPr>
        <w:t>r</w:t>
      </w:r>
      <w:r w:rsidR="5427A352" w:rsidRPr="1ED4F078">
        <w:rPr>
          <w:b/>
          <w:bCs/>
          <w:i w:val="0"/>
          <w:iCs w:val="0"/>
          <w:color w:val="auto"/>
        </w:rPr>
        <w:t>ecipe</w:t>
      </w:r>
      <w:bookmarkEnd w:id="80"/>
      <w:bookmarkEnd w:id="81"/>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7306740E" w14:textId="77777777" w:rsidTr="0083197E">
        <w:trPr>
          <w:trHeight w:val="300"/>
        </w:trPr>
        <w:tc>
          <w:tcPr>
            <w:tcW w:w="4106" w:type="dxa"/>
            <w:gridSpan w:val="2"/>
          </w:tcPr>
          <w:p w14:paraId="051A65B2" w14:textId="77777777" w:rsidR="3E385298" w:rsidRDefault="3E385298" w:rsidP="3E385298">
            <w:pPr>
              <w:rPr>
                <w:b/>
                <w:bCs/>
              </w:rPr>
            </w:pPr>
            <w:r w:rsidRPr="3E385298">
              <w:rPr>
                <w:b/>
                <w:bCs/>
              </w:rPr>
              <w:t xml:space="preserve">Recipe  </w:t>
            </w:r>
          </w:p>
        </w:tc>
        <w:tc>
          <w:tcPr>
            <w:tcW w:w="4253" w:type="dxa"/>
          </w:tcPr>
          <w:p w14:paraId="3C6CA904" w14:textId="77777777" w:rsidR="3E385298" w:rsidRDefault="3E385298" w:rsidP="3E385298">
            <w:pPr>
              <w:rPr>
                <w:b/>
                <w:bCs/>
              </w:rPr>
            </w:pPr>
            <w:r w:rsidRPr="3E385298">
              <w:rPr>
                <w:b/>
                <w:bCs/>
              </w:rPr>
              <w:t>Config/Setting</w:t>
            </w:r>
          </w:p>
        </w:tc>
      </w:tr>
      <w:tr w:rsidR="00EE7190" w14:paraId="5B9007F3" w14:textId="77777777" w:rsidTr="0083197E">
        <w:trPr>
          <w:trHeight w:val="300"/>
        </w:trPr>
        <w:tc>
          <w:tcPr>
            <w:tcW w:w="4106" w:type="dxa"/>
            <w:gridSpan w:val="2"/>
          </w:tcPr>
          <w:p w14:paraId="69ABDE19" w14:textId="77777777" w:rsidR="3E385298" w:rsidRDefault="3E385298">
            <w:r>
              <w:t>Quant approach</w:t>
            </w:r>
          </w:p>
        </w:tc>
        <w:tc>
          <w:tcPr>
            <w:tcW w:w="4253" w:type="dxa"/>
          </w:tcPr>
          <w:p w14:paraId="5660D8B6" w14:textId="6FD08B10" w:rsidR="3E385298" w:rsidRDefault="3E385298">
            <w:r>
              <w:t>PTQ</w:t>
            </w:r>
          </w:p>
        </w:tc>
      </w:tr>
      <w:tr w:rsidR="00EE7190" w14:paraId="7F4B47D9" w14:textId="77777777" w:rsidTr="0083197E">
        <w:trPr>
          <w:trHeight w:val="300"/>
        </w:trPr>
        <w:tc>
          <w:tcPr>
            <w:tcW w:w="4106" w:type="dxa"/>
            <w:gridSpan w:val="2"/>
          </w:tcPr>
          <w:p w14:paraId="407B5A21" w14:textId="77777777" w:rsidR="3E385298" w:rsidRDefault="3E385298">
            <w:r>
              <w:t>Quant algo</w:t>
            </w:r>
          </w:p>
        </w:tc>
        <w:tc>
          <w:tcPr>
            <w:tcW w:w="4253" w:type="dxa"/>
          </w:tcPr>
          <w:p w14:paraId="7C68C25D" w14:textId="62253165" w:rsidR="3E385298" w:rsidRDefault="3E385298" w:rsidP="3E385298">
            <w:pPr>
              <w:rPr>
                <w:rFonts w:eastAsia="DengXian"/>
              </w:rPr>
            </w:pPr>
            <w:r w:rsidRPr="3E385298">
              <w:rPr>
                <w:rFonts w:eastAsia="DengXian"/>
              </w:rPr>
              <w:t>RTN</w:t>
            </w:r>
          </w:p>
        </w:tc>
      </w:tr>
      <w:tr w:rsidR="00EE7190" w14:paraId="2420B057" w14:textId="77777777" w:rsidTr="0083197E">
        <w:trPr>
          <w:trHeight w:val="300"/>
        </w:trPr>
        <w:tc>
          <w:tcPr>
            <w:tcW w:w="4106" w:type="dxa"/>
            <w:gridSpan w:val="2"/>
          </w:tcPr>
          <w:p w14:paraId="36259737" w14:textId="77777777" w:rsidR="3E385298" w:rsidRDefault="3E385298">
            <w:r>
              <w:t>Quantized ops</w:t>
            </w:r>
          </w:p>
        </w:tc>
        <w:tc>
          <w:tcPr>
            <w:tcW w:w="4253" w:type="dxa"/>
          </w:tcPr>
          <w:p w14:paraId="2D8CD3FC" w14:textId="61E362B8" w:rsidR="3E385298" w:rsidRDefault="38DBB93C">
            <w:r>
              <w:t>Linear</w:t>
            </w:r>
          </w:p>
        </w:tc>
      </w:tr>
      <w:tr w:rsidR="002F7441" w14:paraId="0AC6BC05" w14:textId="77777777" w:rsidTr="0083197E">
        <w:trPr>
          <w:trHeight w:val="300"/>
        </w:trPr>
        <w:tc>
          <w:tcPr>
            <w:tcW w:w="1696" w:type="dxa"/>
            <w:vMerge w:val="restart"/>
          </w:tcPr>
          <w:p w14:paraId="3C93DD6A" w14:textId="7DB82AE4" w:rsidR="3E385298" w:rsidRDefault="3E385298">
            <w:r>
              <w:t>Linear</w:t>
            </w:r>
          </w:p>
        </w:tc>
        <w:tc>
          <w:tcPr>
            <w:tcW w:w="2410" w:type="dxa"/>
          </w:tcPr>
          <w:p w14:paraId="71EEA6A5" w14:textId="77777777" w:rsidR="3E385298" w:rsidRDefault="3E385298">
            <w:r>
              <w:t>Data type</w:t>
            </w:r>
          </w:p>
        </w:tc>
        <w:tc>
          <w:tcPr>
            <w:tcW w:w="4253" w:type="dxa"/>
          </w:tcPr>
          <w:p w14:paraId="0AB18CBA" w14:textId="68E40F18" w:rsidR="3E385298" w:rsidRDefault="3E385298">
            <w:r>
              <w:t>NVFP4</w:t>
            </w:r>
          </w:p>
        </w:tc>
      </w:tr>
      <w:tr w:rsidR="002F7441" w14:paraId="7E025BC0" w14:textId="77777777" w:rsidTr="0083197E">
        <w:trPr>
          <w:trHeight w:val="300"/>
        </w:trPr>
        <w:tc>
          <w:tcPr>
            <w:tcW w:w="1696" w:type="dxa"/>
            <w:vMerge/>
          </w:tcPr>
          <w:p w14:paraId="3233102E" w14:textId="77777777" w:rsidR="00972EA8" w:rsidRDefault="00972EA8"/>
        </w:tc>
        <w:tc>
          <w:tcPr>
            <w:tcW w:w="2410" w:type="dxa"/>
          </w:tcPr>
          <w:p w14:paraId="13C3A984" w14:textId="77777777" w:rsidR="3E385298" w:rsidRDefault="3E385298">
            <w:r>
              <w:t>Element format</w:t>
            </w:r>
          </w:p>
        </w:tc>
        <w:tc>
          <w:tcPr>
            <w:tcW w:w="4253" w:type="dxa"/>
          </w:tcPr>
          <w:p w14:paraId="68B88B87" w14:textId="4A14556B" w:rsidR="3E385298" w:rsidRDefault="3E385298">
            <w:pPr>
              <w:rPr>
                <w:ins w:id="82" w:author="Biswas, Prachi S" w:date="2025-11-12T07:51:00Z" w16du:dateUtc="2025-11-12T07:51:26Z"/>
              </w:rPr>
            </w:pPr>
            <w:r>
              <w:t>E2M1</w:t>
            </w:r>
          </w:p>
          <w:p w14:paraId="025F1651" w14:textId="176FFCE8" w:rsidR="3E385298" w:rsidRDefault="3E385298"/>
        </w:tc>
      </w:tr>
      <w:tr w:rsidR="002F7441" w14:paraId="7F6BCFA9" w14:textId="77777777" w:rsidTr="0083197E">
        <w:trPr>
          <w:trHeight w:val="300"/>
        </w:trPr>
        <w:tc>
          <w:tcPr>
            <w:tcW w:w="1696" w:type="dxa"/>
            <w:vMerge/>
          </w:tcPr>
          <w:p w14:paraId="0C21CEF1" w14:textId="77777777" w:rsidR="00972EA8" w:rsidRDefault="00972EA8"/>
        </w:tc>
        <w:tc>
          <w:tcPr>
            <w:tcW w:w="2410" w:type="dxa"/>
          </w:tcPr>
          <w:p w14:paraId="28F1A719" w14:textId="77777777" w:rsidR="3E385298" w:rsidRDefault="3E385298">
            <w:r>
              <w:t xml:space="preserve">Scheme </w:t>
            </w:r>
          </w:p>
        </w:tc>
        <w:tc>
          <w:tcPr>
            <w:tcW w:w="4253" w:type="dxa"/>
          </w:tcPr>
          <w:p w14:paraId="1F69E61A" w14:textId="1564066A" w:rsidR="3E385298" w:rsidRDefault="3E385298">
            <w:r>
              <w:t>Weight – NVFP4, Activation – NVFP4</w:t>
            </w:r>
            <w:commentRangeStart w:id="83"/>
            <w:commentRangeStart w:id="84"/>
            <w:commentRangeEnd w:id="83"/>
            <w:r>
              <w:rPr>
                <w:rStyle w:val="CommentReference"/>
                <w:rFonts w:hint="eastAsia"/>
                <w:sz w:val="24"/>
                <w:szCs w:val="24"/>
              </w:rPr>
              <w:commentReference w:id="83"/>
            </w:r>
            <w:commentRangeEnd w:id="84"/>
            <w:r>
              <w:rPr>
                <w:rStyle w:val="CommentReference"/>
                <w:rFonts w:hint="eastAsia"/>
                <w:sz w:val="24"/>
                <w:szCs w:val="24"/>
              </w:rPr>
              <w:commentReference w:id="84"/>
            </w:r>
          </w:p>
        </w:tc>
      </w:tr>
      <w:tr w:rsidR="002F7441" w14:paraId="327901E5" w14:textId="77777777" w:rsidTr="0083197E">
        <w:trPr>
          <w:trHeight w:val="300"/>
        </w:trPr>
        <w:tc>
          <w:tcPr>
            <w:tcW w:w="1696" w:type="dxa"/>
            <w:vMerge/>
          </w:tcPr>
          <w:p w14:paraId="3662683C" w14:textId="77777777" w:rsidR="00972EA8" w:rsidRDefault="00972EA8"/>
        </w:tc>
        <w:tc>
          <w:tcPr>
            <w:tcW w:w="2410" w:type="dxa"/>
          </w:tcPr>
          <w:p w14:paraId="505F00F3" w14:textId="77777777" w:rsidR="3E385298" w:rsidRDefault="3E385298">
            <w:r>
              <w:t>Weight scheme</w:t>
            </w:r>
          </w:p>
        </w:tc>
        <w:tc>
          <w:tcPr>
            <w:tcW w:w="4253" w:type="dxa"/>
          </w:tcPr>
          <w:p w14:paraId="27972144" w14:textId="4B538FDD" w:rsidR="3E385298" w:rsidRDefault="3E385298">
            <w:r>
              <w:t>Static, block-wise</w:t>
            </w:r>
          </w:p>
        </w:tc>
      </w:tr>
      <w:tr w:rsidR="002F7441" w14:paraId="50CAB4EF" w14:textId="77777777" w:rsidTr="0083197E">
        <w:trPr>
          <w:trHeight w:val="300"/>
        </w:trPr>
        <w:tc>
          <w:tcPr>
            <w:tcW w:w="1696" w:type="dxa"/>
            <w:vMerge/>
          </w:tcPr>
          <w:p w14:paraId="43DA8E1C" w14:textId="77777777" w:rsidR="00972EA8" w:rsidRDefault="00972EA8"/>
        </w:tc>
        <w:tc>
          <w:tcPr>
            <w:tcW w:w="2410" w:type="dxa"/>
          </w:tcPr>
          <w:p w14:paraId="632866D3" w14:textId="77777777" w:rsidR="3E385298" w:rsidRDefault="3E385298">
            <w:r>
              <w:t>Activation scheme</w:t>
            </w:r>
          </w:p>
        </w:tc>
        <w:tc>
          <w:tcPr>
            <w:tcW w:w="4253" w:type="dxa"/>
          </w:tcPr>
          <w:p w14:paraId="3C79317A" w14:textId="0DA643E5" w:rsidR="3E385298" w:rsidRDefault="3E385298">
            <w:r>
              <w:t>Dynamic, block-wise</w:t>
            </w:r>
          </w:p>
        </w:tc>
      </w:tr>
      <w:tr w:rsidR="002F7441" w14:paraId="0A243670" w14:textId="77777777" w:rsidTr="0083197E">
        <w:trPr>
          <w:trHeight w:val="300"/>
        </w:trPr>
        <w:tc>
          <w:tcPr>
            <w:tcW w:w="1696" w:type="dxa"/>
            <w:vMerge/>
          </w:tcPr>
          <w:p w14:paraId="5DAD3336" w14:textId="77777777" w:rsidR="00972EA8" w:rsidRDefault="00972EA8"/>
        </w:tc>
        <w:tc>
          <w:tcPr>
            <w:tcW w:w="2410" w:type="dxa"/>
          </w:tcPr>
          <w:p w14:paraId="59382CEC" w14:textId="445AD44F" w:rsidR="3E385298" w:rsidRDefault="3E385298">
            <w:r>
              <w:t>Block size</w:t>
            </w:r>
          </w:p>
        </w:tc>
        <w:tc>
          <w:tcPr>
            <w:tcW w:w="4253" w:type="dxa"/>
          </w:tcPr>
          <w:p w14:paraId="2337EE6F" w14:textId="00B23EF8" w:rsidR="3E385298" w:rsidRDefault="3E385298">
            <w:r>
              <w:t>16</w:t>
            </w:r>
          </w:p>
        </w:tc>
      </w:tr>
      <w:tr w:rsidR="002F7441" w14:paraId="027CBEC4" w14:textId="77777777" w:rsidTr="0083197E">
        <w:trPr>
          <w:trHeight w:val="300"/>
        </w:trPr>
        <w:tc>
          <w:tcPr>
            <w:tcW w:w="1696" w:type="dxa"/>
            <w:vMerge/>
          </w:tcPr>
          <w:p w14:paraId="7ED24DE9" w14:textId="77777777" w:rsidR="00972EA8" w:rsidRDefault="00972EA8"/>
        </w:tc>
        <w:tc>
          <w:tcPr>
            <w:tcW w:w="2410" w:type="dxa"/>
          </w:tcPr>
          <w:p w14:paraId="2058C3FE" w14:textId="77777777" w:rsidR="3E385298" w:rsidRDefault="3E385298">
            <w:r>
              <w:t>Scale type</w:t>
            </w:r>
          </w:p>
        </w:tc>
        <w:tc>
          <w:tcPr>
            <w:tcW w:w="4253" w:type="dxa"/>
          </w:tcPr>
          <w:p w14:paraId="54029783" w14:textId="6A5E6293" w:rsidR="3E385298" w:rsidRDefault="3E385298">
            <w:r>
              <w:t>FP8 UE4M3</w:t>
            </w:r>
            <w:commentRangeStart w:id="85"/>
            <w:commentRangeStart w:id="86"/>
            <w:commentRangeEnd w:id="85"/>
            <w:r>
              <w:rPr>
                <w:rStyle w:val="CommentReference"/>
                <w:rFonts w:hint="eastAsia"/>
                <w:sz w:val="24"/>
                <w:szCs w:val="24"/>
              </w:rPr>
              <w:commentReference w:id="85"/>
            </w:r>
            <w:commentRangeEnd w:id="86"/>
            <w:r>
              <w:rPr>
                <w:rStyle w:val="CommentReference"/>
                <w:rFonts w:hint="eastAsia"/>
                <w:sz w:val="24"/>
                <w:szCs w:val="24"/>
              </w:rPr>
              <w:commentReference w:id="86"/>
            </w:r>
          </w:p>
        </w:tc>
      </w:tr>
      <w:tr w:rsidR="002F7441" w14:paraId="428A48A3" w14:textId="77777777" w:rsidTr="0083197E">
        <w:trPr>
          <w:trHeight w:val="300"/>
        </w:trPr>
        <w:tc>
          <w:tcPr>
            <w:tcW w:w="1696" w:type="dxa"/>
            <w:vMerge/>
          </w:tcPr>
          <w:p w14:paraId="23CFC61A" w14:textId="77777777" w:rsidR="00972EA8" w:rsidRDefault="00972EA8"/>
        </w:tc>
        <w:tc>
          <w:tcPr>
            <w:tcW w:w="2410" w:type="dxa"/>
          </w:tcPr>
          <w:p w14:paraId="2FEEC7E8" w14:textId="77777777" w:rsidR="3E385298" w:rsidRDefault="3E385298">
            <w:r>
              <w:t>Scale method</w:t>
            </w:r>
          </w:p>
        </w:tc>
        <w:tc>
          <w:tcPr>
            <w:tcW w:w="4253" w:type="dxa"/>
          </w:tcPr>
          <w:p w14:paraId="01F0AC12" w14:textId="381945DB" w:rsidR="3E385298" w:rsidRDefault="3E385298">
            <w:r>
              <w:t>1D block-wise scaling for NVFP4</w:t>
            </w:r>
          </w:p>
        </w:tc>
      </w:tr>
      <w:tr w:rsidR="002F7441" w14:paraId="5343A158" w14:textId="77777777" w:rsidTr="0083197E">
        <w:trPr>
          <w:trHeight w:val="300"/>
        </w:trPr>
        <w:tc>
          <w:tcPr>
            <w:tcW w:w="1696" w:type="dxa"/>
            <w:vMerge/>
          </w:tcPr>
          <w:p w14:paraId="0C8FDF6D" w14:textId="77777777" w:rsidR="00972EA8" w:rsidRDefault="00972EA8"/>
        </w:tc>
        <w:tc>
          <w:tcPr>
            <w:tcW w:w="2410" w:type="dxa"/>
          </w:tcPr>
          <w:p w14:paraId="228C3AE8" w14:textId="6BC60211" w:rsidR="3E385298" w:rsidRDefault="3E385298">
            <w:r>
              <w:t>Extra tensor scaling</w:t>
            </w:r>
          </w:p>
        </w:tc>
        <w:tc>
          <w:tcPr>
            <w:tcW w:w="4253" w:type="dxa"/>
          </w:tcPr>
          <w:p w14:paraId="2D1C1E61" w14:textId="6A3BE2F8" w:rsidR="3E385298" w:rsidRDefault="3E385298">
            <w:r>
              <w:t>FP32 static global scale</w:t>
            </w:r>
            <w:commentRangeStart w:id="87"/>
            <w:commentRangeStart w:id="88"/>
            <w:commentRangeEnd w:id="87"/>
            <w:r>
              <w:rPr>
                <w:rStyle w:val="CommentReference"/>
                <w:rFonts w:hint="eastAsia"/>
                <w:sz w:val="24"/>
                <w:szCs w:val="24"/>
              </w:rPr>
              <w:commentReference w:id="87"/>
            </w:r>
            <w:commentRangeEnd w:id="88"/>
            <w:r>
              <w:rPr>
                <w:rStyle w:val="CommentReference"/>
                <w:rFonts w:hint="eastAsia"/>
                <w:sz w:val="24"/>
                <w:szCs w:val="24"/>
              </w:rPr>
              <w:commentReference w:id="88"/>
            </w:r>
          </w:p>
        </w:tc>
      </w:tr>
      <w:tr w:rsidR="002F7441" w14:paraId="1E9A8D50" w14:textId="77777777" w:rsidTr="0083197E">
        <w:trPr>
          <w:trHeight w:val="300"/>
        </w:trPr>
        <w:tc>
          <w:tcPr>
            <w:tcW w:w="1696" w:type="dxa"/>
            <w:vMerge/>
          </w:tcPr>
          <w:p w14:paraId="267AE6FD" w14:textId="77777777" w:rsidR="00BA59C2" w:rsidRDefault="00BA59C2"/>
        </w:tc>
        <w:tc>
          <w:tcPr>
            <w:tcW w:w="2410" w:type="dxa"/>
          </w:tcPr>
          <w:p w14:paraId="2729F665" w14:textId="1183959C" w:rsidR="398F83E7" w:rsidRDefault="398F83E7" w:rsidP="615D4277">
            <w:pPr>
              <w:rPr>
                <w:rFonts w:ascii="Aptos" w:eastAsia="Aptos" w:hAnsi="Aptos" w:cs="Aptos"/>
                <w:color w:val="000000" w:themeColor="text1"/>
              </w:rPr>
            </w:pPr>
            <w:r w:rsidRPr="615D4277">
              <w:rPr>
                <w:rFonts w:ascii="Aptos" w:eastAsia="Aptos" w:hAnsi="Aptos" w:cs="Aptos"/>
                <w:color w:val="000000" w:themeColor="text1"/>
              </w:rPr>
              <w:t>Exclude layers</w:t>
            </w:r>
          </w:p>
        </w:tc>
        <w:tc>
          <w:tcPr>
            <w:tcW w:w="4253" w:type="dxa"/>
          </w:tcPr>
          <w:p w14:paraId="221903E2" w14:textId="0AA103A5" w:rsidR="099F405B" w:rsidRDefault="099F405B" w:rsidP="615D4277">
            <w:pPr>
              <w:rPr>
                <w:rFonts w:ascii="Aptos" w:eastAsia="Aptos" w:hAnsi="Aptos" w:cs="Aptos"/>
              </w:rPr>
            </w:pPr>
            <w:r w:rsidRPr="615D4277">
              <w:rPr>
                <w:rFonts w:ascii="Aptos" w:eastAsia="Aptos" w:hAnsi="Aptos" w:cs="Aptos"/>
                <w:color w:val="000000" w:themeColor="text1"/>
              </w:rPr>
              <w:t>l</w:t>
            </w:r>
            <w:r w:rsidR="398F83E7" w:rsidRPr="615D4277">
              <w:rPr>
                <w:rFonts w:ascii="Aptos" w:eastAsia="Aptos" w:hAnsi="Aptos" w:cs="Aptos"/>
                <w:color w:val="000000" w:themeColor="text1"/>
              </w:rPr>
              <w:t>m</w:t>
            </w:r>
            <w:r w:rsidR="408E4CD0" w:rsidRPr="615D4277">
              <w:rPr>
                <w:rFonts w:ascii="Aptos" w:eastAsia="Aptos" w:hAnsi="Aptos" w:cs="Aptos"/>
                <w:color w:val="000000" w:themeColor="text1"/>
              </w:rPr>
              <w:t>_</w:t>
            </w:r>
            <w:r w:rsidR="398F83E7" w:rsidRPr="615D4277">
              <w:rPr>
                <w:rFonts w:ascii="Aptos" w:eastAsia="Aptos" w:hAnsi="Aptos" w:cs="Aptos"/>
                <w:color w:val="000000" w:themeColor="text1"/>
              </w:rPr>
              <w:t>head, embedding</w:t>
            </w:r>
            <w:r w:rsidR="5462CD87" w:rsidRPr="615D4277">
              <w:rPr>
                <w:rFonts w:ascii="Aptos" w:eastAsia="Aptos" w:hAnsi="Aptos" w:cs="Aptos"/>
                <w:color w:val="000000" w:themeColor="text1"/>
              </w:rPr>
              <w:t xml:space="preserve">; </w:t>
            </w:r>
            <w:r w:rsidR="398F83E7">
              <w:t>mlp.gate</w:t>
            </w:r>
            <w:r w:rsidR="066704CD">
              <w:t xml:space="preserve">; </w:t>
            </w:r>
            <w:r w:rsidR="066704CD" w:rsidRPr="615D4277">
              <w:rPr>
                <w:rFonts w:ascii="Aptos" w:eastAsia="Aptos" w:hAnsi="Aptos" w:cs="Aptos"/>
              </w:rPr>
              <w:t>Linears</w:t>
            </w:r>
            <w:r w:rsidR="004103C9">
              <w:rPr>
                <w:rFonts w:ascii="Aptos" w:eastAsia="DengXian" w:hAnsi="Aptos" w:cs="Aptos" w:hint="eastAsia"/>
              </w:rPr>
              <w:t xml:space="preserve"> (</w:t>
            </w:r>
            <w:r w:rsidR="004103C9" w:rsidRPr="004103C9">
              <w:rPr>
                <w:rFonts w:ascii="Aptos" w:eastAsia="DengXian" w:hAnsi="Aptos" w:cs="Aptos"/>
              </w:rPr>
              <w:t>q_a_proj,</w:t>
            </w:r>
            <w:r w:rsidR="004103C9">
              <w:rPr>
                <w:rFonts w:ascii="Aptos" w:eastAsia="DengXian" w:hAnsi="Aptos" w:cs="Aptos" w:hint="eastAsia"/>
              </w:rPr>
              <w:t xml:space="preserve"> </w:t>
            </w:r>
            <w:r w:rsidR="004103C9" w:rsidRPr="004103C9">
              <w:rPr>
                <w:rFonts w:ascii="Aptos" w:eastAsia="DengXian" w:hAnsi="Aptos" w:cs="Aptos"/>
              </w:rPr>
              <w:t>q_b_proj,</w:t>
            </w:r>
            <w:r w:rsidR="004103C9">
              <w:rPr>
                <w:rFonts w:ascii="Aptos" w:eastAsia="DengXian" w:hAnsi="Aptos" w:cs="Aptos" w:hint="eastAsia"/>
              </w:rPr>
              <w:t xml:space="preserve"> </w:t>
            </w:r>
            <w:r w:rsidR="004103C9" w:rsidRPr="004103C9">
              <w:rPr>
                <w:rFonts w:ascii="Aptos" w:eastAsia="DengXian" w:hAnsi="Aptos" w:cs="Aptos"/>
              </w:rPr>
              <w:t>kv_a_proj_with_mqa, kv_b_proj, o_proj</w:t>
            </w:r>
            <w:r w:rsidR="008F2565">
              <w:rPr>
                <w:rFonts w:ascii="Aptos" w:eastAsia="DengXian" w:hAnsi="Aptos" w:cs="Aptos" w:hint="eastAsia"/>
              </w:rPr>
              <w:t xml:space="preserve"> for projection on hidden states</w:t>
            </w:r>
            <w:r w:rsidR="004103C9">
              <w:rPr>
                <w:rFonts w:ascii="Aptos" w:eastAsia="DengXian" w:hAnsi="Aptos" w:cs="Aptos" w:hint="eastAsia"/>
              </w:rPr>
              <w:t>)</w:t>
            </w:r>
            <w:r w:rsidR="066704CD" w:rsidRPr="615D4277">
              <w:rPr>
                <w:rFonts w:ascii="Aptos" w:eastAsia="Aptos" w:hAnsi="Aptos" w:cs="Aptos"/>
              </w:rPr>
              <w:t xml:space="preserve"> before and after attention score computation within </w:t>
            </w:r>
            <w:r w:rsidR="77DD1623" w:rsidRPr="615D4277">
              <w:rPr>
                <w:rFonts w:ascii="Aptos" w:eastAsia="Aptos" w:hAnsi="Aptos" w:cs="Aptos"/>
              </w:rPr>
              <w:t>a</w:t>
            </w:r>
            <w:r w:rsidR="066704CD" w:rsidRPr="615D4277">
              <w:rPr>
                <w:rFonts w:ascii="Aptos" w:eastAsia="Aptos" w:hAnsi="Aptos" w:cs="Aptos"/>
              </w:rPr>
              <w:t>ttention</w:t>
            </w:r>
            <w:r w:rsidR="5503C9AD" w:rsidRPr="615D4277">
              <w:rPr>
                <w:rFonts w:ascii="Aptos" w:eastAsia="Aptos" w:hAnsi="Aptos" w:cs="Aptos"/>
              </w:rPr>
              <w:t xml:space="preserve"> module</w:t>
            </w:r>
          </w:p>
        </w:tc>
      </w:tr>
    </w:tbl>
    <w:p w14:paraId="2AD2900D" w14:textId="42DFE02E" w:rsidR="00591228" w:rsidRDefault="00591228" w:rsidP="00DC3F23"/>
    <w:p w14:paraId="56327BD5" w14:textId="21DB731E" w:rsidR="00432C72" w:rsidRPr="00C662D3" w:rsidRDefault="02D0BF65" w:rsidP="1ED4F078">
      <w:pPr>
        <w:pStyle w:val="Heading4"/>
        <w:numPr>
          <w:ilvl w:val="2"/>
          <w:numId w:val="3"/>
        </w:numPr>
        <w:rPr>
          <w:b/>
          <w:bCs/>
          <w:i w:val="0"/>
          <w:iCs w:val="0"/>
          <w:color w:val="auto"/>
        </w:rPr>
      </w:pPr>
      <w:bookmarkStart w:id="89" w:name="_Toc228179927"/>
      <w:r w:rsidRPr="1ED4F078">
        <w:rPr>
          <w:b/>
          <w:bCs/>
          <w:i w:val="0"/>
          <w:iCs w:val="0"/>
          <w:color w:val="auto"/>
        </w:rPr>
        <w:t>Accuracy Result</w:t>
      </w:r>
      <w:bookmarkEnd w:id="89"/>
    </w:p>
    <w:p w14:paraId="42C3DF55" w14:textId="48B00144" w:rsidR="00C314AB" w:rsidRDefault="00C314AB" w:rsidP="00B83934">
      <w:r>
        <w:t>Accuracy results from SW emulation:</w:t>
      </w:r>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3"/>
        <w:gridCol w:w="1302"/>
        <w:gridCol w:w="861"/>
        <w:gridCol w:w="861"/>
        <w:gridCol w:w="1254"/>
        <w:gridCol w:w="867"/>
        <w:gridCol w:w="1896"/>
      </w:tblGrid>
      <w:tr w:rsidR="0089709C" w14:paraId="01E4AC63" w14:textId="77777777" w:rsidTr="00971B94">
        <w:trPr>
          <w:trHeight w:val="300"/>
        </w:trPr>
        <w:tc>
          <w:tcPr>
            <w:tcW w:w="1586" w:type="dxa"/>
            <w:tcMar>
              <w:left w:w="105" w:type="dxa"/>
              <w:right w:w="105" w:type="dxa"/>
            </w:tcMar>
            <w:vAlign w:val="center"/>
          </w:tcPr>
          <w:p w14:paraId="5B141C85" w14:textId="78A48776"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DeepSeek R1</w:t>
            </w:r>
          </w:p>
        </w:tc>
        <w:tc>
          <w:tcPr>
            <w:tcW w:w="1315" w:type="dxa"/>
            <w:tcMar>
              <w:left w:w="105" w:type="dxa"/>
              <w:right w:w="105" w:type="dxa"/>
            </w:tcMar>
            <w:vAlign w:val="center"/>
          </w:tcPr>
          <w:p w14:paraId="6BF02B0A" w14:textId="273D19E2"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 xml:space="preserve">Gsm8k </w:t>
            </w:r>
          </w:p>
          <w:p w14:paraId="0159CA0F" w14:textId="3F48BCCB"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(strict)</w:t>
            </w:r>
          </w:p>
        </w:tc>
        <w:tc>
          <w:tcPr>
            <w:tcW w:w="861" w:type="dxa"/>
            <w:tcMar>
              <w:left w:w="105" w:type="dxa"/>
              <w:right w:w="105" w:type="dxa"/>
            </w:tcMar>
            <w:vAlign w:val="center"/>
          </w:tcPr>
          <w:p w14:paraId="07D72B55" w14:textId="18262D1A"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Mmlu</w:t>
            </w:r>
          </w:p>
        </w:tc>
        <w:tc>
          <w:tcPr>
            <w:tcW w:w="861" w:type="dxa"/>
            <w:tcMar>
              <w:left w:w="105" w:type="dxa"/>
              <w:right w:w="105" w:type="dxa"/>
            </w:tcMar>
            <w:vAlign w:val="center"/>
          </w:tcPr>
          <w:p w14:paraId="77CFEEE5" w14:textId="0AFDCA45"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Piqa</w:t>
            </w:r>
          </w:p>
        </w:tc>
        <w:tc>
          <w:tcPr>
            <w:tcW w:w="1254" w:type="dxa"/>
            <w:tcMar>
              <w:left w:w="105" w:type="dxa"/>
              <w:right w:w="105" w:type="dxa"/>
            </w:tcMar>
            <w:vAlign w:val="center"/>
          </w:tcPr>
          <w:p w14:paraId="730AB3F8" w14:textId="2E841262"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Hellaswag</w:t>
            </w:r>
          </w:p>
        </w:tc>
        <w:tc>
          <w:tcPr>
            <w:tcW w:w="851" w:type="dxa"/>
            <w:vAlign w:val="center"/>
          </w:tcPr>
          <w:p w14:paraId="6CF26ABC" w14:textId="4DDE425C" w:rsidR="00FA4373" w:rsidRPr="3E385298" w:rsidRDefault="00FA4373" w:rsidP="00FA4373">
            <w:pPr>
              <w:rPr>
                <w:rFonts w:ascii="Aptos" w:eastAsia="Aptos" w:hAnsi="Aptos" w:cs="Aptos"/>
                <w:b/>
                <w:bCs/>
                <w:color w:val="000000" w:themeColor="text1"/>
                <w:sz w:val="22"/>
                <w:szCs w:val="22"/>
              </w:rPr>
            </w:pPr>
            <w:r>
              <w:rPr>
                <w:rFonts w:ascii="Aptos" w:hAnsi="Aptos"/>
                <w:b/>
                <w:bCs/>
                <w:color w:val="000000"/>
                <w:sz w:val="22"/>
                <w:szCs w:val="22"/>
              </w:rPr>
              <w:t>AVG.</w:t>
            </w:r>
          </w:p>
        </w:tc>
        <w:tc>
          <w:tcPr>
            <w:tcW w:w="1896" w:type="dxa"/>
            <w:tcMar>
              <w:left w:w="105" w:type="dxa"/>
              <w:right w:w="105" w:type="dxa"/>
            </w:tcMar>
            <w:vAlign w:val="center"/>
          </w:tcPr>
          <w:p w14:paraId="783CACEA" w14:textId="1C69AC39" w:rsidR="00FA4373" w:rsidRDefault="00FA4373" w:rsidP="00FA437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comments</w:t>
            </w:r>
          </w:p>
        </w:tc>
      </w:tr>
      <w:tr w:rsidR="0089709C" w14:paraId="171D5E80" w14:textId="77777777" w:rsidTr="00971B94">
        <w:trPr>
          <w:trHeight w:val="300"/>
        </w:trPr>
        <w:tc>
          <w:tcPr>
            <w:tcW w:w="1586" w:type="dxa"/>
            <w:tcMar>
              <w:left w:w="105" w:type="dxa"/>
              <w:right w:w="105" w:type="dxa"/>
            </w:tcMar>
            <w:vAlign w:val="center"/>
          </w:tcPr>
          <w:p w14:paraId="19A2D93E" w14:textId="6B8E9D45" w:rsidR="00FA4373" w:rsidRDefault="00FA4373" w:rsidP="00FA4373">
            <w:pPr>
              <w:rPr>
                <w:rFonts w:ascii="Aptos" w:eastAsia="Aptos" w:hAnsi="Aptos" w:cs="Aptos"/>
                <w:color w:val="000000" w:themeColor="text1"/>
                <w:sz w:val="22"/>
                <w:szCs w:val="22"/>
              </w:rPr>
            </w:pPr>
            <w:r w:rsidRPr="615D4277">
              <w:rPr>
                <w:rFonts w:ascii="Aptos" w:eastAsia="Aptos" w:hAnsi="Aptos" w:cs="Aptos"/>
                <w:color w:val="000000" w:themeColor="text1"/>
                <w:sz w:val="22"/>
                <w:szCs w:val="22"/>
              </w:rPr>
              <w:t>Official Model (DeepseekAI)</w:t>
            </w:r>
          </w:p>
        </w:tc>
        <w:tc>
          <w:tcPr>
            <w:tcW w:w="1315" w:type="dxa"/>
            <w:tcMar>
              <w:left w:w="105" w:type="dxa"/>
              <w:right w:w="105" w:type="dxa"/>
            </w:tcMar>
            <w:vAlign w:val="center"/>
          </w:tcPr>
          <w:p w14:paraId="51503897" w14:textId="3BFBB6BE"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0.9568</w:t>
            </w:r>
          </w:p>
        </w:tc>
        <w:tc>
          <w:tcPr>
            <w:tcW w:w="861" w:type="dxa"/>
            <w:tcMar>
              <w:left w:w="105" w:type="dxa"/>
              <w:right w:w="105" w:type="dxa"/>
            </w:tcMar>
            <w:vAlign w:val="center"/>
          </w:tcPr>
          <w:p w14:paraId="647696A2" w14:textId="62213FCA"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0.8489</w:t>
            </w:r>
          </w:p>
        </w:tc>
        <w:tc>
          <w:tcPr>
            <w:tcW w:w="861" w:type="dxa"/>
            <w:tcMar>
              <w:left w:w="105" w:type="dxa"/>
              <w:right w:w="105" w:type="dxa"/>
            </w:tcMar>
            <w:vAlign w:val="center"/>
          </w:tcPr>
          <w:p w14:paraId="3398B071" w14:textId="78F47118"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0.8319</w:t>
            </w:r>
          </w:p>
        </w:tc>
        <w:tc>
          <w:tcPr>
            <w:tcW w:w="1254" w:type="dxa"/>
            <w:tcMar>
              <w:left w:w="105" w:type="dxa"/>
              <w:right w:w="105" w:type="dxa"/>
            </w:tcMar>
            <w:vAlign w:val="center"/>
          </w:tcPr>
          <w:p w14:paraId="33FABB91" w14:textId="2A402CCF"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0.6903</w:t>
            </w:r>
          </w:p>
        </w:tc>
        <w:tc>
          <w:tcPr>
            <w:tcW w:w="851" w:type="dxa"/>
            <w:vAlign w:val="center"/>
          </w:tcPr>
          <w:p w14:paraId="465D25FD" w14:textId="62A4B0BE" w:rsidR="00FA4373" w:rsidRPr="3E385298" w:rsidRDefault="00FA4373" w:rsidP="00FA4373">
            <w:pPr>
              <w:rPr>
                <w:rFonts w:ascii="Aptos" w:eastAsia="Aptos" w:hAnsi="Aptos" w:cs="Aptos"/>
                <w:color w:val="000000" w:themeColor="text1"/>
                <w:sz w:val="22"/>
                <w:szCs w:val="22"/>
              </w:rPr>
            </w:pPr>
            <w:r>
              <w:rPr>
                <w:rFonts w:ascii="Aptos" w:hAnsi="Aptos"/>
                <w:color w:val="000000"/>
                <w:sz w:val="22"/>
                <w:szCs w:val="22"/>
              </w:rPr>
              <w:t>0.8320</w:t>
            </w:r>
          </w:p>
        </w:tc>
        <w:tc>
          <w:tcPr>
            <w:tcW w:w="1896" w:type="dxa"/>
            <w:tcMar>
              <w:left w:w="105" w:type="dxa"/>
              <w:right w:w="105" w:type="dxa"/>
            </w:tcMar>
            <w:vAlign w:val="center"/>
          </w:tcPr>
          <w:p w14:paraId="44A037EF" w14:textId="3569399E"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 xml:space="preserve">deepseek-ai/DeepSeek-R1  </w:t>
            </w:r>
          </w:p>
        </w:tc>
      </w:tr>
      <w:tr w:rsidR="0089709C" w14:paraId="0BC95794" w14:textId="77777777" w:rsidTr="00971B94">
        <w:trPr>
          <w:trHeight w:val="300"/>
        </w:trPr>
        <w:tc>
          <w:tcPr>
            <w:tcW w:w="1586" w:type="dxa"/>
            <w:tcMar>
              <w:left w:w="105" w:type="dxa"/>
              <w:right w:w="105" w:type="dxa"/>
            </w:tcMar>
            <w:vAlign w:val="center"/>
          </w:tcPr>
          <w:p w14:paraId="6B6E6DAA" w14:textId="7D0F6885"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MXFP8</w:t>
            </w:r>
            <w:r w:rsidRPr="615D4277">
              <w:rPr>
                <w:rFonts w:ascii="Aptos" w:eastAsia="Aptos" w:hAnsi="Aptos" w:cs="Aptos"/>
                <w:color w:val="000000" w:themeColor="text1"/>
                <w:sz w:val="22"/>
                <w:szCs w:val="22"/>
              </w:rPr>
              <w:t>(Intel)</w:t>
            </w:r>
          </w:p>
        </w:tc>
        <w:tc>
          <w:tcPr>
            <w:tcW w:w="1315" w:type="dxa"/>
            <w:tcMar>
              <w:left w:w="105" w:type="dxa"/>
              <w:right w:w="105" w:type="dxa"/>
            </w:tcMar>
            <w:vAlign w:val="center"/>
          </w:tcPr>
          <w:p w14:paraId="1233EFBB" w14:textId="02378DAC"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 xml:space="preserve">0.9591 </w:t>
            </w:r>
          </w:p>
        </w:tc>
        <w:tc>
          <w:tcPr>
            <w:tcW w:w="861" w:type="dxa"/>
            <w:tcMar>
              <w:left w:w="105" w:type="dxa"/>
              <w:right w:w="105" w:type="dxa"/>
            </w:tcMar>
            <w:vAlign w:val="center"/>
          </w:tcPr>
          <w:p w14:paraId="0C3DFFD7" w14:textId="1A672F9C"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0.8513</w:t>
            </w:r>
          </w:p>
        </w:tc>
        <w:tc>
          <w:tcPr>
            <w:tcW w:w="861" w:type="dxa"/>
            <w:tcMar>
              <w:left w:w="105" w:type="dxa"/>
              <w:right w:w="105" w:type="dxa"/>
            </w:tcMar>
            <w:vAlign w:val="center"/>
          </w:tcPr>
          <w:p w14:paraId="32D2EA90" w14:textId="440BC9D7"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0.8324</w:t>
            </w:r>
          </w:p>
        </w:tc>
        <w:tc>
          <w:tcPr>
            <w:tcW w:w="1254" w:type="dxa"/>
            <w:tcMar>
              <w:left w:w="105" w:type="dxa"/>
              <w:right w:w="105" w:type="dxa"/>
            </w:tcMar>
            <w:vAlign w:val="center"/>
          </w:tcPr>
          <w:p w14:paraId="799D7FC3" w14:textId="51988C8D"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0.6917</w:t>
            </w:r>
          </w:p>
        </w:tc>
        <w:tc>
          <w:tcPr>
            <w:tcW w:w="851" w:type="dxa"/>
            <w:vAlign w:val="center"/>
          </w:tcPr>
          <w:p w14:paraId="2856BF0A" w14:textId="631D4363" w:rsidR="00FA4373" w:rsidRDefault="00FA4373" w:rsidP="00FA4373">
            <w:pPr>
              <w:rPr>
                <w:rFonts w:ascii="Aptos" w:eastAsia="Aptos" w:hAnsi="Aptos" w:cs="Aptos"/>
                <w:color w:val="000000" w:themeColor="text1"/>
                <w:sz w:val="22"/>
                <w:szCs w:val="22"/>
              </w:rPr>
            </w:pPr>
            <w:r>
              <w:rPr>
                <w:rFonts w:ascii="Aptos" w:hAnsi="Aptos"/>
                <w:color w:val="000000"/>
                <w:sz w:val="22"/>
                <w:szCs w:val="22"/>
              </w:rPr>
              <w:t>0.8336</w:t>
            </w:r>
          </w:p>
        </w:tc>
        <w:tc>
          <w:tcPr>
            <w:tcW w:w="1896" w:type="dxa"/>
            <w:tcMar>
              <w:left w:w="105" w:type="dxa"/>
              <w:right w:w="105" w:type="dxa"/>
            </w:tcMar>
            <w:vAlign w:val="center"/>
          </w:tcPr>
          <w:p w14:paraId="6A8DBD66" w14:textId="76731C25" w:rsidR="00FA4373" w:rsidRDefault="00B50C66" w:rsidP="00FA4373">
            <w:pPr>
              <w:rPr>
                <w:rFonts w:ascii="Aptos" w:eastAsia="Aptos" w:hAnsi="Aptos" w:cs="Aptos"/>
                <w:color w:val="000000" w:themeColor="text1"/>
                <w:sz w:val="22"/>
                <w:szCs w:val="22"/>
              </w:rPr>
            </w:pPr>
            <w:r>
              <w:rPr>
                <w:rFonts w:ascii="Aptos" w:eastAsia="Aptos" w:hAnsi="Aptos" w:cs="Aptos"/>
                <w:color w:val="000000" w:themeColor="text1"/>
                <w:sz w:val="22"/>
                <w:szCs w:val="22"/>
              </w:rPr>
              <w:t xml:space="preserve"> </w:t>
            </w:r>
          </w:p>
        </w:tc>
      </w:tr>
      <w:tr w:rsidR="0089709C" w14:paraId="30942C5B" w14:textId="77777777" w:rsidTr="00971B94">
        <w:trPr>
          <w:trHeight w:val="300"/>
        </w:trPr>
        <w:tc>
          <w:tcPr>
            <w:tcW w:w="1586" w:type="dxa"/>
            <w:tcMar>
              <w:left w:w="105" w:type="dxa"/>
              <w:right w:w="105" w:type="dxa"/>
            </w:tcMar>
            <w:vAlign w:val="center"/>
          </w:tcPr>
          <w:p w14:paraId="12DDA03F" w14:textId="6206704B"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MXFP4</w:t>
            </w:r>
            <w:r w:rsidRPr="615D4277">
              <w:rPr>
                <w:rFonts w:ascii="Aptos" w:eastAsia="Aptos" w:hAnsi="Aptos" w:cs="Aptos"/>
                <w:color w:val="000000" w:themeColor="text1"/>
                <w:sz w:val="22"/>
                <w:szCs w:val="22"/>
              </w:rPr>
              <w:t>(Intel)</w:t>
            </w:r>
          </w:p>
        </w:tc>
        <w:tc>
          <w:tcPr>
            <w:tcW w:w="1315" w:type="dxa"/>
            <w:tcMar>
              <w:left w:w="105" w:type="dxa"/>
              <w:right w:w="105" w:type="dxa"/>
            </w:tcMar>
            <w:vAlign w:val="center"/>
          </w:tcPr>
          <w:p w14:paraId="1B2F1D3B" w14:textId="130A9C41" w:rsidR="00FA4373" w:rsidRPr="5BF76F0C" w:rsidRDefault="00FA4373" w:rsidP="00FA4373">
            <w:pPr>
              <w:rPr>
                <w:color w:val="000000" w:themeColor="text1"/>
                <w:sz w:val="22"/>
                <w:szCs w:val="22"/>
              </w:rPr>
            </w:pPr>
            <w:r w:rsidRPr="5BF76F0C">
              <w:rPr>
                <w:color w:val="000000" w:themeColor="text1"/>
                <w:sz w:val="22"/>
                <w:szCs w:val="22"/>
              </w:rPr>
              <w:t>0.9560</w:t>
            </w:r>
          </w:p>
        </w:tc>
        <w:tc>
          <w:tcPr>
            <w:tcW w:w="861" w:type="dxa"/>
            <w:tcMar>
              <w:left w:w="105" w:type="dxa"/>
              <w:right w:w="105" w:type="dxa"/>
            </w:tcMar>
            <w:vAlign w:val="center"/>
          </w:tcPr>
          <w:p w14:paraId="4754CB2C" w14:textId="5DBDEF49" w:rsidR="00FA4373" w:rsidRPr="5BF76F0C" w:rsidRDefault="00FA4373" w:rsidP="00FA4373">
            <w:pPr>
              <w:rPr>
                <w:color w:val="000000" w:themeColor="text1"/>
                <w:sz w:val="22"/>
                <w:szCs w:val="22"/>
              </w:rPr>
            </w:pPr>
            <w:r w:rsidRPr="5BF76F0C">
              <w:rPr>
                <w:color w:val="000000" w:themeColor="text1"/>
                <w:sz w:val="22"/>
                <w:szCs w:val="22"/>
              </w:rPr>
              <w:t>0.8480</w:t>
            </w:r>
          </w:p>
        </w:tc>
        <w:tc>
          <w:tcPr>
            <w:tcW w:w="861" w:type="dxa"/>
            <w:tcMar>
              <w:left w:w="105" w:type="dxa"/>
              <w:right w:w="105" w:type="dxa"/>
            </w:tcMar>
            <w:vAlign w:val="center"/>
          </w:tcPr>
          <w:p w14:paraId="2D70AB71" w14:textId="19DE4222" w:rsidR="00FA4373" w:rsidRPr="5BF76F0C" w:rsidRDefault="00FA4373" w:rsidP="00FA4373">
            <w:pPr>
              <w:rPr>
                <w:color w:val="000000" w:themeColor="text1"/>
                <w:sz w:val="22"/>
                <w:szCs w:val="22"/>
              </w:rPr>
            </w:pPr>
            <w:r w:rsidRPr="5BF76F0C">
              <w:rPr>
                <w:color w:val="000000" w:themeColor="text1"/>
                <w:sz w:val="22"/>
                <w:szCs w:val="22"/>
              </w:rPr>
              <w:t>0.8275</w:t>
            </w:r>
          </w:p>
        </w:tc>
        <w:tc>
          <w:tcPr>
            <w:tcW w:w="1254" w:type="dxa"/>
            <w:tcMar>
              <w:left w:w="105" w:type="dxa"/>
              <w:right w:w="105" w:type="dxa"/>
            </w:tcMar>
            <w:vAlign w:val="center"/>
          </w:tcPr>
          <w:p w14:paraId="05C28F95" w14:textId="70539FB2" w:rsidR="00FA4373" w:rsidRPr="5BF76F0C" w:rsidRDefault="00FA4373" w:rsidP="00FA4373">
            <w:pPr>
              <w:rPr>
                <w:color w:val="000000" w:themeColor="text1"/>
                <w:sz w:val="22"/>
                <w:szCs w:val="22"/>
              </w:rPr>
            </w:pPr>
            <w:r w:rsidRPr="5BF76F0C">
              <w:rPr>
                <w:color w:val="000000" w:themeColor="text1"/>
                <w:sz w:val="22"/>
                <w:szCs w:val="22"/>
              </w:rPr>
              <w:t>0.6840</w:t>
            </w:r>
          </w:p>
        </w:tc>
        <w:tc>
          <w:tcPr>
            <w:tcW w:w="851" w:type="dxa"/>
            <w:vAlign w:val="center"/>
          </w:tcPr>
          <w:p w14:paraId="4E7A64E9" w14:textId="74AF090C" w:rsidR="00FA4373" w:rsidRPr="5BF76F0C" w:rsidRDefault="00FA4373" w:rsidP="00FA4373">
            <w:pPr>
              <w:rPr>
                <w:rFonts w:ascii="Aptos" w:eastAsia="Aptos" w:hAnsi="Aptos" w:cs="Aptos"/>
                <w:color w:val="000000" w:themeColor="text1"/>
                <w:sz w:val="22"/>
                <w:szCs w:val="22"/>
              </w:rPr>
            </w:pPr>
            <w:r>
              <w:rPr>
                <w:rFonts w:ascii="Aptos" w:hAnsi="Aptos"/>
                <w:color w:val="000000"/>
                <w:sz w:val="22"/>
                <w:szCs w:val="22"/>
              </w:rPr>
              <w:t>0.8289</w:t>
            </w:r>
          </w:p>
        </w:tc>
        <w:tc>
          <w:tcPr>
            <w:tcW w:w="1896" w:type="dxa"/>
            <w:tcMar>
              <w:left w:w="105" w:type="dxa"/>
              <w:right w:w="105" w:type="dxa"/>
            </w:tcMar>
            <w:vAlign w:val="center"/>
          </w:tcPr>
          <w:p w14:paraId="368A7129" w14:textId="53E145B7" w:rsidR="00FA4373" w:rsidRDefault="00FA4373" w:rsidP="00FA4373">
            <w:pPr>
              <w:rPr>
                <w:rFonts w:ascii="Aptos" w:eastAsia="Aptos" w:hAnsi="Aptos" w:cs="Aptos"/>
                <w:color w:val="000000" w:themeColor="text1"/>
                <w:sz w:val="22"/>
                <w:szCs w:val="22"/>
              </w:rPr>
            </w:pPr>
            <w:r w:rsidRPr="5BF76F0C">
              <w:rPr>
                <w:rFonts w:ascii="Aptos" w:eastAsia="Aptos" w:hAnsi="Aptos" w:cs="Aptos"/>
                <w:color w:val="000000" w:themeColor="text1"/>
                <w:sz w:val="22"/>
                <w:szCs w:val="22"/>
              </w:rPr>
              <w:t>RTN;  All self-attn modules are kept in FP8</w:t>
            </w:r>
          </w:p>
        </w:tc>
      </w:tr>
      <w:tr w:rsidR="0089709C" w14:paraId="166BA600" w14:textId="77777777" w:rsidTr="00971B94">
        <w:trPr>
          <w:trHeight w:val="300"/>
        </w:trPr>
        <w:tc>
          <w:tcPr>
            <w:tcW w:w="1586" w:type="dxa"/>
            <w:tcMar>
              <w:left w:w="105" w:type="dxa"/>
              <w:right w:w="105" w:type="dxa"/>
            </w:tcMar>
            <w:vAlign w:val="center"/>
          </w:tcPr>
          <w:p w14:paraId="3DF0E028" w14:textId="24238EF2" w:rsidR="00FA4373" w:rsidRDefault="00FA4373" w:rsidP="00FA4373">
            <w:pPr>
              <w:rPr>
                <w:rFonts w:ascii="Aptos" w:eastAsia="Aptos" w:hAnsi="Aptos" w:cs="Aptos"/>
                <w:color w:val="000000" w:themeColor="text1"/>
                <w:sz w:val="22"/>
                <w:szCs w:val="22"/>
              </w:rPr>
            </w:pPr>
            <w:r w:rsidRPr="615D4277">
              <w:rPr>
                <w:rFonts w:ascii="Aptos" w:eastAsia="Aptos" w:hAnsi="Aptos" w:cs="Aptos"/>
                <w:color w:val="000000" w:themeColor="text1"/>
                <w:sz w:val="22"/>
                <w:szCs w:val="22"/>
              </w:rPr>
              <w:t>NVFP4(Intel)</w:t>
            </w:r>
          </w:p>
        </w:tc>
        <w:tc>
          <w:tcPr>
            <w:tcW w:w="1315" w:type="dxa"/>
            <w:tcMar>
              <w:left w:w="105" w:type="dxa"/>
              <w:right w:w="105" w:type="dxa"/>
            </w:tcMar>
            <w:vAlign w:val="center"/>
          </w:tcPr>
          <w:p w14:paraId="165C58D1" w14:textId="74553FCB"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0.9545</w:t>
            </w:r>
          </w:p>
        </w:tc>
        <w:tc>
          <w:tcPr>
            <w:tcW w:w="861" w:type="dxa"/>
            <w:tcMar>
              <w:left w:w="105" w:type="dxa"/>
              <w:right w:w="105" w:type="dxa"/>
            </w:tcMar>
            <w:vAlign w:val="center"/>
          </w:tcPr>
          <w:p w14:paraId="41926B8E" w14:textId="02D9376A"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0.8472</w:t>
            </w:r>
          </w:p>
        </w:tc>
        <w:tc>
          <w:tcPr>
            <w:tcW w:w="861" w:type="dxa"/>
            <w:tcMar>
              <w:left w:w="105" w:type="dxa"/>
              <w:right w:w="105" w:type="dxa"/>
            </w:tcMar>
            <w:vAlign w:val="center"/>
          </w:tcPr>
          <w:p w14:paraId="3BA30D8F" w14:textId="42C92F72"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0.8281</w:t>
            </w:r>
          </w:p>
        </w:tc>
        <w:tc>
          <w:tcPr>
            <w:tcW w:w="1254" w:type="dxa"/>
            <w:tcMar>
              <w:left w:w="105" w:type="dxa"/>
              <w:right w:w="105" w:type="dxa"/>
            </w:tcMar>
            <w:vAlign w:val="center"/>
          </w:tcPr>
          <w:p w14:paraId="70E85AAF" w14:textId="5CEBB8F3"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0.6902</w:t>
            </w:r>
          </w:p>
        </w:tc>
        <w:tc>
          <w:tcPr>
            <w:tcW w:w="851" w:type="dxa"/>
            <w:vAlign w:val="center"/>
          </w:tcPr>
          <w:p w14:paraId="28AB4B8E" w14:textId="79FB1AA0" w:rsidR="00FA4373" w:rsidRPr="3E385298" w:rsidRDefault="00FA4373" w:rsidP="00FA4373">
            <w:pPr>
              <w:rPr>
                <w:rFonts w:ascii="Aptos" w:eastAsia="Aptos" w:hAnsi="Aptos" w:cs="Aptos"/>
                <w:color w:val="000000" w:themeColor="text1"/>
                <w:sz w:val="22"/>
                <w:szCs w:val="22"/>
              </w:rPr>
            </w:pPr>
            <w:r>
              <w:rPr>
                <w:rFonts w:ascii="Aptos" w:hAnsi="Aptos"/>
                <w:color w:val="000000"/>
                <w:sz w:val="22"/>
                <w:szCs w:val="22"/>
              </w:rPr>
              <w:t>0.8300</w:t>
            </w:r>
          </w:p>
        </w:tc>
        <w:tc>
          <w:tcPr>
            <w:tcW w:w="1896" w:type="dxa"/>
            <w:tcMar>
              <w:left w:w="105" w:type="dxa"/>
              <w:right w:w="105" w:type="dxa"/>
            </w:tcMar>
            <w:vAlign w:val="center"/>
          </w:tcPr>
          <w:p w14:paraId="46EC741E" w14:textId="09F2D6C4"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 xml:space="preserve">RTN;  </w:t>
            </w:r>
            <w:commentRangeStart w:id="90"/>
            <w:commentRangeStart w:id="91"/>
            <w:r w:rsidRPr="3E385298">
              <w:rPr>
                <w:rFonts w:ascii="Aptos" w:eastAsia="Aptos" w:hAnsi="Aptos" w:cs="Aptos"/>
                <w:color w:val="000000" w:themeColor="text1"/>
                <w:sz w:val="22"/>
                <w:szCs w:val="22"/>
              </w:rPr>
              <w:t>All self-attn modules are kept in FP8</w:t>
            </w:r>
            <w:commentRangeEnd w:id="90"/>
            <w:r>
              <w:rPr>
                <w:rStyle w:val="CommentReference"/>
                <w:rFonts w:ascii="Aptos" w:eastAsia="Aptos" w:hAnsi="Aptos" w:cs="Aptos"/>
                <w:color w:val="000000" w:themeColor="text1"/>
                <w:sz w:val="22"/>
                <w:szCs w:val="22"/>
              </w:rPr>
              <w:commentReference w:id="90"/>
            </w:r>
            <w:commentRangeEnd w:id="91"/>
            <w:r>
              <w:rPr>
                <w:rStyle w:val="CommentReference"/>
                <w:rFonts w:ascii="Aptos" w:eastAsia="Aptos" w:hAnsi="Aptos" w:cs="Aptos"/>
                <w:color w:val="000000" w:themeColor="text1"/>
                <w:sz w:val="22"/>
                <w:szCs w:val="22"/>
              </w:rPr>
              <w:commentReference w:id="91"/>
            </w:r>
          </w:p>
        </w:tc>
      </w:tr>
      <w:tr w:rsidR="0089709C" w14:paraId="450B260E" w14:textId="77777777" w:rsidTr="00971B94">
        <w:trPr>
          <w:trHeight w:val="300"/>
        </w:trPr>
        <w:tc>
          <w:tcPr>
            <w:tcW w:w="1586" w:type="dxa"/>
            <w:tcMar>
              <w:left w:w="105" w:type="dxa"/>
              <w:right w:w="105" w:type="dxa"/>
            </w:tcMar>
            <w:vAlign w:val="center"/>
          </w:tcPr>
          <w:p w14:paraId="1D5CCA2B" w14:textId="219A3447"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NVFP4 (</w:t>
            </w:r>
            <w:r w:rsidRPr="615D4277">
              <w:rPr>
                <w:rFonts w:ascii="Aptos" w:eastAsia="Aptos" w:hAnsi="Aptos" w:cs="Aptos"/>
                <w:color w:val="000000" w:themeColor="text1"/>
                <w:sz w:val="22"/>
                <w:szCs w:val="22"/>
              </w:rPr>
              <w:t>Nvidia</w:t>
            </w:r>
            <w:r w:rsidRPr="3E385298">
              <w:rPr>
                <w:rFonts w:ascii="Aptos" w:eastAsia="Aptos" w:hAnsi="Aptos" w:cs="Aptos"/>
                <w:color w:val="000000" w:themeColor="text1"/>
                <w:sz w:val="22"/>
                <w:szCs w:val="22"/>
              </w:rPr>
              <w:t>)</w:t>
            </w:r>
          </w:p>
        </w:tc>
        <w:tc>
          <w:tcPr>
            <w:tcW w:w="1315" w:type="dxa"/>
            <w:tcMar>
              <w:left w:w="105" w:type="dxa"/>
              <w:right w:w="105" w:type="dxa"/>
            </w:tcMar>
            <w:vAlign w:val="center"/>
          </w:tcPr>
          <w:p w14:paraId="367F16AC" w14:textId="266D0593"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0.9598</w:t>
            </w:r>
          </w:p>
        </w:tc>
        <w:tc>
          <w:tcPr>
            <w:tcW w:w="861" w:type="dxa"/>
            <w:tcMar>
              <w:left w:w="105" w:type="dxa"/>
              <w:right w:w="105" w:type="dxa"/>
            </w:tcMar>
            <w:vAlign w:val="center"/>
          </w:tcPr>
          <w:p w14:paraId="2D5134BE" w14:textId="18D5D712"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0.8468</w:t>
            </w:r>
          </w:p>
        </w:tc>
        <w:tc>
          <w:tcPr>
            <w:tcW w:w="861" w:type="dxa"/>
            <w:tcMar>
              <w:left w:w="105" w:type="dxa"/>
              <w:right w:w="105" w:type="dxa"/>
            </w:tcMar>
            <w:vAlign w:val="center"/>
          </w:tcPr>
          <w:p w14:paraId="0F8737FD" w14:textId="4A058A86"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0.8248</w:t>
            </w:r>
          </w:p>
        </w:tc>
        <w:tc>
          <w:tcPr>
            <w:tcW w:w="1254" w:type="dxa"/>
            <w:tcMar>
              <w:left w:w="105" w:type="dxa"/>
              <w:right w:w="105" w:type="dxa"/>
            </w:tcMar>
            <w:vAlign w:val="center"/>
          </w:tcPr>
          <w:p w14:paraId="4E9CB0A6" w14:textId="00707B26"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0.6916</w:t>
            </w:r>
          </w:p>
        </w:tc>
        <w:tc>
          <w:tcPr>
            <w:tcW w:w="851" w:type="dxa"/>
            <w:vAlign w:val="center"/>
          </w:tcPr>
          <w:p w14:paraId="3800C747" w14:textId="31396356" w:rsidR="00FA4373" w:rsidRPr="3E385298" w:rsidRDefault="00FA4373" w:rsidP="00FA4373">
            <w:pPr>
              <w:rPr>
                <w:rFonts w:ascii="Aptos" w:eastAsia="Aptos" w:hAnsi="Aptos" w:cs="Aptos"/>
                <w:color w:val="000000" w:themeColor="text1"/>
                <w:sz w:val="22"/>
                <w:szCs w:val="22"/>
              </w:rPr>
            </w:pPr>
            <w:r>
              <w:rPr>
                <w:rFonts w:ascii="Aptos" w:hAnsi="Aptos"/>
                <w:color w:val="000000"/>
                <w:sz w:val="22"/>
                <w:szCs w:val="22"/>
              </w:rPr>
              <w:t>0.8308</w:t>
            </w:r>
          </w:p>
        </w:tc>
        <w:tc>
          <w:tcPr>
            <w:tcW w:w="1896" w:type="dxa"/>
            <w:tcMar>
              <w:left w:w="105" w:type="dxa"/>
              <w:right w:w="105" w:type="dxa"/>
            </w:tcMar>
            <w:vAlign w:val="center"/>
          </w:tcPr>
          <w:p w14:paraId="29675215" w14:textId="1FEF133B" w:rsidR="00FA4373" w:rsidRDefault="00FA4373" w:rsidP="00FA4373">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nvidia/DeepSeek-R1-FP4; All self-attn modules are kept in FP8</w:t>
            </w:r>
          </w:p>
        </w:tc>
      </w:tr>
    </w:tbl>
    <w:p w14:paraId="67845DF1" w14:textId="7AF9E749" w:rsidR="1F627E64" w:rsidRDefault="1F627E64"/>
    <w:p w14:paraId="18CC97B3" w14:textId="033280A5" w:rsidR="0B0F9585" w:rsidRDefault="0B0F9585" w:rsidP="0B0F9585">
      <w:pPr>
        <w:rPr>
          <w:rFonts w:eastAsia="DengXian"/>
        </w:rPr>
      </w:pPr>
    </w:p>
    <w:tbl>
      <w:tblPr>
        <w:tblStyle w:val="TableGridLight"/>
        <w:tblW w:w="8640" w:type="dxa"/>
        <w:tblLook w:val="06A0" w:firstRow="1" w:lastRow="0" w:firstColumn="1" w:lastColumn="0" w:noHBand="1" w:noVBand="1"/>
      </w:tblPr>
      <w:tblGrid>
        <w:gridCol w:w="2408"/>
        <w:gridCol w:w="1912"/>
        <w:gridCol w:w="2160"/>
        <w:gridCol w:w="2160"/>
      </w:tblGrid>
      <w:tr w:rsidR="0048453C" w14:paraId="080A852F" w14:textId="6FFD7B98" w:rsidTr="488D4DE1">
        <w:trPr>
          <w:trHeight w:val="300"/>
        </w:trPr>
        <w:tc>
          <w:tcPr>
            <w:tcW w:w="2408" w:type="dxa"/>
          </w:tcPr>
          <w:p w14:paraId="1026E10B" w14:textId="78A48776" w:rsidR="1F627E64" w:rsidRDefault="1F627E64" w:rsidP="1F627E64">
            <w:pPr>
              <w:rPr>
                <w:rFonts w:ascii="Aptos" w:eastAsia="Aptos" w:hAnsi="Aptos" w:cs="Aptos"/>
                <w:color w:val="000000" w:themeColor="text1"/>
                <w:sz w:val="22"/>
                <w:szCs w:val="22"/>
              </w:rPr>
            </w:pPr>
            <w:r w:rsidRPr="1F627E64">
              <w:rPr>
                <w:rFonts w:ascii="Aptos" w:eastAsia="Aptos" w:hAnsi="Aptos" w:cs="Aptos"/>
                <w:b/>
                <w:bCs/>
                <w:color w:val="000000" w:themeColor="text1"/>
                <w:sz w:val="22"/>
                <w:szCs w:val="22"/>
              </w:rPr>
              <w:t>DeepSeek R1</w:t>
            </w:r>
          </w:p>
        </w:tc>
        <w:tc>
          <w:tcPr>
            <w:tcW w:w="1912" w:type="dxa"/>
          </w:tcPr>
          <w:p w14:paraId="6EE00BDF" w14:textId="273D19E2" w:rsidR="1F627E64" w:rsidRDefault="1F627E64" w:rsidP="1F627E64">
            <w:pPr>
              <w:rPr>
                <w:rFonts w:ascii="Aptos" w:eastAsia="Aptos" w:hAnsi="Aptos" w:cs="Aptos"/>
                <w:color w:val="000000" w:themeColor="text1"/>
                <w:sz w:val="22"/>
                <w:szCs w:val="22"/>
              </w:rPr>
            </w:pPr>
            <w:r w:rsidRPr="1F627E64">
              <w:rPr>
                <w:rFonts w:ascii="Aptos" w:eastAsia="Aptos" w:hAnsi="Aptos" w:cs="Aptos"/>
                <w:b/>
                <w:bCs/>
                <w:color w:val="000000" w:themeColor="text1"/>
                <w:sz w:val="22"/>
                <w:szCs w:val="22"/>
              </w:rPr>
              <w:t xml:space="preserve">Gsm8k </w:t>
            </w:r>
          </w:p>
          <w:p w14:paraId="1FA8B7A0" w14:textId="3F48BCCB" w:rsidR="1F627E64" w:rsidRDefault="1F627E64" w:rsidP="1F627E64">
            <w:pPr>
              <w:rPr>
                <w:rFonts w:ascii="Aptos" w:eastAsia="Aptos" w:hAnsi="Aptos" w:cs="Aptos"/>
                <w:color w:val="000000" w:themeColor="text1"/>
                <w:sz w:val="22"/>
                <w:szCs w:val="22"/>
              </w:rPr>
            </w:pPr>
            <w:r w:rsidRPr="1F627E64">
              <w:rPr>
                <w:rFonts w:ascii="Aptos" w:eastAsia="Aptos" w:hAnsi="Aptos" w:cs="Aptos"/>
                <w:b/>
                <w:bCs/>
                <w:color w:val="000000" w:themeColor="text1"/>
                <w:sz w:val="22"/>
                <w:szCs w:val="22"/>
              </w:rPr>
              <w:t>(strict)</w:t>
            </w:r>
          </w:p>
        </w:tc>
        <w:tc>
          <w:tcPr>
            <w:tcW w:w="2160" w:type="dxa"/>
          </w:tcPr>
          <w:p w14:paraId="4A5805D3" w14:textId="4ADB8724" w:rsidR="093158BF" w:rsidRDefault="093158BF" w:rsidP="093158BF">
            <w:pPr>
              <w:rPr>
                <w:rFonts w:eastAsia="DengXian"/>
              </w:rPr>
            </w:pPr>
          </w:p>
        </w:tc>
        <w:tc>
          <w:tcPr>
            <w:tcW w:w="2160" w:type="dxa"/>
          </w:tcPr>
          <w:p w14:paraId="06A84BA0" w14:textId="1B6572A3" w:rsidR="488D4DE1" w:rsidRDefault="488D4DE1" w:rsidP="488D4DE1">
            <w:pPr>
              <w:rPr>
                <w:rFonts w:eastAsia="DengXian"/>
              </w:rPr>
            </w:pPr>
          </w:p>
        </w:tc>
      </w:tr>
      <w:tr w:rsidR="0048453C" w14:paraId="12FDFDDC" w14:textId="58F28BFB" w:rsidTr="488D4DE1">
        <w:trPr>
          <w:trHeight w:val="300"/>
        </w:trPr>
        <w:tc>
          <w:tcPr>
            <w:tcW w:w="2408" w:type="dxa"/>
          </w:tcPr>
          <w:p w14:paraId="34C53BEF" w14:textId="354D1EC0" w:rsidR="093158BF" w:rsidRDefault="3C94106F" w:rsidP="1F627E64">
            <w:pPr>
              <w:rPr>
                <w:rFonts w:ascii="Aptos" w:eastAsia="Aptos" w:hAnsi="Aptos" w:cs="Aptos"/>
                <w:color w:val="000000" w:themeColor="text1"/>
                <w:sz w:val="22"/>
                <w:szCs w:val="22"/>
              </w:rPr>
            </w:pPr>
            <w:r w:rsidRPr="1F627E64">
              <w:rPr>
                <w:rFonts w:ascii="Aptos" w:eastAsia="Aptos" w:hAnsi="Aptos" w:cs="Aptos"/>
                <w:color w:val="000000" w:themeColor="text1"/>
                <w:sz w:val="22"/>
                <w:szCs w:val="22"/>
              </w:rPr>
              <w:t>MXFP8(Intel) + BF16 KV</w:t>
            </w:r>
          </w:p>
        </w:tc>
        <w:tc>
          <w:tcPr>
            <w:tcW w:w="1912" w:type="dxa"/>
          </w:tcPr>
          <w:p w14:paraId="6848EF04" w14:textId="1118CD37" w:rsidR="093158BF" w:rsidRDefault="3C94106F" w:rsidP="510E1865">
            <w:pPr>
              <w:rPr>
                <w:rFonts w:ascii="Aptos" w:eastAsia="Aptos" w:hAnsi="Aptos" w:cs="Aptos"/>
                <w:color w:val="000000" w:themeColor="text1"/>
                <w:sz w:val="22"/>
                <w:szCs w:val="22"/>
              </w:rPr>
            </w:pPr>
            <w:r w:rsidRPr="510E1865">
              <w:rPr>
                <w:rFonts w:ascii="Aptos" w:eastAsia="Aptos" w:hAnsi="Aptos" w:cs="Aptos"/>
                <w:color w:val="000000" w:themeColor="text1"/>
                <w:sz w:val="22"/>
                <w:szCs w:val="22"/>
              </w:rPr>
              <w:t>0.9591</w:t>
            </w:r>
          </w:p>
        </w:tc>
        <w:tc>
          <w:tcPr>
            <w:tcW w:w="2160" w:type="dxa"/>
          </w:tcPr>
          <w:p w14:paraId="01E0D4A2" w14:textId="4ADB8724" w:rsidR="093158BF" w:rsidRDefault="093158BF" w:rsidP="093158BF">
            <w:pPr>
              <w:rPr>
                <w:rFonts w:eastAsia="DengXian"/>
              </w:rPr>
            </w:pPr>
          </w:p>
        </w:tc>
        <w:tc>
          <w:tcPr>
            <w:tcW w:w="2160" w:type="dxa"/>
          </w:tcPr>
          <w:p w14:paraId="25AE7CBE" w14:textId="393667A7" w:rsidR="488D4DE1" w:rsidRDefault="488D4DE1" w:rsidP="488D4DE1">
            <w:pPr>
              <w:rPr>
                <w:rFonts w:eastAsia="DengXian"/>
              </w:rPr>
            </w:pPr>
          </w:p>
        </w:tc>
      </w:tr>
      <w:tr w:rsidR="0048453C" w14:paraId="6FB533EA" w14:textId="69DF80FB" w:rsidTr="488D4DE1">
        <w:trPr>
          <w:trHeight w:val="300"/>
        </w:trPr>
        <w:tc>
          <w:tcPr>
            <w:tcW w:w="2408" w:type="dxa"/>
          </w:tcPr>
          <w:p w14:paraId="30AD2B2A" w14:textId="37CD8921" w:rsidR="093158BF" w:rsidRDefault="3C94106F" w:rsidP="1F627E64">
            <w:pPr>
              <w:rPr>
                <w:rFonts w:ascii="Aptos" w:eastAsia="Aptos" w:hAnsi="Aptos" w:cs="Aptos"/>
                <w:color w:val="000000" w:themeColor="text1"/>
                <w:sz w:val="22"/>
                <w:szCs w:val="22"/>
              </w:rPr>
            </w:pPr>
            <w:r w:rsidRPr="701094FF">
              <w:rPr>
                <w:rFonts w:ascii="Aptos" w:eastAsia="Aptos" w:hAnsi="Aptos" w:cs="Aptos"/>
                <w:color w:val="000000" w:themeColor="text1"/>
                <w:sz w:val="22"/>
                <w:szCs w:val="22"/>
              </w:rPr>
              <w:lastRenderedPageBreak/>
              <w:t xml:space="preserve">MXFP8(Intel) + FP8 KV </w:t>
            </w:r>
          </w:p>
        </w:tc>
        <w:tc>
          <w:tcPr>
            <w:tcW w:w="1912" w:type="dxa"/>
          </w:tcPr>
          <w:p w14:paraId="6DB3B088" w14:textId="116239D5" w:rsidR="093158BF" w:rsidRDefault="06354795" w:rsidP="4C97E659">
            <w:pPr>
              <w:rPr>
                <w:rFonts w:ascii="Aptos" w:eastAsia="Aptos" w:hAnsi="Aptos" w:cs="Aptos"/>
              </w:rPr>
            </w:pPr>
            <w:r w:rsidRPr="4C97E659">
              <w:rPr>
                <w:rFonts w:ascii="Cascadia Mono" w:eastAsia="Cascadia Mono" w:hAnsi="Cascadia Mono" w:cs="Cascadia Mono"/>
                <w:color w:val="242424"/>
                <w:sz w:val="21"/>
                <w:szCs w:val="21"/>
              </w:rPr>
              <w:t>0.9553</w:t>
            </w:r>
          </w:p>
        </w:tc>
        <w:tc>
          <w:tcPr>
            <w:tcW w:w="2160" w:type="dxa"/>
          </w:tcPr>
          <w:p w14:paraId="0889999F" w14:textId="4ADB8724" w:rsidR="093158BF" w:rsidRDefault="093158BF" w:rsidP="093158BF">
            <w:pPr>
              <w:rPr>
                <w:rFonts w:eastAsia="DengXian"/>
              </w:rPr>
            </w:pPr>
          </w:p>
        </w:tc>
        <w:tc>
          <w:tcPr>
            <w:tcW w:w="2160" w:type="dxa"/>
          </w:tcPr>
          <w:p w14:paraId="7F8FA6B8" w14:textId="46A1E535" w:rsidR="488D4DE1" w:rsidRDefault="488D4DE1" w:rsidP="488D4DE1">
            <w:pPr>
              <w:rPr>
                <w:rFonts w:eastAsia="DengXian"/>
              </w:rPr>
            </w:pPr>
          </w:p>
        </w:tc>
      </w:tr>
      <w:tr w:rsidR="0048453C" w14:paraId="3DFE693F" w14:textId="71616741" w:rsidTr="488D4DE1">
        <w:trPr>
          <w:trHeight w:val="300"/>
        </w:trPr>
        <w:tc>
          <w:tcPr>
            <w:tcW w:w="2408" w:type="dxa"/>
          </w:tcPr>
          <w:p w14:paraId="7BA40E5A" w14:textId="1380E1F3" w:rsidR="093158BF" w:rsidRDefault="3C94106F" w:rsidP="701094FF">
            <w:pPr>
              <w:rPr>
                <w:rFonts w:ascii="Aptos" w:eastAsia="Aptos" w:hAnsi="Aptos" w:cs="Aptos"/>
                <w:color w:val="000000" w:themeColor="text1"/>
                <w:sz w:val="22"/>
                <w:szCs w:val="22"/>
              </w:rPr>
            </w:pPr>
            <w:r w:rsidRPr="701094FF">
              <w:rPr>
                <w:rFonts w:ascii="Aptos" w:eastAsia="Aptos" w:hAnsi="Aptos" w:cs="Aptos"/>
                <w:color w:val="000000" w:themeColor="text1"/>
                <w:sz w:val="22"/>
                <w:szCs w:val="22"/>
              </w:rPr>
              <w:t>MXFP8(Intel) + FP8 KV + FP8 Attention</w:t>
            </w:r>
          </w:p>
        </w:tc>
        <w:tc>
          <w:tcPr>
            <w:tcW w:w="1912" w:type="dxa"/>
          </w:tcPr>
          <w:p w14:paraId="51497E40" w14:textId="5876C917" w:rsidR="093158BF" w:rsidRDefault="58964678" w:rsidP="4C97E659">
            <w:pPr>
              <w:rPr>
                <w:rFonts w:ascii="Aptos" w:eastAsia="Aptos" w:hAnsi="Aptos" w:cs="Aptos"/>
              </w:rPr>
            </w:pPr>
            <w:r w:rsidRPr="4C97E659">
              <w:rPr>
                <w:rFonts w:ascii="Cascadia Mono" w:eastAsia="Cascadia Mono" w:hAnsi="Cascadia Mono" w:cs="Cascadia Mono"/>
                <w:color w:val="242424"/>
                <w:sz w:val="21"/>
                <w:szCs w:val="21"/>
              </w:rPr>
              <w:t>0.9606</w:t>
            </w:r>
          </w:p>
        </w:tc>
        <w:tc>
          <w:tcPr>
            <w:tcW w:w="2160" w:type="dxa"/>
          </w:tcPr>
          <w:p w14:paraId="3BCB1DCB" w14:textId="4ADB8724" w:rsidR="093158BF" w:rsidRDefault="093158BF" w:rsidP="093158BF">
            <w:pPr>
              <w:rPr>
                <w:rFonts w:eastAsia="DengXian"/>
              </w:rPr>
            </w:pPr>
          </w:p>
        </w:tc>
        <w:tc>
          <w:tcPr>
            <w:tcW w:w="2160" w:type="dxa"/>
          </w:tcPr>
          <w:p w14:paraId="6F1AF932" w14:textId="67E74AE9" w:rsidR="488D4DE1" w:rsidRDefault="488D4DE1" w:rsidP="488D4DE1">
            <w:pPr>
              <w:rPr>
                <w:rFonts w:eastAsia="DengXian"/>
              </w:rPr>
            </w:pPr>
          </w:p>
        </w:tc>
      </w:tr>
      <w:tr w:rsidR="0048453C" w14:paraId="6455C769" w14:textId="375C6438" w:rsidTr="488D4DE1">
        <w:trPr>
          <w:trHeight w:val="300"/>
        </w:trPr>
        <w:tc>
          <w:tcPr>
            <w:tcW w:w="2408" w:type="dxa"/>
          </w:tcPr>
          <w:p w14:paraId="3469E45E" w14:textId="01C7E991" w:rsidR="6AC2F443" w:rsidRDefault="6AC2F443" w:rsidP="6AC2F443">
            <w:pPr>
              <w:rPr>
                <w:rFonts w:ascii="Aptos" w:eastAsia="Aptos" w:hAnsi="Aptos" w:cs="Aptos"/>
                <w:color w:val="000000" w:themeColor="text1"/>
                <w:sz w:val="22"/>
                <w:szCs w:val="22"/>
              </w:rPr>
            </w:pPr>
            <w:r w:rsidRPr="6AC2F443">
              <w:rPr>
                <w:rFonts w:ascii="Aptos" w:eastAsia="Aptos" w:hAnsi="Aptos" w:cs="Aptos"/>
                <w:color w:val="000000" w:themeColor="text1"/>
                <w:sz w:val="22"/>
                <w:szCs w:val="22"/>
              </w:rPr>
              <w:t>MXFP</w:t>
            </w:r>
            <w:r w:rsidR="17456BDD" w:rsidRPr="6AC2F443">
              <w:rPr>
                <w:rFonts w:ascii="Aptos" w:eastAsia="Aptos" w:hAnsi="Aptos" w:cs="Aptos"/>
                <w:color w:val="000000" w:themeColor="text1"/>
                <w:sz w:val="22"/>
                <w:szCs w:val="22"/>
              </w:rPr>
              <w:t>4</w:t>
            </w:r>
            <w:r w:rsidRPr="6AC2F443">
              <w:rPr>
                <w:rFonts w:ascii="Aptos" w:eastAsia="Aptos" w:hAnsi="Aptos" w:cs="Aptos"/>
                <w:color w:val="000000" w:themeColor="text1"/>
                <w:sz w:val="22"/>
                <w:szCs w:val="22"/>
              </w:rPr>
              <w:t>(Intel) + BF16 KV</w:t>
            </w:r>
          </w:p>
        </w:tc>
        <w:tc>
          <w:tcPr>
            <w:tcW w:w="1912" w:type="dxa"/>
          </w:tcPr>
          <w:p w14:paraId="1C9B492D" w14:textId="0F2BCBF0" w:rsidR="6AC2F443" w:rsidRDefault="3A5D39B5" w:rsidP="4C97E659">
            <w:pPr>
              <w:rPr>
                <w:color w:val="000000" w:themeColor="text1"/>
                <w:sz w:val="22"/>
                <w:szCs w:val="22"/>
              </w:rPr>
            </w:pPr>
            <w:r w:rsidRPr="4C97E659">
              <w:rPr>
                <w:color w:val="000000" w:themeColor="text1"/>
                <w:sz w:val="22"/>
                <w:szCs w:val="22"/>
              </w:rPr>
              <w:t>0.9560</w:t>
            </w:r>
          </w:p>
        </w:tc>
        <w:tc>
          <w:tcPr>
            <w:tcW w:w="2160" w:type="dxa"/>
          </w:tcPr>
          <w:p w14:paraId="7EC97C70" w14:textId="28C833C3" w:rsidR="6AC2F443" w:rsidRDefault="6AC2F443" w:rsidP="6AC2F443">
            <w:pPr>
              <w:rPr>
                <w:rFonts w:eastAsia="DengXian"/>
              </w:rPr>
            </w:pPr>
          </w:p>
        </w:tc>
        <w:tc>
          <w:tcPr>
            <w:tcW w:w="2160" w:type="dxa"/>
          </w:tcPr>
          <w:p w14:paraId="5D74D9F1" w14:textId="326AD23E" w:rsidR="488D4DE1" w:rsidRDefault="488D4DE1" w:rsidP="488D4DE1">
            <w:pPr>
              <w:rPr>
                <w:rFonts w:eastAsia="DengXian"/>
              </w:rPr>
            </w:pPr>
          </w:p>
        </w:tc>
      </w:tr>
      <w:tr w:rsidR="0048453C" w14:paraId="0BE273D2" w14:textId="752CF27C" w:rsidTr="488D4DE1">
        <w:trPr>
          <w:trHeight w:val="300"/>
        </w:trPr>
        <w:tc>
          <w:tcPr>
            <w:tcW w:w="2408" w:type="dxa"/>
          </w:tcPr>
          <w:p w14:paraId="151FC0E5" w14:textId="1C157E97" w:rsidR="6AC2F443" w:rsidRDefault="6AC2F443" w:rsidP="6AC2F443">
            <w:pPr>
              <w:rPr>
                <w:rFonts w:ascii="Aptos" w:eastAsia="Aptos" w:hAnsi="Aptos" w:cs="Aptos"/>
                <w:color w:val="000000" w:themeColor="text1"/>
                <w:sz w:val="22"/>
                <w:szCs w:val="22"/>
              </w:rPr>
            </w:pPr>
            <w:r w:rsidRPr="4E1ECB20">
              <w:rPr>
                <w:rFonts w:ascii="Aptos" w:eastAsia="Aptos" w:hAnsi="Aptos" w:cs="Aptos"/>
                <w:color w:val="000000" w:themeColor="text1"/>
                <w:sz w:val="22"/>
                <w:szCs w:val="22"/>
              </w:rPr>
              <w:t>MXFP</w:t>
            </w:r>
            <w:r w:rsidR="1FF50333" w:rsidRPr="4E1ECB20">
              <w:rPr>
                <w:rFonts w:ascii="Aptos" w:eastAsia="Aptos" w:hAnsi="Aptos" w:cs="Aptos"/>
                <w:color w:val="000000" w:themeColor="text1"/>
                <w:sz w:val="22"/>
                <w:szCs w:val="22"/>
              </w:rPr>
              <w:t>4</w:t>
            </w:r>
            <w:r w:rsidRPr="4E1ECB20">
              <w:rPr>
                <w:rFonts w:ascii="Aptos" w:eastAsia="Aptos" w:hAnsi="Aptos" w:cs="Aptos"/>
                <w:color w:val="000000" w:themeColor="text1"/>
                <w:sz w:val="22"/>
                <w:szCs w:val="22"/>
              </w:rPr>
              <w:t xml:space="preserve">(Intel) + FP8 KV </w:t>
            </w:r>
          </w:p>
        </w:tc>
        <w:tc>
          <w:tcPr>
            <w:tcW w:w="1912" w:type="dxa"/>
          </w:tcPr>
          <w:p w14:paraId="350213FD" w14:textId="72477143" w:rsidR="6AC2F443" w:rsidRDefault="27E68211" w:rsidP="4C97E659">
            <w:pPr>
              <w:rPr>
                <w:rFonts w:ascii="Aptos" w:eastAsia="Aptos" w:hAnsi="Aptos" w:cs="Aptos"/>
              </w:rPr>
            </w:pPr>
            <w:r w:rsidRPr="4C97E659">
              <w:rPr>
                <w:rFonts w:ascii="Cascadia Mono" w:eastAsia="Cascadia Mono" w:hAnsi="Cascadia Mono" w:cs="Cascadia Mono"/>
                <w:color w:val="242424"/>
                <w:sz w:val="21"/>
                <w:szCs w:val="21"/>
              </w:rPr>
              <w:t>0.9583</w:t>
            </w:r>
          </w:p>
        </w:tc>
        <w:tc>
          <w:tcPr>
            <w:tcW w:w="2160" w:type="dxa"/>
          </w:tcPr>
          <w:p w14:paraId="0AAD1992" w14:textId="3FABA46E" w:rsidR="6AC2F443" w:rsidRDefault="6AC2F443" w:rsidP="6AC2F443">
            <w:pPr>
              <w:rPr>
                <w:rFonts w:eastAsia="DengXian"/>
              </w:rPr>
            </w:pPr>
          </w:p>
        </w:tc>
        <w:tc>
          <w:tcPr>
            <w:tcW w:w="2160" w:type="dxa"/>
          </w:tcPr>
          <w:p w14:paraId="76A65C03" w14:textId="4841FB76" w:rsidR="488D4DE1" w:rsidRDefault="488D4DE1" w:rsidP="488D4DE1">
            <w:pPr>
              <w:rPr>
                <w:rFonts w:eastAsia="DengXian"/>
              </w:rPr>
            </w:pPr>
          </w:p>
        </w:tc>
      </w:tr>
      <w:tr w:rsidR="0048453C" w14:paraId="4891E6FD" w14:textId="72045DCD" w:rsidTr="488D4DE1">
        <w:trPr>
          <w:trHeight w:val="300"/>
        </w:trPr>
        <w:tc>
          <w:tcPr>
            <w:tcW w:w="2408" w:type="dxa"/>
          </w:tcPr>
          <w:p w14:paraId="3E905CEB" w14:textId="3B39B799" w:rsidR="3C94106F" w:rsidRDefault="3C94106F" w:rsidP="6AC2F443">
            <w:pPr>
              <w:rPr>
                <w:rFonts w:ascii="Aptos" w:eastAsia="Aptos" w:hAnsi="Aptos" w:cs="Aptos"/>
                <w:color w:val="000000" w:themeColor="text1"/>
                <w:sz w:val="22"/>
                <w:szCs w:val="22"/>
              </w:rPr>
            </w:pPr>
            <w:r w:rsidRPr="6AC2F443">
              <w:rPr>
                <w:rFonts w:ascii="Aptos" w:eastAsia="Aptos" w:hAnsi="Aptos" w:cs="Aptos"/>
                <w:color w:val="000000" w:themeColor="text1"/>
                <w:sz w:val="22"/>
                <w:szCs w:val="22"/>
              </w:rPr>
              <w:t>MXFP4(Intel) + FP8 KV + FP8 Attention</w:t>
            </w:r>
          </w:p>
        </w:tc>
        <w:tc>
          <w:tcPr>
            <w:tcW w:w="1912" w:type="dxa"/>
          </w:tcPr>
          <w:p w14:paraId="02A320B1" w14:textId="06B11414" w:rsidR="6AC2F443" w:rsidRDefault="090E97DD" w:rsidP="5D6410B6">
            <w:pPr>
              <w:rPr>
                <w:rFonts w:ascii="Aptos" w:eastAsia="Aptos" w:hAnsi="Aptos" w:cs="Aptos"/>
              </w:rPr>
            </w:pPr>
            <w:r w:rsidRPr="5D6410B6">
              <w:rPr>
                <w:rFonts w:ascii="Cascadia Mono" w:eastAsia="Cascadia Mono" w:hAnsi="Cascadia Mono" w:cs="Cascadia Mono"/>
                <w:color w:val="242424"/>
                <w:sz w:val="21"/>
                <w:szCs w:val="21"/>
              </w:rPr>
              <w:t>0.9591</w:t>
            </w:r>
          </w:p>
        </w:tc>
        <w:tc>
          <w:tcPr>
            <w:tcW w:w="2160" w:type="dxa"/>
          </w:tcPr>
          <w:p w14:paraId="1ED40EB8" w14:textId="410B1625" w:rsidR="6AC2F443" w:rsidRDefault="6AC2F443" w:rsidP="6AC2F443">
            <w:pPr>
              <w:rPr>
                <w:rFonts w:eastAsia="DengXian"/>
              </w:rPr>
            </w:pPr>
          </w:p>
        </w:tc>
        <w:tc>
          <w:tcPr>
            <w:tcW w:w="2160" w:type="dxa"/>
          </w:tcPr>
          <w:p w14:paraId="4CC289AF" w14:textId="23A2D1DD" w:rsidR="488D4DE1" w:rsidRDefault="488D4DE1" w:rsidP="488D4DE1">
            <w:pPr>
              <w:rPr>
                <w:rFonts w:eastAsia="DengXian"/>
              </w:rPr>
            </w:pPr>
          </w:p>
        </w:tc>
      </w:tr>
    </w:tbl>
    <w:p w14:paraId="6CF534F9" w14:textId="5B8E9EDC" w:rsidR="093158BF" w:rsidRDefault="093158BF" w:rsidP="093158BF">
      <w:pPr>
        <w:rPr>
          <w:rFonts w:eastAsia="DengXian"/>
        </w:rPr>
      </w:pPr>
    </w:p>
    <w:p w14:paraId="7A915527" w14:textId="30CC95ED" w:rsidR="002578BB" w:rsidRDefault="002578BB" w:rsidP="1ED4F078">
      <w:pPr>
        <w:pStyle w:val="Heading3"/>
        <w:numPr>
          <w:ilvl w:val="1"/>
          <w:numId w:val="3"/>
        </w:numPr>
        <w:rPr>
          <w:b/>
          <w:bCs/>
          <w:color w:val="auto"/>
        </w:rPr>
      </w:pPr>
      <w:bookmarkStart w:id="92" w:name="_Toc228179928"/>
      <w:r w:rsidRPr="1ED4F078">
        <w:rPr>
          <w:b/>
          <w:bCs/>
          <w:color w:val="auto"/>
        </w:rPr>
        <w:t>Qwen-235B</w:t>
      </w:r>
      <w:bookmarkEnd w:id="92"/>
    </w:p>
    <w:p w14:paraId="14F13EEF" w14:textId="7C9736A8" w:rsidR="002578BB" w:rsidRPr="00D711CF" w:rsidRDefault="002578BB" w:rsidP="1ED4F078">
      <w:pPr>
        <w:pStyle w:val="Heading4"/>
        <w:numPr>
          <w:ilvl w:val="2"/>
          <w:numId w:val="3"/>
        </w:numPr>
        <w:rPr>
          <w:b/>
          <w:bCs/>
          <w:i w:val="0"/>
          <w:iCs w:val="0"/>
          <w:color w:val="auto"/>
        </w:rPr>
      </w:pPr>
      <w:bookmarkStart w:id="93" w:name="_MXFP8_recipe_4"/>
      <w:bookmarkStart w:id="94" w:name="_Toc228179929"/>
      <w:r w:rsidRPr="1ED4F078">
        <w:rPr>
          <w:b/>
          <w:bCs/>
          <w:i w:val="0"/>
          <w:iCs w:val="0"/>
          <w:color w:val="auto"/>
        </w:rPr>
        <w:t>MXFP8 recipe</w:t>
      </w:r>
      <w:bookmarkEnd w:id="93"/>
      <w:bookmarkEnd w:id="9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rsidRPr="001249B6" w14:paraId="69505BE7" w14:textId="77777777" w:rsidTr="0083197E">
        <w:trPr>
          <w:trHeight w:val="300"/>
        </w:trPr>
        <w:tc>
          <w:tcPr>
            <w:tcW w:w="4106" w:type="dxa"/>
            <w:gridSpan w:val="2"/>
          </w:tcPr>
          <w:p w14:paraId="2E1457F4" w14:textId="77777777" w:rsidR="002578BB" w:rsidRPr="001249B6" w:rsidRDefault="002578BB">
            <w:pPr>
              <w:rPr>
                <w:b/>
                <w:bCs/>
              </w:rPr>
            </w:pPr>
            <w:r w:rsidRPr="001249B6">
              <w:rPr>
                <w:rFonts w:hint="eastAsia"/>
                <w:b/>
                <w:bCs/>
              </w:rPr>
              <w:t xml:space="preserve">Recipe  </w:t>
            </w:r>
          </w:p>
        </w:tc>
        <w:tc>
          <w:tcPr>
            <w:tcW w:w="4253" w:type="dxa"/>
          </w:tcPr>
          <w:p w14:paraId="5D7EECD4" w14:textId="77777777" w:rsidR="002578BB" w:rsidRPr="001249B6" w:rsidRDefault="002578BB">
            <w:pPr>
              <w:rPr>
                <w:b/>
                <w:bCs/>
              </w:rPr>
            </w:pPr>
            <w:r w:rsidRPr="001249B6">
              <w:rPr>
                <w:rFonts w:hint="eastAsia"/>
                <w:b/>
                <w:bCs/>
              </w:rPr>
              <w:t>Config/Setting</w:t>
            </w:r>
          </w:p>
        </w:tc>
      </w:tr>
      <w:tr w:rsidR="00EE7190" w14:paraId="00677CB8" w14:textId="77777777" w:rsidTr="0083197E">
        <w:trPr>
          <w:trHeight w:val="300"/>
        </w:trPr>
        <w:tc>
          <w:tcPr>
            <w:tcW w:w="4106" w:type="dxa"/>
            <w:gridSpan w:val="2"/>
          </w:tcPr>
          <w:p w14:paraId="4AE2936B" w14:textId="77777777" w:rsidR="002578BB" w:rsidRDefault="002578BB">
            <w:r>
              <w:rPr>
                <w:rFonts w:hint="eastAsia"/>
              </w:rPr>
              <w:t>Quant approach</w:t>
            </w:r>
          </w:p>
        </w:tc>
        <w:tc>
          <w:tcPr>
            <w:tcW w:w="4253" w:type="dxa"/>
          </w:tcPr>
          <w:p w14:paraId="713E5C4A" w14:textId="77777777" w:rsidR="002578BB" w:rsidRDefault="002578BB">
            <w:r>
              <w:t>P</w:t>
            </w:r>
            <w:r>
              <w:rPr>
                <w:rFonts w:hint="eastAsia"/>
              </w:rPr>
              <w:t>TQ</w:t>
            </w:r>
          </w:p>
        </w:tc>
      </w:tr>
      <w:tr w:rsidR="00EE7190" w14:paraId="0DF43BF7" w14:textId="77777777" w:rsidTr="0083197E">
        <w:trPr>
          <w:trHeight w:val="300"/>
        </w:trPr>
        <w:tc>
          <w:tcPr>
            <w:tcW w:w="4106" w:type="dxa"/>
            <w:gridSpan w:val="2"/>
          </w:tcPr>
          <w:p w14:paraId="1D285FCF" w14:textId="77777777" w:rsidR="002578BB" w:rsidRDefault="002578BB">
            <w:r>
              <w:rPr>
                <w:rFonts w:hint="eastAsia"/>
              </w:rPr>
              <w:t>Quant algo</w:t>
            </w:r>
          </w:p>
        </w:tc>
        <w:tc>
          <w:tcPr>
            <w:tcW w:w="4253" w:type="dxa"/>
          </w:tcPr>
          <w:p w14:paraId="30F04E2F" w14:textId="77777777" w:rsidR="002578BB" w:rsidRDefault="002578BB">
            <w:r>
              <w:rPr>
                <w:rFonts w:hint="eastAsia"/>
              </w:rPr>
              <w:t>RTN</w:t>
            </w:r>
          </w:p>
        </w:tc>
      </w:tr>
      <w:tr w:rsidR="00EE7190" w14:paraId="1F039516" w14:textId="77777777" w:rsidTr="0083197E">
        <w:trPr>
          <w:trHeight w:val="300"/>
        </w:trPr>
        <w:tc>
          <w:tcPr>
            <w:tcW w:w="4106" w:type="dxa"/>
            <w:gridSpan w:val="2"/>
          </w:tcPr>
          <w:p w14:paraId="6DAD32DE" w14:textId="77777777" w:rsidR="002578BB" w:rsidRDefault="002578BB">
            <w:r>
              <w:rPr>
                <w:rFonts w:hint="eastAsia"/>
              </w:rPr>
              <w:t>Quantized ops</w:t>
            </w:r>
          </w:p>
        </w:tc>
        <w:tc>
          <w:tcPr>
            <w:tcW w:w="4253" w:type="dxa"/>
          </w:tcPr>
          <w:p w14:paraId="28855B12" w14:textId="18859E59" w:rsidR="002578BB" w:rsidRDefault="002578BB">
            <w:r>
              <w:rPr>
                <w:rFonts w:hint="eastAsia"/>
              </w:rPr>
              <w:t>Linear</w:t>
            </w:r>
            <w:r w:rsidR="00356CFF">
              <w:t>, KV Cache, Attention</w:t>
            </w:r>
            <w:r>
              <w:rPr>
                <w:rFonts w:hint="eastAsia"/>
              </w:rPr>
              <w:t xml:space="preserve"> </w:t>
            </w:r>
          </w:p>
        </w:tc>
      </w:tr>
      <w:tr w:rsidR="002F7441" w14:paraId="1A8FDD91" w14:textId="77777777" w:rsidTr="0083197E">
        <w:trPr>
          <w:trHeight w:val="300"/>
        </w:trPr>
        <w:tc>
          <w:tcPr>
            <w:tcW w:w="1696" w:type="dxa"/>
            <w:vMerge w:val="restart"/>
          </w:tcPr>
          <w:p w14:paraId="6DA384E4" w14:textId="77777777" w:rsidR="002578BB" w:rsidRDefault="002578BB">
            <w:r>
              <w:rPr>
                <w:rFonts w:hint="eastAsia"/>
              </w:rPr>
              <w:t>Linear</w:t>
            </w:r>
          </w:p>
        </w:tc>
        <w:tc>
          <w:tcPr>
            <w:tcW w:w="2410" w:type="dxa"/>
          </w:tcPr>
          <w:p w14:paraId="352E15AA" w14:textId="77777777" w:rsidR="002578BB" w:rsidRDefault="002578BB">
            <w:r>
              <w:t>D</w:t>
            </w:r>
            <w:r>
              <w:rPr>
                <w:rFonts w:hint="eastAsia"/>
              </w:rPr>
              <w:t>ata type</w:t>
            </w:r>
          </w:p>
        </w:tc>
        <w:tc>
          <w:tcPr>
            <w:tcW w:w="4253" w:type="dxa"/>
          </w:tcPr>
          <w:p w14:paraId="4401F7E5" w14:textId="77777777" w:rsidR="002578BB" w:rsidRDefault="002578BB">
            <w:r>
              <w:rPr>
                <w:rFonts w:eastAsia="DengXian" w:hint="eastAsia"/>
              </w:rPr>
              <w:t>MX</w:t>
            </w:r>
            <w:r>
              <w:rPr>
                <w:rFonts w:hint="eastAsia"/>
              </w:rPr>
              <w:t>FP8</w:t>
            </w:r>
          </w:p>
        </w:tc>
      </w:tr>
      <w:tr w:rsidR="002F7441" w14:paraId="4D5D4288" w14:textId="77777777" w:rsidTr="0083197E">
        <w:trPr>
          <w:trHeight w:val="300"/>
        </w:trPr>
        <w:tc>
          <w:tcPr>
            <w:tcW w:w="1696" w:type="dxa"/>
            <w:vMerge/>
          </w:tcPr>
          <w:p w14:paraId="1C33C132" w14:textId="77777777" w:rsidR="002578BB" w:rsidRDefault="002578BB"/>
        </w:tc>
        <w:tc>
          <w:tcPr>
            <w:tcW w:w="2410" w:type="dxa"/>
          </w:tcPr>
          <w:p w14:paraId="08875384" w14:textId="77777777" w:rsidR="002578BB" w:rsidRDefault="002578BB">
            <w:r>
              <w:rPr>
                <w:rFonts w:hint="eastAsia"/>
              </w:rPr>
              <w:t>Element format</w:t>
            </w:r>
          </w:p>
        </w:tc>
        <w:tc>
          <w:tcPr>
            <w:tcW w:w="4253" w:type="dxa"/>
          </w:tcPr>
          <w:p w14:paraId="4A9B92D8" w14:textId="77777777" w:rsidR="002578BB" w:rsidRDefault="002578BB">
            <w:r>
              <w:rPr>
                <w:rFonts w:hint="eastAsia"/>
              </w:rPr>
              <w:t>E4M3</w:t>
            </w:r>
          </w:p>
        </w:tc>
      </w:tr>
      <w:tr w:rsidR="002F7441" w14:paraId="3C67C04D" w14:textId="77777777" w:rsidTr="0083197E">
        <w:trPr>
          <w:trHeight w:val="300"/>
        </w:trPr>
        <w:tc>
          <w:tcPr>
            <w:tcW w:w="1696" w:type="dxa"/>
            <w:vMerge/>
          </w:tcPr>
          <w:p w14:paraId="0DCE41FD" w14:textId="77777777" w:rsidR="002578BB" w:rsidRDefault="002578BB"/>
        </w:tc>
        <w:tc>
          <w:tcPr>
            <w:tcW w:w="2410" w:type="dxa"/>
          </w:tcPr>
          <w:p w14:paraId="3CC62D93" w14:textId="77777777" w:rsidR="002578BB" w:rsidRDefault="002578BB">
            <w:r>
              <w:t>Scheme</w:t>
            </w:r>
          </w:p>
        </w:tc>
        <w:tc>
          <w:tcPr>
            <w:tcW w:w="4253" w:type="dxa"/>
          </w:tcPr>
          <w:p w14:paraId="19CF2FC1" w14:textId="77777777" w:rsidR="002578BB" w:rsidRPr="001C14CA" w:rsidRDefault="002578BB">
            <w:pPr>
              <w:rPr>
                <w:rFonts w:eastAsia="DengXian"/>
              </w:rPr>
            </w:pPr>
            <w:r>
              <w:t xml:space="preserve">Weight – </w:t>
            </w:r>
            <w:r>
              <w:rPr>
                <w:rFonts w:eastAsia="DengXian" w:hint="eastAsia"/>
              </w:rPr>
              <w:t>MXFP8</w:t>
            </w:r>
            <w:r>
              <w:t xml:space="preserve">, Activation – </w:t>
            </w:r>
            <w:r>
              <w:rPr>
                <w:rFonts w:eastAsia="DengXian" w:hint="eastAsia"/>
              </w:rPr>
              <w:t>MXFP8</w:t>
            </w:r>
          </w:p>
        </w:tc>
      </w:tr>
      <w:tr w:rsidR="002F7441" w14:paraId="2D31D181" w14:textId="77777777" w:rsidTr="0083197E">
        <w:trPr>
          <w:trHeight w:val="300"/>
        </w:trPr>
        <w:tc>
          <w:tcPr>
            <w:tcW w:w="1696" w:type="dxa"/>
            <w:vMerge/>
          </w:tcPr>
          <w:p w14:paraId="734924DC" w14:textId="77777777" w:rsidR="002578BB" w:rsidRDefault="002578BB"/>
        </w:tc>
        <w:tc>
          <w:tcPr>
            <w:tcW w:w="2410" w:type="dxa"/>
          </w:tcPr>
          <w:p w14:paraId="5817F26C" w14:textId="77777777" w:rsidR="002578BB" w:rsidRDefault="002578BB">
            <w:r>
              <w:t>Weight scheme</w:t>
            </w:r>
          </w:p>
        </w:tc>
        <w:tc>
          <w:tcPr>
            <w:tcW w:w="4253" w:type="dxa"/>
          </w:tcPr>
          <w:p w14:paraId="29BC05A8" w14:textId="39EF683E" w:rsidR="002578BB" w:rsidRDefault="002578BB">
            <w:r>
              <w:t>Static, block-wise</w:t>
            </w:r>
            <w:r w:rsidR="736AEFCC">
              <w:t>, RCEIL</w:t>
            </w:r>
          </w:p>
        </w:tc>
      </w:tr>
      <w:tr w:rsidR="002F7441" w14:paraId="33D8C278" w14:textId="77777777" w:rsidTr="0083197E">
        <w:trPr>
          <w:trHeight w:val="300"/>
        </w:trPr>
        <w:tc>
          <w:tcPr>
            <w:tcW w:w="1696" w:type="dxa"/>
            <w:vMerge/>
          </w:tcPr>
          <w:p w14:paraId="6B3F02AD" w14:textId="77777777" w:rsidR="002578BB" w:rsidRDefault="002578BB"/>
        </w:tc>
        <w:tc>
          <w:tcPr>
            <w:tcW w:w="2410" w:type="dxa"/>
          </w:tcPr>
          <w:p w14:paraId="6B568541" w14:textId="77777777" w:rsidR="002578BB" w:rsidRDefault="002578BB">
            <w:r>
              <w:t>Activation scheme</w:t>
            </w:r>
          </w:p>
        </w:tc>
        <w:tc>
          <w:tcPr>
            <w:tcW w:w="4253" w:type="dxa"/>
          </w:tcPr>
          <w:p w14:paraId="714309B8" w14:textId="2B7403EC" w:rsidR="002578BB" w:rsidRDefault="002578BB">
            <w:r>
              <w:t>Dynamic, block-wise</w:t>
            </w:r>
            <w:r w:rsidR="38B9330C">
              <w:t>, RCEIL</w:t>
            </w:r>
          </w:p>
        </w:tc>
      </w:tr>
      <w:tr w:rsidR="002F7441" w14:paraId="69238A6D" w14:textId="77777777" w:rsidTr="0083197E">
        <w:trPr>
          <w:trHeight w:val="300"/>
        </w:trPr>
        <w:tc>
          <w:tcPr>
            <w:tcW w:w="1696" w:type="dxa"/>
            <w:vMerge/>
          </w:tcPr>
          <w:p w14:paraId="1DA93B5B" w14:textId="77777777" w:rsidR="002578BB" w:rsidRDefault="002578BB"/>
        </w:tc>
        <w:tc>
          <w:tcPr>
            <w:tcW w:w="2410" w:type="dxa"/>
          </w:tcPr>
          <w:p w14:paraId="0056C9A9" w14:textId="77777777" w:rsidR="002578BB" w:rsidRDefault="002578BB">
            <w:r>
              <w:t>Block size</w:t>
            </w:r>
          </w:p>
        </w:tc>
        <w:tc>
          <w:tcPr>
            <w:tcW w:w="4253" w:type="dxa"/>
          </w:tcPr>
          <w:p w14:paraId="1C830355" w14:textId="77777777" w:rsidR="002578BB" w:rsidRDefault="002578BB">
            <w:r>
              <w:t>32</w:t>
            </w:r>
          </w:p>
        </w:tc>
      </w:tr>
      <w:tr w:rsidR="002F7441" w14:paraId="6BAA120C" w14:textId="77777777" w:rsidTr="0083197E">
        <w:trPr>
          <w:trHeight w:val="300"/>
        </w:trPr>
        <w:tc>
          <w:tcPr>
            <w:tcW w:w="1696" w:type="dxa"/>
            <w:vMerge/>
          </w:tcPr>
          <w:p w14:paraId="138268D1" w14:textId="77777777" w:rsidR="002578BB" w:rsidRDefault="002578BB"/>
        </w:tc>
        <w:tc>
          <w:tcPr>
            <w:tcW w:w="2410" w:type="dxa"/>
          </w:tcPr>
          <w:p w14:paraId="0CFBDF03" w14:textId="77777777" w:rsidR="002578BB" w:rsidRDefault="002578BB">
            <w:r>
              <w:t>Scale type</w:t>
            </w:r>
          </w:p>
        </w:tc>
        <w:tc>
          <w:tcPr>
            <w:tcW w:w="4253" w:type="dxa"/>
          </w:tcPr>
          <w:p w14:paraId="35A73BB3" w14:textId="77777777" w:rsidR="002578BB" w:rsidRDefault="002578BB">
            <w:r>
              <w:t>FP8 E8M0</w:t>
            </w:r>
          </w:p>
        </w:tc>
      </w:tr>
      <w:tr w:rsidR="002F7441" w14:paraId="3C26755D" w14:textId="77777777" w:rsidTr="0083197E">
        <w:trPr>
          <w:trHeight w:val="300"/>
        </w:trPr>
        <w:tc>
          <w:tcPr>
            <w:tcW w:w="1696" w:type="dxa"/>
            <w:vMerge/>
          </w:tcPr>
          <w:p w14:paraId="76835642" w14:textId="77777777" w:rsidR="002578BB" w:rsidRDefault="002578BB"/>
        </w:tc>
        <w:tc>
          <w:tcPr>
            <w:tcW w:w="2410" w:type="dxa"/>
          </w:tcPr>
          <w:p w14:paraId="27912494" w14:textId="77777777" w:rsidR="002578BB" w:rsidRDefault="002578BB">
            <w:r>
              <w:t>Scale method</w:t>
            </w:r>
          </w:p>
        </w:tc>
        <w:tc>
          <w:tcPr>
            <w:tcW w:w="4253" w:type="dxa"/>
          </w:tcPr>
          <w:p w14:paraId="06350C53" w14:textId="77777777" w:rsidR="002578BB" w:rsidRDefault="002578BB">
            <w:r>
              <w:t>1D block-wise scaling for MXFP8</w:t>
            </w:r>
          </w:p>
        </w:tc>
      </w:tr>
      <w:tr w:rsidR="002F7441" w14:paraId="1D1E7BC6" w14:textId="77777777" w:rsidTr="0083197E">
        <w:trPr>
          <w:trHeight w:val="300"/>
        </w:trPr>
        <w:tc>
          <w:tcPr>
            <w:tcW w:w="1696" w:type="dxa"/>
            <w:vMerge/>
          </w:tcPr>
          <w:p w14:paraId="3324BA9D" w14:textId="77777777" w:rsidR="00BA59C2" w:rsidRDefault="00BA59C2"/>
        </w:tc>
        <w:tc>
          <w:tcPr>
            <w:tcW w:w="2410" w:type="dxa"/>
          </w:tcPr>
          <w:p w14:paraId="79228F15" w14:textId="1DC6FED9" w:rsidR="5A7B731E" w:rsidRDefault="5A7B731E">
            <w:r>
              <w:t>Exclude layers</w:t>
            </w:r>
          </w:p>
        </w:tc>
        <w:tc>
          <w:tcPr>
            <w:tcW w:w="4253" w:type="dxa"/>
          </w:tcPr>
          <w:p w14:paraId="10447281" w14:textId="47D21D5B" w:rsidR="5A7B731E" w:rsidRDefault="5A7B731E">
            <w:r>
              <w:t>lm-head, mlp.gate</w:t>
            </w:r>
          </w:p>
        </w:tc>
      </w:tr>
      <w:tr w:rsidR="003E2E94" w14:paraId="4DEE6BBC" w14:textId="77777777" w:rsidTr="7CED10B3">
        <w:trPr>
          <w:trHeight w:val="300"/>
        </w:trPr>
        <w:tc>
          <w:tcPr>
            <w:tcW w:w="1696" w:type="dxa"/>
            <w:vMerge w:val="restart"/>
          </w:tcPr>
          <w:p w14:paraId="0A4C15F5" w14:textId="3E18BD89" w:rsidR="7CED10B3" w:rsidRDefault="7CED10B3">
            <w:r>
              <w:t>KV cache</w:t>
            </w:r>
          </w:p>
        </w:tc>
        <w:tc>
          <w:tcPr>
            <w:tcW w:w="2410" w:type="dxa"/>
          </w:tcPr>
          <w:p w14:paraId="2925D328" w14:textId="4BEAA709" w:rsidR="7CED10B3" w:rsidRDefault="7CED10B3">
            <w:r>
              <w:t>Data type</w:t>
            </w:r>
          </w:p>
        </w:tc>
        <w:tc>
          <w:tcPr>
            <w:tcW w:w="4253" w:type="dxa"/>
          </w:tcPr>
          <w:p w14:paraId="420524C3" w14:textId="21324223" w:rsidR="7CED10B3" w:rsidRDefault="7CED10B3">
            <w:r>
              <w:t>FP8</w:t>
            </w:r>
          </w:p>
        </w:tc>
      </w:tr>
      <w:tr w:rsidR="003E2E94" w14:paraId="185217DC" w14:textId="77777777" w:rsidTr="7CED10B3">
        <w:trPr>
          <w:trHeight w:val="300"/>
        </w:trPr>
        <w:tc>
          <w:tcPr>
            <w:tcW w:w="1696" w:type="dxa"/>
            <w:vMerge/>
          </w:tcPr>
          <w:p w14:paraId="3A966AD2" w14:textId="7BEF7E29" w:rsidR="7CED10B3" w:rsidRDefault="7CED10B3" w:rsidP="7CED10B3"/>
        </w:tc>
        <w:tc>
          <w:tcPr>
            <w:tcW w:w="2410" w:type="dxa"/>
          </w:tcPr>
          <w:p w14:paraId="1B8EEEDC" w14:textId="1F67574D" w:rsidR="7CED10B3" w:rsidRDefault="7CED10B3">
            <w:r>
              <w:t>Element format</w:t>
            </w:r>
          </w:p>
        </w:tc>
        <w:tc>
          <w:tcPr>
            <w:tcW w:w="4253" w:type="dxa"/>
          </w:tcPr>
          <w:p w14:paraId="214DCCE2" w14:textId="7955765C" w:rsidR="7CED10B3" w:rsidRDefault="7CED10B3">
            <w:r>
              <w:t>E4M3</w:t>
            </w:r>
          </w:p>
        </w:tc>
      </w:tr>
      <w:tr w:rsidR="003E2E94" w14:paraId="31706E90" w14:textId="77777777" w:rsidTr="7CED10B3">
        <w:trPr>
          <w:trHeight w:val="300"/>
        </w:trPr>
        <w:tc>
          <w:tcPr>
            <w:tcW w:w="1696" w:type="dxa"/>
            <w:vMerge/>
          </w:tcPr>
          <w:p w14:paraId="38B85431" w14:textId="7429D5C4" w:rsidR="7CED10B3" w:rsidRDefault="7CED10B3" w:rsidP="7CED10B3"/>
        </w:tc>
        <w:tc>
          <w:tcPr>
            <w:tcW w:w="2410" w:type="dxa"/>
          </w:tcPr>
          <w:p w14:paraId="77351264" w14:textId="44CF514E" w:rsidR="7CED10B3" w:rsidRDefault="7CED10B3">
            <w:r>
              <w:t>Scheme</w:t>
            </w:r>
          </w:p>
        </w:tc>
        <w:tc>
          <w:tcPr>
            <w:tcW w:w="4253" w:type="dxa"/>
          </w:tcPr>
          <w:p w14:paraId="39EFB1E8" w14:textId="076AA302" w:rsidR="7CED10B3" w:rsidRDefault="00356CFF">
            <w:r>
              <w:t xml:space="preserve">Static, </w:t>
            </w:r>
            <w:r w:rsidR="7CED10B3">
              <w:t xml:space="preserve">Per-tensor, </w:t>
            </w:r>
            <w:r w:rsidR="7CED10B3" w:rsidRPr="7CED10B3">
              <w:rPr>
                <w:rFonts w:eastAsia="DengXian"/>
              </w:rPr>
              <w:t>RNE</w:t>
            </w:r>
          </w:p>
        </w:tc>
      </w:tr>
      <w:tr w:rsidR="003E2E94" w14:paraId="0A88881D" w14:textId="77777777" w:rsidTr="7CED10B3">
        <w:trPr>
          <w:trHeight w:val="300"/>
        </w:trPr>
        <w:tc>
          <w:tcPr>
            <w:tcW w:w="1696" w:type="dxa"/>
            <w:vMerge/>
          </w:tcPr>
          <w:p w14:paraId="3FFBAFCA" w14:textId="14E4D1BD" w:rsidR="7CED10B3" w:rsidRDefault="7CED10B3" w:rsidP="7CED10B3"/>
        </w:tc>
        <w:tc>
          <w:tcPr>
            <w:tcW w:w="2410" w:type="dxa"/>
          </w:tcPr>
          <w:p w14:paraId="013A17B0" w14:textId="2B84C5C2" w:rsidR="7CED10B3" w:rsidRDefault="7CED10B3">
            <w:r>
              <w:t>Scale type</w:t>
            </w:r>
          </w:p>
        </w:tc>
        <w:tc>
          <w:tcPr>
            <w:tcW w:w="4253" w:type="dxa"/>
          </w:tcPr>
          <w:p w14:paraId="46CCE7F2" w14:textId="7493BCF7" w:rsidR="7CED10B3" w:rsidRDefault="7CED10B3">
            <w:r>
              <w:t>FP32</w:t>
            </w:r>
          </w:p>
        </w:tc>
      </w:tr>
      <w:tr w:rsidR="003E2E94" w14:paraId="21170D0A" w14:textId="77777777" w:rsidTr="7CED10B3">
        <w:trPr>
          <w:trHeight w:val="300"/>
        </w:trPr>
        <w:tc>
          <w:tcPr>
            <w:tcW w:w="1696" w:type="dxa"/>
            <w:vMerge w:val="restart"/>
          </w:tcPr>
          <w:p w14:paraId="791B8169" w14:textId="0B27466A" w:rsidR="7CED10B3" w:rsidRDefault="7CED10B3">
            <w:r>
              <w:t>Attention</w:t>
            </w:r>
          </w:p>
        </w:tc>
        <w:tc>
          <w:tcPr>
            <w:tcW w:w="2410" w:type="dxa"/>
          </w:tcPr>
          <w:p w14:paraId="1C2E68D9" w14:textId="51C61E5C" w:rsidR="7CED10B3" w:rsidRDefault="7CED10B3">
            <w:r>
              <w:t>Data type</w:t>
            </w:r>
          </w:p>
        </w:tc>
        <w:tc>
          <w:tcPr>
            <w:tcW w:w="4253" w:type="dxa"/>
          </w:tcPr>
          <w:p w14:paraId="58284951" w14:textId="38878644" w:rsidR="7CED10B3" w:rsidRDefault="7CED10B3">
            <w:r>
              <w:t>FP8</w:t>
            </w:r>
          </w:p>
        </w:tc>
      </w:tr>
      <w:tr w:rsidR="003E2E94" w14:paraId="4E2EAD78" w14:textId="77777777" w:rsidTr="7CED10B3">
        <w:trPr>
          <w:trHeight w:val="300"/>
        </w:trPr>
        <w:tc>
          <w:tcPr>
            <w:tcW w:w="1696" w:type="dxa"/>
            <w:vMerge/>
          </w:tcPr>
          <w:p w14:paraId="02EC1969" w14:textId="27CC7541" w:rsidR="7CED10B3" w:rsidRDefault="7CED10B3" w:rsidP="7CED10B3"/>
        </w:tc>
        <w:tc>
          <w:tcPr>
            <w:tcW w:w="2410" w:type="dxa"/>
          </w:tcPr>
          <w:p w14:paraId="0F52E1FF" w14:textId="4236A62F" w:rsidR="7CED10B3" w:rsidRDefault="7CED10B3">
            <w:r>
              <w:t>Element format</w:t>
            </w:r>
          </w:p>
        </w:tc>
        <w:tc>
          <w:tcPr>
            <w:tcW w:w="4253" w:type="dxa"/>
          </w:tcPr>
          <w:p w14:paraId="26ED69EC" w14:textId="45923DDA" w:rsidR="7CED10B3" w:rsidRDefault="7CED10B3">
            <w:r>
              <w:t>E4M3</w:t>
            </w:r>
          </w:p>
        </w:tc>
      </w:tr>
      <w:tr w:rsidR="003E2E94" w14:paraId="0FDB2A50" w14:textId="77777777" w:rsidTr="7CED10B3">
        <w:trPr>
          <w:trHeight w:val="300"/>
        </w:trPr>
        <w:tc>
          <w:tcPr>
            <w:tcW w:w="1696" w:type="dxa"/>
            <w:vMerge/>
          </w:tcPr>
          <w:p w14:paraId="636377C2" w14:textId="7488D097" w:rsidR="7CED10B3" w:rsidRDefault="7CED10B3" w:rsidP="7CED10B3"/>
        </w:tc>
        <w:tc>
          <w:tcPr>
            <w:tcW w:w="2410" w:type="dxa"/>
          </w:tcPr>
          <w:p w14:paraId="4638250C" w14:textId="165BB9CD" w:rsidR="7CED10B3" w:rsidRDefault="7CED10B3">
            <w:r>
              <w:t>Scheme</w:t>
            </w:r>
          </w:p>
        </w:tc>
        <w:tc>
          <w:tcPr>
            <w:tcW w:w="4253" w:type="dxa"/>
          </w:tcPr>
          <w:p w14:paraId="54AA18A0" w14:textId="597051BC" w:rsidR="7CED10B3" w:rsidRDefault="00356CFF">
            <w:r>
              <w:t xml:space="preserve">Static, </w:t>
            </w:r>
            <w:r w:rsidR="7CED10B3">
              <w:t xml:space="preserve">Per-tensor, </w:t>
            </w:r>
            <w:r w:rsidR="7CED10B3" w:rsidRPr="7CED10B3">
              <w:rPr>
                <w:rFonts w:eastAsia="DengXian"/>
              </w:rPr>
              <w:t>RNE</w:t>
            </w:r>
          </w:p>
        </w:tc>
      </w:tr>
      <w:tr w:rsidR="003E2E94" w14:paraId="060C091E" w14:textId="77777777" w:rsidTr="7CED10B3">
        <w:trPr>
          <w:trHeight w:val="300"/>
        </w:trPr>
        <w:tc>
          <w:tcPr>
            <w:tcW w:w="1696" w:type="dxa"/>
            <w:vMerge/>
          </w:tcPr>
          <w:p w14:paraId="6BD9FB01" w14:textId="4AD3346E" w:rsidR="7CED10B3" w:rsidRDefault="7CED10B3" w:rsidP="7CED10B3"/>
        </w:tc>
        <w:tc>
          <w:tcPr>
            <w:tcW w:w="2410" w:type="dxa"/>
          </w:tcPr>
          <w:p w14:paraId="2BB625F2" w14:textId="3A32C7C6" w:rsidR="7CED10B3" w:rsidRDefault="7CED10B3">
            <w:r>
              <w:t>Scale type</w:t>
            </w:r>
          </w:p>
        </w:tc>
        <w:tc>
          <w:tcPr>
            <w:tcW w:w="4253" w:type="dxa"/>
          </w:tcPr>
          <w:p w14:paraId="27421B06" w14:textId="4926D99C" w:rsidR="7CED10B3" w:rsidRDefault="7CED10B3">
            <w:r>
              <w:t>FP32</w:t>
            </w:r>
          </w:p>
        </w:tc>
      </w:tr>
    </w:tbl>
    <w:p w14:paraId="2A7146E1" w14:textId="77777777" w:rsidR="002578BB" w:rsidRDefault="002578BB" w:rsidP="002578BB">
      <w:pPr>
        <w:rPr>
          <w:rFonts w:eastAsia="DengXian"/>
          <w:b/>
        </w:rPr>
      </w:pPr>
    </w:p>
    <w:p w14:paraId="6741C349" w14:textId="3822C92C" w:rsidR="45849174" w:rsidRPr="00D711CF" w:rsidRDefault="04B6DEEB" w:rsidP="1ED4F078">
      <w:pPr>
        <w:pStyle w:val="Heading4"/>
        <w:numPr>
          <w:ilvl w:val="2"/>
          <w:numId w:val="3"/>
        </w:numPr>
        <w:rPr>
          <w:b/>
          <w:bCs/>
          <w:i w:val="0"/>
          <w:iCs w:val="0"/>
          <w:color w:val="auto"/>
        </w:rPr>
      </w:pPr>
      <w:bookmarkStart w:id="95" w:name="_MXFP4_recipe_2"/>
      <w:bookmarkStart w:id="96" w:name="_Toc228179930"/>
      <w:r w:rsidRPr="1ED4F078">
        <w:rPr>
          <w:rFonts w:eastAsia="DengXian"/>
          <w:b/>
          <w:bCs/>
          <w:i w:val="0"/>
          <w:iCs w:val="0"/>
          <w:color w:val="auto"/>
        </w:rPr>
        <w:t>MX</w:t>
      </w:r>
      <w:r w:rsidRPr="1ED4F078">
        <w:rPr>
          <w:b/>
          <w:bCs/>
          <w:i w:val="0"/>
          <w:iCs w:val="0"/>
          <w:color w:val="auto"/>
        </w:rPr>
        <w:t>FP4 recipe</w:t>
      </w:r>
      <w:bookmarkEnd w:id="95"/>
      <w:bookmarkEnd w:id="9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rsidRPr="001249B6" w14:paraId="346E8AE0" w14:textId="77777777" w:rsidTr="0083197E">
        <w:trPr>
          <w:trHeight w:val="300"/>
        </w:trPr>
        <w:tc>
          <w:tcPr>
            <w:tcW w:w="4106" w:type="dxa"/>
            <w:gridSpan w:val="2"/>
          </w:tcPr>
          <w:p w14:paraId="107F95F8" w14:textId="77777777" w:rsidR="002578BB" w:rsidRPr="001249B6" w:rsidRDefault="002578BB">
            <w:pPr>
              <w:rPr>
                <w:b/>
                <w:bCs/>
              </w:rPr>
            </w:pPr>
            <w:r w:rsidRPr="001249B6">
              <w:rPr>
                <w:rFonts w:hint="eastAsia"/>
                <w:b/>
                <w:bCs/>
              </w:rPr>
              <w:t xml:space="preserve">Recipe  </w:t>
            </w:r>
          </w:p>
        </w:tc>
        <w:tc>
          <w:tcPr>
            <w:tcW w:w="4253" w:type="dxa"/>
          </w:tcPr>
          <w:p w14:paraId="09A90697" w14:textId="77777777" w:rsidR="002578BB" w:rsidRPr="001249B6" w:rsidRDefault="002578BB">
            <w:pPr>
              <w:rPr>
                <w:b/>
                <w:bCs/>
              </w:rPr>
            </w:pPr>
            <w:r w:rsidRPr="001249B6">
              <w:rPr>
                <w:rFonts w:hint="eastAsia"/>
                <w:b/>
                <w:bCs/>
              </w:rPr>
              <w:t>Config/Setting</w:t>
            </w:r>
          </w:p>
        </w:tc>
      </w:tr>
      <w:tr w:rsidR="00EE7190" w14:paraId="1232E661" w14:textId="77777777" w:rsidTr="0083197E">
        <w:trPr>
          <w:trHeight w:val="300"/>
        </w:trPr>
        <w:tc>
          <w:tcPr>
            <w:tcW w:w="4106" w:type="dxa"/>
            <w:gridSpan w:val="2"/>
          </w:tcPr>
          <w:p w14:paraId="0FD279D0" w14:textId="77777777" w:rsidR="002578BB" w:rsidRDefault="002578BB">
            <w:r>
              <w:rPr>
                <w:rFonts w:hint="eastAsia"/>
              </w:rPr>
              <w:t>Quant approach</w:t>
            </w:r>
          </w:p>
        </w:tc>
        <w:tc>
          <w:tcPr>
            <w:tcW w:w="4253" w:type="dxa"/>
          </w:tcPr>
          <w:p w14:paraId="1897CA27" w14:textId="77777777" w:rsidR="002578BB" w:rsidRDefault="002578BB">
            <w:r>
              <w:t>P</w:t>
            </w:r>
            <w:r>
              <w:rPr>
                <w:rFonts w:hint="eastAsia"/>
              </w:rPr>
              <w:t>TQ</w:t>
            </w:r>
          </w:p>
        </w:tc>
      </w:tr>
      <w:tr w:rsidR="00EE7190" w14:paraId="55E96427" w14:textId="77777777" w:rsidTr="0083197E">
        <w:trPr>
          <w:trHeight w:val="300"/>
        </w:trPr>
        <w:tc>
          <w:tcPr>
            <w:tcW w:w="4106" w:type="dxa"/>
            <w:gridSpan w:val="2"/>
          </w:tcPr>
          <w:p w14:paraId="45BCD128" w14:textId="77777777" w:rsidR="002578BB" w:rsidRDefault="002578BB">
            <w:r>
              <w:rPr>
                <w:rFonts w:hint="eastAsia"/>
              </w:rPr>
              <w:t>Quant algo</w:t>
            </w:r>
          </w:p>
        </w:tc>
        <w:tc>
          <w:tcPr>
            <w:tcW w:w="4253" w:type="dxa"/>
          </w:tcPr>
          <w:p w14:paraId="77B0D507" w14:textId="62246739" w:rsidR="002578BB" w:rsidRDefault="62EEFC9D">
            <w:r>
              <w:t>Auto-round Tuning</w:t>
            </w:r>
          </w:p>
        </w:tc>
      </w:tr>
      <w:tr w:rsidR="00EE7190" w14:paraId="1204E86C" w14:textId="77777777" w:rsidTr="0083197E">
        <w:trPr>
          <w:trHeight w:val="300"/>
        </w:trPr>
        <w:tc>
          <w:tcPr>
            <w:tcW w:w="4106" w:type="dxa"/>
            <w:gridSpan w:val="2"/>
          </w:tcPr>
          <w:p w14:paraId="75B41AAF" w14:textId="77777777" w:rsidR="002578BB" w:rsidRDefault="002578BB">
            <w:r>
              <w:rPr>
                <w:rFonts w:hint="eastAsia"/>
              </w:rPr>
              <w:t>Quantized ops</w:t>
            </w:r>
          </w:p>
        </w:tc>
        <w:tc>
          <w:tcPr>
            <w:tcW w:w="4253" w:type="dxa"/>
          </w:tcPr>
          <w:p w14:paraId="1970A8B5" w14:textId="1B27AE37" w:rsidR="002578BB" w:rsidRPr="00D0748D" w:rsidRDefault="002578BB">
            <w:pPr>
              <w:rPr>
                <w:rFonts w:eastAsia="DengXian"/>
              </w:rPr>
            </w:pPr>
            <w:r>
              <w:rPr>
                <w:rFonts w:hint="eastAsia"/>
              </w:rPr>
              <w:t>Linear</w:t>
            </w:r>
            <w:r w:rsidR="00D0748D">
              <w:rPr>
                <w:rFonts w:eastAsia="DengXian"/>
              </w:rPr>
              <w:t xml:space="preserve">, </w:t>
            </w:r>
            <w:r w:rsidR="00563012">
              <w:rPr>
                <w:rFonts w:eastAsia="DengXian"/>
              </w:rPr>
              <w:t>KV Cache, Attention</w:t>
            </w:r>
            <w:r>
              <w:rPr>
                <w:rFonts w:hint="eastAsia"/>
              </w:rPr>
              <w:t xml:space="preserve"> </w:t>
            </w:r>
          </w:p>
        </w:tc>
      </w:tr>
      <w:tr w:rsidR="002F7441" w14:paraId="7F4440B5" w14:textId="77777777" w:rsidTr="0083197E">
        <w:trPr>
          <w:trHeight w:val="300"/>
        </w:trPr>
        <w:tc>
          <w:tcPr>
            <w:tcW w:w="1696" w:type="dxa"/>
            <w:vMerge w:val="restart"/>
          </w:tcPr>
          <w:p w14:paraId="65F417CF" w14:textId="77777777" w:rsidR="002578BB" w:rsidRDefault="002578BB">
            <w:r>
              <w:rPr>
                <w:rFonts w:hint="eastAsia"/>
              </w:rPr>
              <w:t>Linear</w:t>
            </w:r>
          </w:p>
        </w:tc>
        <w:tc>
          <w:tcPr>
            <w:tcW w:w="2410" w:type="dxa"/>
          </w:tcPr>
          <w:p w14:paraId="60423E28" w14:textId="77777777" w:rsidR="002578BB" w:rsidRDefault="002578BB">
            <w:r>
              <w:t>D</w:t>
            </w:r>
            <w:r>
              <w:rPr>
                <w:rFonts w:hint="eastAsia"/>
              </w:rPr>
              <w:t>ata type</w:t>
            </w:r>
          </w:p>
        </w:tc>
        <w:tc>
          <w:tcPr>
            <w:tcW w:w="4253" w:type="dxa"/>
          </w:tcPr>
          <w:p w14:paraId="68577C31" w14:textId="77777777" w:rsidR="002578BB" w:rsidRPr="006818F4" w:rsidRDefault="002578BB">
            <w:pPr>
              <w:rPr>
                <w:rFonts w:eastAsia="DengXian"/>
              </w:rPr>
            </w:pPr>
            <w:r>
              <w:rPr>
                <w:rFonts w:eastAsia="DengXian" w:hint="eastAsia"/>
              </w:rPr>
              <w:t>MX</w:t>
            </w:r>
            <w:r>
              <w:rPr>
                <w:rFonts w:hint="eastAsia"/>
              </w:rPr>
              <w:t>FP</w:t>
            </w:r>
            <w:r>
              <w:rPr>
                <w:rFonts w:eastAsia="DengXian" w:hint="eastAsia"/>
              </w:rPr>
              <w:t>4</w:t>
            </w:r>
          </w:p>
        </w:tc>
      </w:tr>
      <w:tr w:rsidR="002F7441" w14:paraId="6063658D" w14:textId="77777777" w:rsidTr="0083197E">
        <w:trPr>
          <w:trHeight w:val="300"/>
        </w:trPr>
        <w:tc>
          <w:tcPr>
            <w:tcW w:w="1696" w:type="dxa"/>
            <w:vMerge/>
          </w:tcPr>
          <w:p w14:paraId="787368F2" w14:textId="77777777" w:rsidR="002578BB" w:rsidRDefault="002578BB"/>
        </w:tc>
        <w:tc>
          <w:tcPr>
            <w:tcW w:w="2410" w:type="dxa"/>
          </w:tcPr>
          <w:p w14:paraId="7E8DFC3A" w14:textId="77777777" w:rsidR="002578BB" w:rsidRDefault="002578BB">
            <w:r>
              <w:rPr>
                <w:rFonts w:hint="eastAsia"/>
              </w:rPr>
              <w:t>Element format</w:t>
            </w:r>
          </w:p>
        </w:tc>
        <w:tc>
          <w:tcPr>
            <w:tcW w:w="4253" w:type="dxa"/>
          </w:tcPr>
          <w:p w14:paraId="28124810" w14:textId="77777777" w:rsidR="002578BB" w:rsidRPr="006818F4" w:rsidRDefault="002578BB">
            <w:pPr>
              <w:rPr>
                <w:rFonts w:eastAsia="DengXian"/>
              </w:rPr>
            </w:pPr>
            <w:r>
              <w:rPr>
                <w:rFonts w:hint="eastAsia"/>
              </w:rPr>
              <w:t>E</w:t>
            </w:r>
            <w:r>
              <w:rPr>
                <w:rFonts w:eastAsia="DengXian" w:hint="eastAsia"/>
              </w:rPr>
              <w:t>2</w:t>
            </w:r>
            <w:r>
              <w:rPr>
                <w:rFonts w:hint="eastAsia"/>
              </w:rPr>
              <w:t>M</w:t>
            </w:r>
            <w:r>
              <w:rPr>
                <w:rFonts w:eastAsia="DengXian" w:hint="eastAsia"/>
              </w:rPr>
              <w:t>1</w:t>
            </w:r>
          </w:p>
        </w:tc>
      </w:tr>
      <w:tr w:rsidR="002F7441" w14:paraId="06F890B6" w14:textId="77777777" w:rsidTr="0083197E">
        <w:trPr>
          <w:trHeight w:val="300"/>
        </w:trPr>
        <w:tc>
          <w:tcPr>
            <w:tcW w:w="1696" w:type="dxa"/>
            <w:vMerge/>
          </w:tcPr>
          <w:p w14:paraId="603BC6F6" w14:textId="77777777" w:rsidR="002578BB" w:rsidRDefault="002578BB"/>
        </w:tc>
        <w:tc>
          <w:tcPr>
            <w:tcW w:w="2410" w:type="dxa"/>
          </w:tcPr>
          <w:p w14:paraId="704CA50E" w14:textId="77777777" w:rsidR="002578BB" w:rsidRDefault="002578BB">
            <w:r>
              <w:t>Scheme</w:t>
            </w:r>
          </w:p>
        </w:tc>
        <w:tc>
          <w:tcPr>
            <w:tcW w:w="4253" w:type="dxa"/>
          </w:tcPr>
          <w:p w14:paraId="4764F42F" w14:textId="77777777" w:rsidR="002578BB" w:rsidRPr="009B55EC" w:rsidRDefault="002578BB">
            <w:pPr>
              <w:rPr>
                <w:rFonts w:eastAsia="DengXian"/>
              </w:rPr>
            </w:pPr>
            <w:r>
              <w:t xml:space="preserve">Weight – </w:t>
            </w:r>
            <w:r>
              <w:rPr>
                <w:rFonts w:eastAsia="DengXian" w:hint="eastAsia"/>
              </w:rPr>
              <w:t>MXFP4</w:t>
            </w:r>
            <w:r>
              <w:t xml:space="preserve">, Activation – </w:t>
            </w:r>
            <w:r>
              <w:rPr>
                <w:rFonts w:eastAsia="DengXian" w:hint="eastAsia"/>
              </w:rPr>
              <w:t>MXFP4</w:t>
            </w:r>
          </w:p>
        </w:tc>
      </w:tr>
      <w:tr w:rsidR="002F7441" w14:paraId="03E9BA1E" w14:textId="77777777" w:rsidTr="0083197E">
        <w:trPr>
          <w:trHeight w:val="300"/>
        </w:trPr>
        <w:tc>
          <w:tcPr>
            <w:tcW w:w="1696" w:type="dxa"/>
            <w:vMerge/>
          </w:tcPr>
          <w:p w14:paraId="08D43D3C" w14:textId="77777777" w:rsidR="002578BB" w:rsidRDefault="002578BB"/>
        </w:tc>
        <w:tc>
          <w:tcPr>
            <w:tcW w:w="2410" w:type="dxa"/>
          </w:tcPr>
          <w:p w14:paraId="513DD33B" w14:textId="77777777" w:rsidR="002578BB" w:rsidRDefault="002578BB">
            <w:r>
              <w:t>Weight scheme</w:t>
            </w:r>
          </w:p>
        </w:tc>
        <w:tc>
          <w:tcPr>
            <w:tcW w:w="4253" w:type="dxa"/>
          </w:tcPr>
          <w:p w14:paraId="4BDD4D42" w14:textId="0F8CEF51" w:rsidR="002578BB" w:rsidRDefault="002578BB">
            <w:r>
              <w:t>Static, block-wise</w:t>
            </w:r>
            <w:r w:rsidR="7983A3ED">
              <w:t>, RCEIL</w:t>
            </w:r>
          </w:p>
        </w:tc>
      </w:tr>
      <w:tr w:rsidR="002F7441" w14:paraId="58F5AA90" w14:textId="77777777" w:rsidTr="0083197E">
        <w:trPr>
          <w:trHeight w:val="300"/>
        </w:trPr>
        <w:tc>
          <w:tcPr>
            <w:tcW w:w="1696" w:type="dxa"/>
            <w:vMerge/>
          </w:tcPr>
          <w:p w14:paraId="3895BBE8" w14:textId="77777777" w:rsidR="002578BB" w:rsidRDefault="002578BB"/>
        </w:tc>
        <w:tc>
          <w:tcPr>
            <w:tcW w:w="2410" w:type="dxa"/>
          </w:tcPr>
          <w:p w14:paraId="63569729" w14:textId="77777777" w:rsidR="002578BB" w:rsidRDefault="002578BB">
            <w:r>
              <w:t>Activation scheme</w:t>
            </w:r>
          </w:p>
        </w:tc>
        <w:tc>
          <w:tcPr>
            <w:tcW w:w="4253" w:type="dxa"/>
          </w:tcPr>
          <w:p w14:paraId="0BF1DE9B" w14:textId="462D6717" w:rsidR="002578BB" w:rsidRDefault="002578BB">
            <w:r>
              <w:t>Dynamic, block-wise</w:t>
            </w:r>
            <w:r w:rsidR="3F47D564">
              <w:t>, RCEIL</w:t>
            </w:r>
          </w:p>
        </w:tc>
      </w:tr>
      <w:tr w:rsidR="002F7441" w14:paraId="23E794F9" w14:textId="77777777" w:rsidTr="0083197E">
        <w:trPr>
          <w:trHeight w:val="300"/>
        </w:trPr>
        <w:tc>
          <w:tcPr>
            <w:tcW w:w="1696" w:type="dxa"/>
            <w:vMerge/>
          </w:tcPr>
          <w:p w14:paraId="639D3060" w14:textId="77777777" w:rsidR="002578BB" w:rsidRDefault="002578BB"/>
        </w:tc>
        <w:tc>
          <w:tcPr>
            <w:tcW w:w="2410" w:type="dxa"/>
          </w:tcPr>
          <w:p w14:paraId="2055B974" w14:textId="77777777" w:rsidR="002578BB" w:rsidRDefault="002578BB">
            <w:r>
              <w:t>Block size</w:t>
            </w:r>
          </w:p>
        </w:tc>
        <w:tc>
          <w:tcPr>
            <w:tcW w:w="4253" w:type="dxa"/>
          </w:tcPr>
          <w:p w14:paraId="13B8642C" w14:textId="77777777" w:rsidR="002578BB" w:rsidRDefault="002578BB">
            <w:r>
              <w:t>32</w:t>
            </w:r>
          </w:p>
        </w:tc>
      </w:tr>
      <w:tr w:rsidR="002F7441" w14:paraId="3B603060" w14:textId="77777777" w:rsidTr="0083197E">
        <w:trPr>
          <w:trHeight w:val="300"/>
        </w:trPr>
        <w:tc>
          <w:tcPr>
            <w:tcW w:w="1696" w:type="dxa"/>
            <w:vMerge/>
          </w:tcPr>
          <w:p w14:paraId="064AD5A6" w14:textId="77777777" w:rsidR="002578BB" w:rsidRDefault="002578BB"/>
        </w:tc>
        <w:tc>
          <w:tcPr>
            <w:tcW w:w="2410" w:type="dxa"/>
          </w:tcPr>
          <w:p w14:paraId="7FF2F5D3" w14:textId="77777777" w:rsidR="002578BB" w:rsidRDefault="002578BB">
            <w:r>
              <w:t>Scale type</w:t>
            </w:r>
          </w:p>
        </w:tc>
        <w:tc>
          <w:tcPr>
            <w:tcW w:w="4253" w:type="dxa"/>
          </w:tcPr>
          <w:p w14:paraId="26CDAC85" w14:textId="77777777" w:rsidR="002578BB" w:rsidRDefault="002578BB">
            <w:r>
              <w:t>FP8 E8M0</w:t>
            </w:r>
          </w:p>
        </w:tc>
      </w:tr>
      <w:tr w:rsidR="002F7441" w14:paraId="587CD1E2" w14:textId="77777777" w:rsidTr="0083197E">
        <w:trPr>
          <w:trHeight w:val="300"/>
        </w:trPr>
        <w:tc>
          <w:tcPr>
            <w:tcW w:w="1696" w:type="dxa"/>
            <w:vMerge/>
          </w:tcPr>
          <w:p w14:paraId="742CA658" w14:textId="77777777" w:rsidR="002578BB" w:rsidRDefault="002578BB"/>
        </w:tc>
        <w:tc>
          <w:tcPr>
            <w:tcW w:w="2410" w:type="dxa"/>
          </w:tcPr>
          <w:p w14:paraId="6FF66524" w14:textId="77777777" w:rsidR="002578BB" w:rsidRDefault="002578BB">
            <w:r>
              <w:t>Scale method</w:t>
            </w:r>
          </w:p>
        </w:tc>
        <w:tc>
          <w:tcPr>
            <w:tcW w:w="4253" w:type="dxa"/>
          </w:tcPr>
          <w:p w14:paraId="5A931AED" w14:textId="77777777" w:rsidR="002578BB" w:rsidRPr="009B55EC" w:rsidRDefault="002578BB">
            <w:pPr>
              <w:rPr>
                <w:rFonts w:eastAsia="DengXian"/>
              </w:rPr>
            </w:pPr>
            <w:r>
              <w:t>1D block-wise scaling for MXFP</w:t>
            </w:r>
            <w:r>
              <w:rPr>
                <w:rFonts w:eastAsia="DengXian" w:hint="eastAsia"/>
              </w:rPr>
              <w:t>4</w:t>
            </w:r>
          </w:p>
        </w:tc>
      </w:tr>
      <w:tr w:rsidR="002F7441" w14:paraId="4E2273AA" w14:textId="77777777" w:rsidTr="0083197E">
        <w:trPr>
          <w:trHeight w:val="300"/>
        </w:trPr>
        <w:tc>
          <w:tcPr>
            <w:tcW w:w="1696" w:type="dxa"/>
            <w:vMerge/>
          </w:tcPr>
          <w:p w14:paraId="01159FEF" w14:textId="77777777" w:rsidR="00BA59C2" w:rsidRDefault="00BA59C2"/>
        </w:tc>
        <w:tc>
          <w:tcPr>
            <w:tcW w:w="2410" w:type="dxa"/>
          </w:tcPr>
          <w:p w14:paraId="64C13CF3" w14:textId="452C0AF4" w:rsidR="1D614DB6" w:rsidRDefault="1D614DB6">
            <w:r>
              <w:t>Exclude layers</w:t>
            </w:r>
          </w:p>
        </w:tc>
        <w:tc>
          <w:tcPr>
            <w:tcW w:w="4253" w:type="dxa"/>
          </w:tcPr>
          <w:p w14:paraId="4D53BCA5" w14:textId="223280A9" w:rsidR="23EEE0F1" w:rsidRDefault="23EEE0F1">
            <w:r>
              <w:t>l</w:t>
            </w:r>
            <w:r w:rsidR="1D614DB6">
              <w:t>m</w:t>
            </w:r>
            <w:r w:rsidR="184921DC">
              <w:t>_</w:t>
            </w:r>
            <w:r w:rsidR="1D614DB6">
              <w:t>head; all Linears within attention part, mlp.gate</w:t>
            </w:r>
          </w:p>
        </w:tc>
      </w:tr>
      <w:tr w:rsidR="003E2E94" w14:paraId="2302081D" w14:textId="77777777" w:rsidTr="7CED10B3">
        <w:trPr>
          <w:trHeight w:val="300"/>
        </w:trPr>
        <w:tc>
          <w:tcPr>
            <w:tcW w:w="1696" w:type="dxa"/>
            <w:vMerge w:val="restart"/>
          </w:tcPr>
          <w:p w14:paraId="132794FE" w14:textId="3E18BD89" w:rsidR="7CED10B3" w:rsidRDefault="7CED10B3">
            <w:r>
              <w:t>KV cache</w:t>
            </w:r>
          </w:p>
        </w:tc>
        <w:tc>
          <w:tcPr>
            <w:tcW w:w="2410" w:type="dxa"/>
          </w:tcPr>
          <w:p w14:paraId="175F0AB2" w14:textId="4BEAA709" w:rsidR="7CED10B3" w:rsidRDefault="7CED10B3">
            <w:r>
              <w:t>Data type</w:t>
            </w:r>
          </w:p>
        </w:tc>
        <w:tc>
          <w:tcPr>
            <w:tcW w:w="4253" w:type="dxa"/>
          </w:tcPr>
          <w:p w14:paraId="002FF837" w14:textId="21324223" w:rsidR="7CED10B3" w:rsidRDefault="7CED10B3">
            <w:r>
              <w:t>FP8</w:t>
            </w:r>
          </w:p>
        </w:tc>
      </w:tr>
      <w:tr w:rsidR="003E2E94" w14:paraId="3DD77624" w14:textId="77777777" w:rsidTr="7CED10B3">
        <w:trPr>
          <w:trHeight w:val="300"/>
        </w:trPr>
        <w:tc>
          <w:tcPr>
            <w:tcW w:w="1696" w:type="dxa"/>
            <w:vMerge/>
          </w:tcPr>
          <w:p w14:paraId="483DA476" w14:textId="7BEF7E29" w:rsidR="7CED10B3" w:rsidRDefault="7CED10B3" w:rsidP="7CED10B3"/>
        </w:tc>
        <w:tc>
          <w:tcPr>
            <w:tcW w:w="2410" w:type="dxa"/>
          </w:tcPr>
          <w:p w14:paraId="5222C159" w14:textId="1F67574D" w:rsidR="7CED10B3" w:rsidRDefault="7CED10B3">
            <w:r>
              <w:t>Element format</w:t>
            </w:r>
          </w:p>
        </w:tc>
        <w:tc>
          <w:tcPr>
            <w:tcW w:w="4253" w:type="dxa"/>
          </w:tcPr>
          <w:p w14:paraId="138FADDD" w14:textId="7955765C" w:rsidR="7CED10B3" w:rsidRDefault="7CED10B3">
            <w:r>
              <w:t>E4M3</w:t>
            </w:r>
          </w:p>
        </w:tc>
      </w:tr>
      <w:tr w:rsidR="003E2E94" w14:paraId="65B07BA6" w14:textId="77777777" w:rsidTr="7CED10B3">
        <w:trPr>
          <w:trHeight w:val="300"/>
        </w:trPr>
        <w:tc>
          <w:tcPr>
            <w:tcW w:w="1696" w:type="dxa"/>
            <w:vMerge/>
          </w:tcPr>
          <w:p w14:paraId="0A9227E9" w14:textId="7429D5C4" w:rsidR="7CED10B3" w:rsidRDefault="7CED10B3" w:rsidP="7CED10B3"/>
        </w:tc>
        <w:tc>
          <w:tcPr>
            <w:tcW w:w="2410" w:type="dxa"/>
          </w:tcPr>
          <w:p w14:paraId="799CCAD7" w14:textId="44CF514E" w:rsidR="7CED10B3" w:rsidRDefault="7CED10B3">
            <w:r>
              <w:t>Scheme</w:t>
            </w:r>
          </w:p>
        </w:tc>
        <w:tc>
          <w:tcPr>
            <w:tcW w:w="4253" w:type="dxa"/>
          </w:tcPr>
          <w:p w14:paraId="27F64DE4" w14:textId="615F3B26" w:rsidR="7CED10B3" w:rsidRDefault="00563012">
            <w:r>
              <w:t xml:space="preserve">Static, </w:t>
            </w:r>
            <w:r w:rsidR="7CED10B3">
              <w:t xml:space="preserve">Per-tensor, </w:t>
            </w:r>
            <w:r w:rsidR="7CED10B3" w:rsidRPr="7CED10B3">
              <w:rPr>
                <w:rFonts w:eastAsia="DengXian"/>
              </w:rPr>
              <w:t>RNE</w:t>
            </w:r>
          </w:p>
        </w:tc>
      </w:tr>
      <w:tr w:rsidR="003E2E94" w14:paraId="56866B36" w14:textId="77777777" w:rsidTr="7CED10B3">
        <w:trPr>
          <w:trHeight w:val="300"/>
        </w:trPr>
        <w:tc>
          <w:tcPr>
            <w:tcW w:w="1696" w:type="dxa"/>
            <w:vMerge/>
          </w:tcPr>
          <w:p w14:paraId="39554CAB" w14:textId="14E4D1BD" w:rsidR="7CED10B3" w:rsidRDefault="7CED10B3" w:rsidP="7CED10B3"/>
        </w:tc>
        <w:tc>
          <w:tcPr>
            <w:tcW w:w="2410" w:type="dxa"/>
          </w:tcPr>
          <w:p w14:paraId="751144F9" w14:textId="2B84C5C2" w:rsidR="7CED10B3" w:rsidRDefault="7CED10B3">
            <w:r>
              <w:t>Scale type</w:t>
            </w:r>
          </w:p>
        </w:tc>
        <w:tc>
          <w:tcPr>
            <w:tcW w:w="4253" w:type="dxa"/>
          </w:tcPr>
          <w:p w14:paraId="06B8D2A1" w14:textId="7493BCF7" w:rsidR="7CED10B3" w:rsidRDefault="7CED10B3">
            <w:r>
              <w:t>FP32</w:t>
            </w:r>
          </w:p>
        </w:tc>
      </w:tr>
      <w:tr w:rsidR="003E2E94" w14:paraId="6E7542F2" w14:textId="77777777" w:rsidTr="7CED10B3">
        <w:trPr>
          <w:trHeight w:val="300"/>
        </w:trPr>
        <w:tc>
          <w:tcPr>
            <w:tcW w:w="1696" w:type="dxa"/>
            <w:vMerge w:val="restart"/>
          </w:tcPr>
          <w:p w14:paraId="79CAAA39" w14:textId="0B27466A" w:rsidR="7CED10B3" w:rsidRDefault="7CED10B3">
            <w:r>
              <w:t>Attention</w:t>
            </w:r>
          </w:p>
        </w:tc>
        <w:tc>
          <w:tcPr>
            <w:tcW w:w="2410" w:type="dxa"/>
          </w:tcPr>
          <w:p w14:paraId="12FB368A" w14:textId="51C61E5C" w:rsidR="7CED10B3" w:rsidRDefault="7CED10B3">
            <w:r>
              <w:t>Data type</w:t>
            </w:r>
          </w:p>
        </w:tc>
        <w:tc>
          <w:tcPr>
            <w:tcW w:w="4253" w:type="dxa"/>
          </w:tcPr>
          <w:p w14:paraId="7A1D40FE" w14:textId="38878644" w:rsidR="7CED10B3" w:rsidRDefault="7CED10B3">
            <w:r>
              <w:t>FP8</w:t>
            </w:r>
          </w:p>
        </w:tc>
      </w:tr>
      <w:tr w:rsidR="003E2E94" w14:paraId="3CDAE051" w14:textId="77777777" w:rsidTr="7CED10B3">
        <w:trPr>
          <w:trHeight w:val="300"/>
        </w:trPr>
        <w:tc>
          <w:tcPr>
            <w:tcW w:w="1696" w:type="dxa"/>
            <w:vMerge/>
          </w:tcPr>
          <w:p w14:paraId="09DBEE0F" w14:textId="27CC7541" w:rsidR="7CED10B3" w:rsidRDefault="7CED10B3" w:rsidP="7CED10B3"/>
        </w:tc>
        <w:tc>
          <w:tcPr>
            <w:tcW w:w="2410" w:type="dxa"/>
          </w:tcPr>
          <w:p w14:paraId="1F88F5F1" w14:textId="4236A62F" w:rsidR="7CED10B3" w:rsidRDefault="7CED10B3">
            <w:r>
              <w:t>Element format</w:t>
            </w:r>
          </w:p>
        </w:tc>
        <w:tc>
          <w:tcPr>
            <w:tcW w:w="4253" w:type="dxa"/>
          </w:tcPr>
          <w:p w14:paraId="6D29E00A" w14:textId="45923DDA" w:rsidR="7CED10B3" w:rsidRDefault="7CED10B3">
            <w:r>
              <w:t>E4M3</w:t>
            </w:r>
          </w:p>
        </w:tc>
      </w:tr>
      <w:tr w:rsidR="003E2E94" w14:paraId="44B90459" w14:textId="77777777" w:rsidTr="7CED10B3">
        <w:trPr>
          <w:trHeight w:val="300"/>
        </w:trPr>
        <w:tc>
          <w:tcPr>
            <w:tcW w:w="1696" w:type="dxa"/>
            <w:vMerge/>
          </w:tcPr>
          <w:p w14:paraId="69F32821" w14:textId="7488D097" w:rsidR="7CED10B3" w:rsidRDefault="7CED10B3" w:rsidP="7CED10B3"/>
        </w:tc>
        <w:tc>
          <w:tcPr>
            <w:tcW w:w="2410" w:type="dxa"/>
          </w:tcPr>
          <w:p w14:paraId="62CB4AFB" w14:textId="165BB9CD" w:rsidR="7CED10B3" w:rsidRDefault="7CED10B3">
            <w:r>
              <w:t>Scheme</w:t>
            </w:r>
          </w:p>
        </w:tc>
        <w:tc>
          <w:tcPr>
            <w:tcW w:w="4253" w:type="dxa"/>
          </w:tcPr>
          <w:p w14:paraId="2DCFE343" w14:textId="5DE074B1" w:rsidR="7CED10B3" w:rsidRDefault="00563012">
            <w:r>
              <w:t xml:space="preserve">Static, </w:t>
            </w:r>
            <w:r w:rsidR="7CED10B3">
              <w:t xml:space="preserve">Per-tensor, </w:t>
            </w:r>
            <w:r w:rsidR="7CED10B3" w:rsidRPr="7CED10B3">
              <w:rPr>
                <w:rFonts w:eastAsia="DengXian"/>
              </w:rPr>
              <w:t>RNE</w:t>
            </w:r>
          </w:p>
        </w:tc>
      </w:tr>
      <w:tr w:rsidR="003E2E94" w14:paraId="60BF4720" w14:textId="77777777" w:rsidTr="7CED10B3">
        <w:trPr>
          <w:trHeight w:val="300"/>
        </w:trPr>
        <w:tc>
          <w:tcPr>
            <w:tcW w:w="1696" w:type="dxa"/>
            <w:vMerge/>
          </w:tcPr>
          <w:p w14:paraId="106BDE6B" w14:textId="4AD3346E" w:rsidR="7CED10B3" w:rsidRDefault="7CED10B3" w:rsidP="7CED10B3"/>
        </w:tc>
        <w:tc>
          <w:tcPr>
            <w:tcW w:w="2410" w:type="dxa"/>
          </w:tcPr>
          <w:p w14:paraId="06ABBBB5" w14:textId="3A32C7C6" w:rsidR="7CED10B3" w:rsidRDefault="7CED10B3">
            <w:r>
              <w:t>Scale type</w:t>
            </w:r>
          </w:p>
        </w:tc>
        <w:tc>
          <w:tcPr>
            <w:tcW w:w="4253" w:type="dxa"/>
          </w:tcPr>
          <w:p w14:paraId="0FF8A377" w14:textId="4926D99C" w:rsidR="7CED10B3" w:rsidRDefault="7CED10B3">
            <w:r>
              <w:t>FP32</w:t>
            </w:r>
          </w:p>
        </w:tc>
      </w:tr>
    </w:tbl>
    <w:p w14:paraId="478CB87F" w14:textId="77777777" w:rsidR="002578BB" w:rsidRDefault="002578BB" w:rsidP="002578BB"/>
    <w:p w14:paraId="7499FD63" w14:textId="205851AA" w:rsidR="002578BB" w:rsidRPr="00D711CF" w:rsidRDefault="002578BB" w:rsidP="1ED4F078">
      <w:pPr>
        <w:pStyle w:val="Heading4"/>
        <w:numPr>
          <w:ilvl w:val="2"/>
          <w:numId w:val="3"/>
        </w:numPr>
        <w:rPr>
          <w:b/>
          <w:bCs/>
          <w:i w:val="0"/>
          <w:iCs w:val="0"/>
          <w:color w:val="auto"/>
        </w:rPr>
      </w:pPr>
      <w:bookmarkStart w:id="97" w:name="_Toc228179931"/>
      <w:r w:rsidRPr="1ED4F078">
        <w:rPr>
          <w:b/>
          <w:bCs/>
          <w:i w:val="0"/>
          <w:iCs w:val="0"/>
          <w:color w:val="auto"/>
        </w:rPr>
        <w:t>NVFP4 recipe</w:t>
      </w:r>
      <w:bookmarkEnd w:id="9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11254181" w14:textId="77777777" w:rsidTr="0083197E">
        <w:trPr>
          <w:trHeight w:val="300"/>
        </w:trPr>
        <w:tc>
          <w:tcPr>
            <w:tcW w:w="4106" w:type="dxa"/>
            <w:gridSpan w:val="2"/>
          </w:tcPr>
          <w:p w14:paraId="0BA0F090" w14:textId="77777777" w:rsidR="002578BB" w:rsidRDefault="002578BB">
            <w:pPr>
              <w:rPr>
                <w:b/>
                <w:bCs/>
              </w:rPr>
            </w:pPr>
            <w:r w:rsidRPr="3E385298">
              <w:rPr>
                <w:b/>
                <w:bCs/>
              </w:rPr>
              <w:t xml:space="preserve">Recipe  </w:t>
            </w:r>
          </w:p>
        </w:tc>
        <w:tc>
          <w:tcPr>
            <w:tcW w:w="4253" w:type="dxa"/>
          </w:tcPr>
          <w:p w14:paraId="38398161" w14:textId="77777777" w:rsidR="002578BB" w:rsidRDefault="002578BB">
            <w:pPr>
              <w:rPr>
                <w:b/>
                <w:bCs/>
              </w:rPr>
            </w:pPr>
            <w:r w:rsidRPr="3E385298">
              <w:rPr>
                <w:b/>
                <w:bCs/>
              </w:rPr>
              <w:t>Config/Setting</w:t>
            </w:r>
          </w:p>
        </w:tc>
      </w:tr>
      <w:tr w:rsidR="00EE7190" w14:paraId="451D0FD8" w14:textId="77777777" w:rsidTr="0083197E">
        <w:trPr>
          <w:trHeight w:val="300"/>
        </w:trPr>
        <w:tc>
          <w:tcPr>
            <w:tcW w:w="4106" w:type="dxa"/>
            <w:gridSpan w:val="2"/>
          </w:tcPr>
          <w:p w14:paraId="5D4EAE7B" w14:textId="77777777" w:rsidR="002578BB" w:rsidRDefault="002578BB">
            <w:r>
              <w:t>Quant approach</w:t>
            </w:r>
          </w:p>
        </w:tc>
        <w:tc>
          <w:tcPr>
            <w:tcW w:w="4253" w:type="dxa"/>
          </w:tcPr>
          <w:p w14:paraId="2E887C80" w14:textId="77777777" w:rsidR="002578BB" w:rsidRDefault="002578BB">
            <w:r>
              <w:t>PTQ</w:t>
            </w:r>
          </w:p>
        </w:tc>
      </w:tr>
      <w:tr w:rsidR="00EE7190" w14:paraId="7974CD21" w14:textId="77777777" w:rsidTr="0083197E">
        <w:trPr>
          <w:trHeight w:val="300"/>
        </w:trPr>
        <w:tc>
          <w:tcPr>
            <w:tcW w:w="4106" w:type="dxa"/>
            <w:gridSpan w:val="2"/>
          </w:tcPr>
          <w:p w14:paraId="06F5A70A" w14:textId="77777777" w:rsidR="002578BB" w:rsidRDefault="002578BB">
            <w:r>
              <w:t>Quant algo</w:t>
            </w:r>
          </w:p>
        </w:tc>
        <w:tc>
          <w:tcPr>
            <w:tcW w:w="4253" w:type="dxa"/>
          </w:tcPr>
          <w:p w14:paraId="1915EEBF" w14:textId="77777777" w:rsidR="002578BB" w:rsidRDefault="002578BB">
            <w:pPr>
              <w:rPr>
                <w:rFonts w:eastAsia="DengXian"/>
              </w:rPr>
            </w:pPr>
            <w:r w:rsidRPr="3E385298">
              <w:rPr>
                <w:rFonts w:eastAsia="DengXian"/>
              </w:rPr>
              <w:t>RTN</w:t>
            </w:r>
          </w:p>
        </w:tc>
      </w:tr>
      <w:tr w:rsidR="00EE7190" w14:paraId="18898B59" w14:textId="77777777" w:rsidTr="0083197E">
        <w:trPr>
          <w:trHeight w:val="300"/>
        </w:trPr>
        <w:tc>
          <w:tcPr>
            <w:tcW w:w="4106" w:type="dxa"/>
            <w:gridSpan w:val="2"/>
          </w:tcPr>
          <w:p w14:paraId="10EE7097" w14:textId="77777777" w:rsidR="002578BB" w:rsidRDefault="002578BB">
            <w:r>
              <w:t>Quantized ops</w:t>
            </w:r>
          </w:p>
        </w:tc>
        <w:tc>
          <w:tcPr>
            <w:tcW w:w="4253" w:type="dxa"/>
          </w:tcPr>
          <w:p w14:paraId="2661FF3D" w14:textId="051EA910" w:rsidR="002578BB" w:rsidRDefault="1CCFDC82">
            <w:r>
              <w:t>Linear</w:t>
            </w:r>
          </w:p>
        </w:tc>
      </w:tr>
      <w:tr w:rsidR="002F7441" w14:paraId="19372BA2" w14:textId="77777777" w:rsidTr="0083197E">
        <w:trPr>
          <w:trHeight w:val="300"/>
        </w:trPr>
        <w:tc>
          <w:tcPr>
            <w:tcW w:w="1696" w:type="dxa"/>
            <w:vMerge w:val="restart"/>
          </w:tcPr>
          <w:p w14:paraId="2CE49E0F" w14:textId="77777777" w:rsidR="002578BB" w:rsidRDefault="002578BB">
            <w:r>
              <w:t>Linear</w:t>
            </w:r>
          </w:p>
        </w:tc>
        <w:tc>
          <w:tcPr>
            <w:tcW w:w="2410" w:type="dxa"/>
          </w:tcPr>
          <w:p w14:paraId="59907A0B" w14:textId="77777777" w:rsidR="002578BB" w:rsidRDefault="002578BB">
            <w:r>
              <w:t>Data type</w:t>
            </w:r>
          </w:p>
        </w:tc>
        <w:tc>
          <w:tcPr>
            <w:tcW w:w="4253" w:type="dxa"/>
          </w:tcPr>
          <w:p w14:paraId="16A6D49C" w14:textId="77777777" w:rsidR="002578BB" w:rsidRDefault="002578BB">
            <w:r>
              <w:t>NVFP4</w:t>
            </w:r>
          </w:p>
        </w:tc>
      </w:tr>
      <w:tr w:rsidR="002F7441" w14:paraId="4423EB88" w14:textId="77777777" w:rsidTr="0083197E">
        <w:trPr>
          <w:trHeight w:val="300"/>
        </w:trPr>
        <w:tc>
          <w:tcPr>
            <w:tcW w:w="1696" w:type="dxa"/>
            <w:vMerge/>
          </w:tcPr>
          <w:p w14:paraId="749199D9" w14:textId="77777777" w:rsidR="002578BB" w:rsidRDefault="002578BB"/>
        </w:tc>
        <w:tc>
          <w:tcPr>
            <w:tcW w:w="2410" w:type="dxa"/>
          </w:tcPr>
          <w:p w14:paraId="10C81C49" w14:textId="77777777" w:rsidR="002578BB" w:rsidRDefault="002578BB">
            <w:r>
              <w:t>Element format</w:t>
            </w:r>
          </w:p>
        </w:tc>
        <w:tc>
          <w:tcPr>
            <w:tcW w:w="4253" w:type="dxa"/>
          </w:tcPr>
          <w:p w14:paraId="67F1D922" w14:textId="77777777" w:rsidR="002578BB" w:rsidRDefault="002578BB">
            <w:r>
              <w:t>E2M1</w:t>
            </w:r>
          </w:p>
        </w:tc>
      </w:tr>
      <w:tr w:rsidR="002F7441" w14:paraId="4C06AAAA" w14:textId="77777777" w:rsidTr="0083197E">
        <w:trPr>
          <w:trHeight w:val="300"/>
        </w:trPr>
        <w:tc>
          <w:tcPr>
            <w:tcW w:w="1696" w:type="dxa"/>
            <w:vMerge/>
          </w:tcPr>
          <w:p w14:paraId="310F95C0" w14:textId="77777777" w:rsidR="002578BB" w:rsidRDefault="002578BB"/>
        </w:tc>
        <w:tc>
          <w:tcPr>
            <w:tcW w:w="2410" w:type="dxa"/>
          </w:tcPr>
          <w:p w14:paraId="3DF0BC52" w14:textId="77777777" w:rsidR="002578BB" w:rsidRDefault="002578BB">
            <w:r>
              <w:t xml:space="preserve">Scheme </w:t>
            </w:r>
          </w:p>
        </w:tc>
        <w:tc>
          <w:tcPr>
            <w:tcW w:w="4253" w:type="dxa"/>
          </w:tcPr>
          <w:p w14:paraId="577559E6" w14:textId="77777777" w:rsidR="002578BB" w:rsidRDefault="002578BB">
            <w:r>
              <w:t>Weight – NVFP4, Activation – NVFP4</w:t>
            </w:r>
            <w:commentRangeStart w:id="98"/>
            <w:commentRangeStart w:id="99"/>
            <w:commentRangeEnd w:id="98"/>
            <w:r>
              <w:rPr>
                <w:rStyle w:val="CommentReference"/>
                <w:rFonts w:hint="eastAsia"/>
                <w:sz w:val="24"/>
                <w:szCs w:val="24"/>
              </w:rPr>
              <w:commentReference w:id="98"/>
            </w:r>
            <w:commentRangeEnd w:id="99"/>
            <w:r>
              <w:rPr>
                <w:rStyle w:val="CommentReference"/>
                <w:rFonts w:hint="eastAsia"/>
                <w:sz w:val="24"/>
                <w:szCs w:val="24"/>
              </w:rPr>
              <w:commentReference w:id="99"/>
            </w:r>
          </w:p>
        </w:tc>
      </w:tr>
      <w:tr w:rsidR="002F7441" w14:paraId="4FA4BE30" w14:textId="77777777" w:rsidTr="0083197E">
        <w:trPr>
          <w:trHeight w:val="300"/>
        </w:trPr>
        <w:tc>
          <w:tcPr>
            <w:tcW w:w="1696" w:type="dxa"/>
            <w:vMerge/>
          </w:tcPr>
          <w:p w14:paraId="36CE1AFE" w14:textId="77777777" w:rsidR="002578BB" w:rsidRDefault="002578BB"/>
        </w:tc>
        <w:tc>
          <w:tcPr>
            <w:tcW w:w="2410" w:type="dxa"/>
          </w:tcPr>
          <w:p w14:paraId="1BEE56F2" w14:textId="77777777" w:rsidR="002578BB" w:rsidRDefault="002578BB">
            <w:r>
              <w:t>Weight scheme</w:t>
            </w:r>
          </w:p>
        </w:tc>
        <w:tc>
          <w:tcPr>
            <w:tcW w:w="4253" w:type="dxa"/>
          </w:tcPr>
          <w:p w14:paraId="218A3F22" w14:textId="77777777" w:rsidR="002578BB" w:rsidRDefault="002578BB">
            <w:r>
              <w:t>Static, block-wise</w:t>
            </w:r>
          </w:p>
        </w:tc>
      </w:tr>
      <w:tr w:rsidR="002F7441" w14:paraId="5B708C29" w14:textId="77777777" w:rsidTr="0083197E">
        <w:trPr>
          <w:trHeight w:val="300"/>
        </w:trPr>
        <w:tc>
          <w:tcPr>
            <w:tcW w:w="1696" w:type="dxa"/>
            <w:vMerge/>
          </w:tcPr>
          <w:p w14:paraId="7E21122C" w14:textId="77777777" w:rsidR="002578BB" w:rsidRDefault="002578BB"/>
        </w:tc>
        <w:tc>
          <w:tcPr>
            <w:tcW w:w="2410" w:type="dxa"/>
          </w:tcPr>
          <w:p w14:paraId="55C320E9" w14:textId="77777777" w:rsidR="002578BB" w:rsidRDefault="002578BB">
            <w:r>
              <w:t>Activation scheme</w:t>
            </w:r>
          </w:p>
        </w:tc>
        <w:tc>
          <w:tcPr>
            <w:tcW w:w="4253" w:type="dxa"/>
          </w:tcPr>
          <w:p w14:paraId="39D27F75" w14:textId="77777777" w:rsidR="002578BB" w:rsidRDefault="002578BB">
            <w:r>
              <w:t>Dynamic, block-wise</w:t>
            </w:r>
          </w:p>
        </w:tc>
      </w:tr>
      <w:tr w:rsidR="002F7441" w14:paraId="7F04221E" w14:textId="77777777" w:rsidTr="0083197E">
        <w:trPr>
          <w:trHeight w:val="300"/>
        </w:trPr>
        <w:tc>
          <w:tcPr>
            <w:tcW w:w="1696" w:type="dxa"/>
            <w:vMerge/>
          </w:tcPr>
          <w:p w14:paraId="07BDE6E0" w14:textId="77777777" w:rsidR="002578BB" w:rsidRDefault="002578BB"/>
        </w:tc>
        <w:tc>
          <w:tcPr>
            <w:tcW w:w="2410" w:type="dxa"/>
          </w:tcPr>
          <w:p w14:paraId="1B4EDB05" w14:textId="77777777" w:rsidR="002578BB" w:rsidRDefault="002578BB">
            <w:r>
              <w:t>Block size</w:t>
            </w:r>
          </w:p>
        </w:tc>
        <w:tc>
          <w:tcPr>
            <w:tcW w:w="4253" w:type="dxa"/>
          </w:tcPr>
          <w:p w14:paraId="3B3518C5" w14:textId="77777777" w:rsidR="002578BB" w:rsidRDefault="002578BB">
            <w:r>
              <w:t>16</w:t>
            </w:r>
          </w:p>
        </w:tc>
      </w:tr>
      <w:tr w:rsidR="002F7441" w14:paraId="7B34FA42" w14:textId="77777777" w:rsidTr="0083197E">
        <w:trPr>
          <w:trHeight w:val="300"/>
        </w:trPr>
        <w:tc>
          <w:tcPr>
            <w:tcW w:w="1696" w:type="dxa"/>
            <w:vMerge/>
          </w:tcPr>
          <w:p w14:paraId="5C9DCFF5" w14:textId="77777777" w:rsidR="002578BB" w:rsidRDefault="002578BB"/>
        </w:tc>
        <w:tc>
          <w:tcPr>
            <w:tcW w:w="2410" w:type="dxa"/>
          </w:tcPr>
          <w:p w14:paraId="2D3FDBF9" w14:textId="77777777" w:rsidR="002578BB" w:rsidRDefault="002578BB">
            <w:r>
              <w:t>Scale type</w:t>
            </w:r>
          </w:p>
        </w:tc>
        <w:tc>
          <w:tcPr>
            <w:tcW w:w="4253" w:type="dxa"/>
          </w:tcPr>
          <w:p w14:paraId="05E69D80" w14:textId="77777777" w:rsidR="002578BB" w:rsidRDefault="002578BB">
            <w:r>
              <w:t>FP8 UE4M3</w:t>
            </w:r>
            <w:commentRangeStart w:id="100"/>
            <w:commentRangeStart w:id="101"/>
            <w:commentRangeEnd w:id="100"/>
            <w:r>
              <w:rPr>
                <w:rStyle w:val="CommentReference"/>
                <w:rFonts w:hint="eastAsia"/>
                <w:sz w:val="24"/>
                <w:szCs w:val="24"/>
              </w:rPr>
              <w:commentReference w:id="100"/>
            </w:r>
            <w:commentRangeEnd w:id="101"/>
            <w:r>
              <w:rPr>
                <w:rStyle w:val="CommentReference"/>
                <w:rFonts w:hint="eastAsia"/>
                <w:sz w:val="24"/>
                <w:szCs w:val="24"/>
              </w:rPr>
              <w:commentReference w:id="101"/>
            </w:r>
          </w:p>
        </w:tc>
      </w:tr>
      <w:tr w:rsidR="002F7441" w14:paraId="720B2DDA" w14:textId="77777777" w:rsidTr="0083197E">
        <w:trPr>
          <w:trHeight w:val="300"/>
        </w:trPr>
        <w:tc>
          <w:tcPr>
            <w:tcW w:w="1696" w:type="dxa"/>
            <w:vMerge/>
          </w:tcPr>
          <w:p w14:paraId="3A71B01C" w14:textId="77777777" w:rsidR="002578BB" w:rsidRDefault="002578BB"/>
        </w:tc>
        <w:tc>
          <w:tcPr>
            <w:tcW w:w="2410" w:type="dxa"/>
          </w:tcPr>
          <w:p w14:paraId="367DFF02" w14:textId="77777777" w:rsidR="002578BB" w:rsidRDefault="002578BB">
            <w:r>
              <w:t>Scale method</w:t>
            </w:r>
          </w:p>
        </w:tc>
        <w:tc>
          <w:tcPr>
            <w:tcW w:w="4253" w:type="dxa"/>
          </w:tcPr>
          <w:p w14:paraId="1AACCB97" w14:textId="77777777" w:rsidR="002578BB" w:rsidRDefault="002578BB">
            <w:r>
              <w:t>1D block-wise scaling for NVFP4</w:t>
            </w:r>
          </w:p>
        </w:tc>
      </w:tr>
      <w:tr w:rsidR="002F7441" w14:paraId="67B01AB7" w14:textId="77777777" w:rsidTr="0083197E">
        <w:trPr>
          <w:trHeight w:val="300"/>
        </w:trPr>
        <w:tc>
          <w:tcPr>
            <w:tcW w:w="1696" w:type="dxa"/>
            <w:vMerge/>
          </w:tcPr>
          <w:p w14:paraId="31EB07C5" w14:textId="77777777" w:rsidR="002578BB" w:rsidRDefault="002578BB"/>
        </w:tc>
        <w:tc>
          <w:tcPr>
            <w:tcW w:w="2410" w:type="dxa"/>
          </w:tcPr>
          <w:p w14:paraId="2095E8E9" w14:textId="77777777" w:rsidR="002578BB" w:rsidRDefault="002578BB">
            <w:r>
              <w:t>Extra tensor scaling</w:t>
            </w:r>
          </w:p>
        </w:tc>
        <w:tc>
          <w:tcPr>
            <w:tcW w:w="4253" w:type="dxa"/>
          </w:tcPr>
          <w:p w14:paraId="3214EC0A" w14:textId="77777777" w:rsidR="002578BB" w:rsidRDefault="002578BB">
            <w:r>
              <w:t>FP32 static global scale</w:t>
            </w:r>
            <w:commentRangeStart w:id="102"/>
            <w:commentRangeStart w:id="103"/>
            <w:commentRangeEnd w:id="102"/>
            <w:r>
              <w:rPr>
                <w:rStyle w:val="CommentReference"/>
                <w:rFonts w:hint="eastAsia"/>
                <w:sz w:val="24"/>
                <w:szCs w:val="24"/>
              </w:rPr>
              <w:commentReference w:id="102"/>
            </w:r>
            <w:commentRangeEnd w:id="103"/>
            <w:r>
              <w:rPr>
                <w:rStyle w:val="CommentReference"/>
                <w:rFonts w:hint="eastAsia"/>
                <w:sz w:val="24"/>
                <w:szCs w:val="24"/>
              </w:rPr>
              <w:commentReference w:id="103"/>
            </w:r>
          </w:p>
        </w:tc>
      </w:tr>
      <w:tr w:rsidR="002F7441" w14:paraId="6D944C02" w14:textId="77777777" w:rsidTr="0083197E">
        <w:trPr>
          <w:trHeight w:val="300"/>
        </w:trPr>
        <w:tc>
          <w:tcPr>
            <w:tcW w:w="1696" w:type="dxa"/>
            <w:vMerge/>
          </w:tcPr>
          <w:p w14:paraId="12F9D2F9" w14:textId="77777777" w:rsidR="00BA59C2" w:rsidRDefault="00BA59C2"/>
        </w:tc>
        <w:tc>
          <w:tcPr>
            <w:tcW w:w="2410" w:type="dxa"/>
          </w:tcPr>
          <w:p w14:paraId="09B547B0" w14:textId="5FCB7A6C" w:rsidR="23A9B2D9" w:rsidRDefault="23A9B2D9" w:rsidP="615D4277">
            <w:pPr>
              <w:rPr>
                <w:rFonts w:ascii="Aptos" w:eastAsia="Aptos" w:hAnsi="Aptos" w:cs="Aptos"/>
                <w:color w:val="000000" w:themeColor="text1"/>
              </w:rPr>
            </w:pPr>
            <w:r w:rsidRPr="615D4277">
              <w:rPr>
                <w:rFonts w:ascii="Aptos" w:eastAsia="Aptos" w:hAnsi="Aptos" w:cs="Aptos"/>
                <w:color w:val="000000" w:themeColor="text1"/>
              </w:rPr>
              <w:t>Exclude layers</w:t>
            </w:r>
          </w:p>
        </w:tc>
        <w:tc>
          <w:tcPr>
            <w:tcW w:w="4253" w:type="dxa"/>
          </w:tcPr>
          <w:p w14:paraId="5FA658D1" w14:textId="3E2CD3BC" w:rsidR="7D93D4C3" w:rsidRDefault="7D93D4C3" w:rsidP="615D4277">
            <w:pPr>
              <w:rPr>
                <w:rFonts w:ascii="Aptos" w:eastAsia="Aptos" w:hAnsi="Aptos" w:cs="Aptos"/>
              </w:rPr>
            </w:pPr>
            <w:r w:rsidRPr="615D4277">
              <w:rPr>
                <w:rFonts w:ascii="Aptos" w:eastAsia="Aptos" w:hAnsi="Aptos" w:cs="Aptos"/>
                <w:color w:val="000000" w:themeColor="text1"/>
              </w:rPr>
              <w:t>l</w:t>
            </w:r>
            <w:r w:rsidR="23A9B2D9" w:rsidRPr="615D4277">
              <w:rPr>
                <w:rFonts w:ascii="Aptos" w:eastAsia="Aptos" w:hAnsi="Aptos" w:cs="Aptos"/>
                <w:color w:val="000000" w:themeColor="text1"/>
              </w:rPr>
              <w:t>m</w:t>
            </w:r>
            <w:r w:rsidR="224A0E0D" w:rsidRPr="615D4277">
              <w:rPr>
                <w:rFonts w:ascii="Aptos" w:eastAsia="Aptos" w:hAnsi="Aptos" w:cs="Aptos"/>
                <w:color w:val="000000" w:themeColor="text1"/>
              </w:rPr>
              <w:t>_</w:t>
            </w:r>
            <w:r w:rsidR="23A9B2D9" w:rsidRPr="615D4277">
              <w:rPr>
                <w:rFonts w:ascii="Aptos" w:eastAsia="Aptos" w:hAnsi="Aptos" w:cs="Aptos"/>
                <w:color w:val="000000" w:themeColor="text1"/>
              </w:rPr>
              <w:t>head, embedding, all Linears in attention, mlp.gate</w:t>
            </w:r>
          </w:p>
        </w:tc>
      </w:tr>
    </w:tbl>
    <w:p w14:paraId="69FDCB93" w14:textId="77777777" w:rsidR="002578BB" w:rsidRDefault="002578BB" w:rsidP="002578BB"/>
    <w:p w14:paraId="7E712F00" w14:textId="32621547" w:rsidR="002578BB" w:rsidRPr="00D711CF" w:rsidRDefault="002578BB" w:rsidP="1ED4F078">
      <w:pPr>
        <w:pStyle w:val="Heading4"/>
        <w:numPr>
          <w:ilvl w:val="2"/>
          <w:numId w:val="3"/>
        </w:numPr>
        <w:rPr>
          <w:b/>
          <w:bCs/>
          <w:i w:val="0"/>
          <w:iCs w:val="0"/>
          <w:color w:val="auto"/>
        </w:rPr>
      </w:pPr>
      <w:bookmarkStart w:id="104" w:name="_Toc228179932"/>
      <w:r w:rsidRPr="1ED4F078">
        <w:rPr>
          <w:b/>
          <w:bCs/>
          <w:i w:val="0"/>
          <w:iCs w:val="0"/>
          <w:color w:val="auto"/>
        </w:rPr>
        <w:t>Accuracy Result</w:t>
      </w:r>
      <w:bookmarkEnd w:id="104"/>
    </w:p>
    <w:p w14:paraId="32FD1D28" w14:textId="77777777" w:rsidR="002578BB" w:rsidRDefault="002578BB" w:rsidP="002578BB">
      <w:r>
        <w:t>Accuracy results from SW emulation:</w:t>
      </w:r>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8"/>
        <w:gridCol w:w="1761"/>
        <w:gridCol w:w="1464"/>
        <w:gridCol w:w="1509"/>
        <w:gridCol w:w="1616"/>
        <w:gridCol w:w="1146"/>
      </w:tblGrid>
      <w:tr w:rsidR="0089709C" w14:paraId="14E6150D" w14:textId="003870C5" w:rsidTr="57AE4795">
        <w:trPr>
          <w:trHeight w:val="300"/>
        </w:trPr>
        <w:tc>
          <w:tcPr>
            <w:tcW w:w="1101" w:type="dxa"/>
            <w:tcMar>
              <w:left w:w="105" w:type="dxa"/>
              <w:right w:w="105" w:type="dxa"/>
            </w:tcMar>
            <w:vAlign w:val="center"/>
          </w:tcPr>
          <w:p w14:paraId="33546950" w14:textId="64E1CAA2" w:rsidR="006F5360" w:rsidRDefault="006F5360" w:rsidP="00C80766">
            <w:pPr>
              <w:rPr>
                <w:rFonts w:ascii="Aptos" w:eastAsia="Aptos" w:hAnsi="Aptos" w:cs="Aptos"/>
                <w:color w:val="000000" w:themeColor="text1"/>
                <w:sz w:val="22"/>
                <w:szCs w:val="22"/>
              </w:rPr>
            </w:pPr>
            <w:r w:rsidRPr="615D4277">
              <w:rPr>
                <w:rFonts w:ascii="Aptos" w:eastAsia="Aptos" w:hAnsi="Aptos" w:cs="Aptos"/>
                <w:b/>
                <w:bCs/>
                <w:color w:val="000000" w:themeColor="text1"/>
                <w:sz w:val="22"/>
                <w:szCs w:val="22"/>
              </w:rPr>
              <w:t>Qwen-235B</w:t>
            </w:r>
          </w:p>
        </w:tc>
        <w:tc>
          <w:tcPr>
            <w:tcW w:w="1770" w:type="dxa"/>
            <w:tcMar>
              <w:left w:w="105" w:type="dxa"/>
              <w:right w:w="105" w:type="dxa"/>
            </w:tcMar>
            <w:vAlign w:val="center"/>
          </w:tcPr>
          <w:p w14:paraId="4858FD7A" w14:textId="4527A229" w:rsidR="006F5360" w:rsidRDefault="006F5360" w:rsidP="00C80766">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Gsm8k</w:t>
            </w:r>
          </w:p>
          <w:p w14:paraId="1900FBE0" w14:textId="77777777" w:rsidR="006F5360" w:rsidRDefault="006F5360" w:rsidP="00C80766">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(strict)</w:t>
            </w:r>
          </w:p>
        </w:tc>
        <w:tc>
          <w:tcPr>
            <w:tcW w:w="1470" w:type="dxa"/>
            <w:tcMar>
              <w:left w:w="105" w:type="dxa"/>
              <w:right w:w="105" w:type="dxa"/>
            </w:tcMar>
            <w:vAlign w:val="center"/>
          </w:tcPr>
          <w:p w14:paraId="55CB8FF3" w14:textId="77777777" w:rsidR="006F5360" w:rsidRDefault="006F5360" w:rsidP="00C80766">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Mmlu</w:t>
            </w:r>
          </w:p>
        </w:tc>
        <w:tc>
          <w:tcPr>
            <w:tcW w:w="1515" w:type="dxa"/>
            <w:tcMar>
              <w:left w:w="105" w:type="dxa"/>
              <w:right w:w="105" w:type="dxa"/>
            </w:tcMar>
            <w:vAlign w:val="center"/>
          </w:tcPr>
          <w:p w14:paraId="7D5E335E" w14:textId="77777777" w:rsidR="006F5360" w:rsidRDefault="006F5360" w:rsidP="00C80766">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Piqa</w:t>
            </w:r>
          </w:p>
        </w:tc>
        <w:tc>
          <w:tcPr>
            <w:tcW w:w="1620" w:type="dxa"/>
            <w:tcMar>
              <w:left w:w="105" w:type="dxa"/>
              <w:right w:w="105" w:type="dxa"/>
            </w:tcMar>
            <w:vAlign w:val="center"/>
          </w:tcPr>
          <w:p w14:paraId="21E5920A" w14:textId="77777777" w:rsidR="006F5360" w:rsidRDefault="006F5360" w:rsidP="00C80766">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Hellaswag</w:t>
            </w:r>
          </w:p>
        </w:tc>
        <w:tc>
          <w:tcPr>
            <w:tcW w:w="1148" w:type="dxa"/>
          </w:tcPr>
          <w:p w14:paraId="104AE5AC" w14:textId="2726E8D9" w:rsidR="006F5360" w:rsidRPr="3E385298" w:rsidRDefault="006F5360" w:rsidP="00C80766">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AVG.</w:t>
            </w:r>
          </w:p>
        </w:tc>
      </w:tr>
      <w:tr w:rsidR="0089709C" w14:paraId="7CC01DBC" w14:textId="338276E9" w:rsidTr="57AE4795">
        <w:trPr>
          <w:trHeight w:val="300"/>
        </w:trPr>
        <w:tc>
          <w:tcPr>
            <w:tcW w:w="1101" w:type="dxa"/>
            <w:tcMar>
              <w:left w:w="105" w:type="dxa"/>
              <w:right w:w="105" w:type="dxa"/>
            </w:tcMar>
            <w:vAlign w:val="center"/>
          </w:tcPr>
          <w:p w14:paraId="60B9868F" w14:textId="728C719C" w:rsidR="00DE0005" w:rsidRDefault="00DE0005" w:rsidP="00C80766">
            <w:pPr>
              <w:rPr>
                <w:rFonts w:ascii="Aptos" w:eastAsia="Aptos" w:hAnsi="Aptos" w:cs="Aptos"/>
                <w:color w:val="000000" w:themeColor="text1"/>
                <w:sz w:val="22"/>
                <w:szCs w:val="22"/>
              </w:rPr>
            </w:pPr>
            <w:r w:rsidRPr="615D4277">
              <w:rPr>
                <w:rFonts w:ascii="Aptos" w:eastAsia="Aptos" w:hAnsi="Aptos" w:cs="Aptos"/>
                <w:color w:val="000000" w:themeColor="text1"/>
                <w:sz w:val="22"/>
                <w:szCs w:val="22"/>
              </w:rPr>
              <w:lastRenderedPageBreak/>
              <w:t>BF16 (Qwen.ai)</w:t>
            </w:r>
          </w:p>
        </w:tc>
        <w:tc>
          <w:tcPr>
            <w:tcW w:w="1770" w:type="dxa"/>
            <w:tcMar>
              <w:left w:w="105" w:type="dxa"/>
              <w:right w:w="105" w:type="dxa"/>
            </w:tcMar>
          </w:tcPr>
          <w:p w14:paraId="486C0440" w14:textId="1C188564" w:rsidR="00DE0005" w:rsidRPr="000F7159" w:rsidRDefault="00DE0005" w:rsidP="00C80766">
            <w:pPr>
              <w:rPr>
                <w:rFonts w:ascii="Aptos" w:eastAsia="Aptos" w:hAnsi="Aptos" w:cs="Aptos"/>
                <w:color w:val="000000" w:themeColor="text1"/>
              </w:rPr>
            </w:pPr>
            <w:r w:rsidRPr="2B6B5FE8">
              <w:rPr>
                <w:rFonts w:ascii="Aptos" w:eastAsia="Aptos" w:hAnsi="Aptos" w:cs="Aptos"/>
                <w:color w:val="000000" w:themeColor="text1"/>
              </w:rPr>
              <w:t>0.9242</w:t>
            </w:r>
          </w:p>
        </w:tc>
        <w:tc>
          <w:tcPr>
            <w:tcW w:w="1470" w:type="dxa"/>
            <w:tcMar>
              <w:left w:w="105" w:type="dxa"/>
              <w:right w:w="105" w:type="dxa"/>
            </w:tcMar>
          </w:tcPr>
          <w:p w14:paraId="72EBDF18" w14:textId="73C21242" w:rsidR="00DE0005" w:rsidRPr="000F7159" w:rsidRDefault="00DE0005" w:rsidP="00C80766">
            <w:pPr>
              <w:rPr>
                <w:rFonts w:ascii="Aptos" w:eastAsia="Aptos" w:hAnsi="Aptos" w:cs="Aptos"/>
                <w:color w:val="000000" w:themeColor="text1"/>
              </w:rPr>
            </w:pPr>
            <w:r w:rsidRPr="2B6B5FE8">
              <w:rPr>
                <w:rFonts w:ascii="Aptos" w:eastAsia="Aptos" w:hAnsi="Aptos" w:cs="Aptos"/>
                <w:color w:val="000000" w:themeColor="text1"/>
              </w:rPr>
              <w:t>0.8492</w:t>
            </w:r>
          </w:p>
        </w:tc>
        <w:tc>
          <w:tcPr>
            <w:tcW w:w="1515" w:type="dxa"/>
            <w:tcMar>
              <w:left w:w="105" w:type="dxa"/>
              <w:right w:w="105" w:type="dxa"/>
            </w:tcMar>
          </w:tcPr>
          <w:p w14:paraId="5DDA7F5F" w14:textId="7743725F" w:rsidR="00DE0005" w:rsidRPr="000F7159" w:rsidRDefault="00DE0005" w:rsidP="00C80766">
            <w:pPr>
              <w:rPr>
                <w:rFonts w:ascii="Aptos" w:eastAsia="Aptos" w:hAnsi="Aptos" w:cs="Aptos"/>
                <w:color w:val="000000" w:themeColor="text1"/>
              </w:rPr>
            </w:pPr>
            <w:r w:rsidRPr="2B6B5FE8">
              <w:rPr>
                <w:rFonts w:ascii="Aptos" w:eastAsia="Aptos" w:hAnsi="Aptos" w:cs="Aptos"/>
                <w:color w:val="000000" w:themeColor="text1"/>
              </w:rPr>
              <w:t>0.8177</w:t>
            </w:r>
          </w:p>
        </w:tc>
        <w:tc>
          <w:tcPr>
            <w:tcW w:w="1620" w:type="dxa"/>
            <w:tcMar>
              <w:left w:w="105" w:type="dxa"/>
              <w:right w:w="105" w:type="dxa"/>
            </w:tcMar>
          </w:tcPr>
          <w:p w14:paraId="22554FD5" w14:textId="7187A536" w:rsidR="00DE0005" w:rsidRPr="000F7159" w:rsidRDefault="00DE0005" w:rsidP="00C80766">
            <w:pPr>
              <w:rPr>
                <w:rFonts w:ascii="Aptos" w:eastAsia="Aptos" w:hAnsi="Aptos" w:cs="Aptos"/>
                <w:color w:val="000000" w:themeColor="text1"/>
              </w:rPr>
            </w:pPr>
            <w:r w:rsidRPr="000F7159">
              <w:rPr>
                <w:rFonts w:ascii="Aptos" w:eastAsia="Aptos" w:hAnsi="Aptos" w:cs="Aptos"/>
                <w:color w:val="000000" w:themeColor="text1"/>
              </w:rPr>
              <w:t>0.6794</w:t>
            </w:r>
          </w:p>
        </w:tc>
        <w:tc>
          <w:tcPr>
            <w:tcW w:w="1148" w:type="dxa"/>
          </w:tcPr>
          <w:p w14:paraId="2F18AA94" w14:textId="00E7EF29" w:rsidR="00DE0005" w:rsidRPr="000F7159" w:rsidRDefault="00DE0005" w:rsidP="00C80766">
            <w:pPr>
              <w:rPr>
                <w:rFonts w:ascii="Aptos" w:eastAsia="Aptos" w:hAnsi="Aptos" w:cs="Aptos"/>
                <w:color w:val="000000" w:themeColor="text1"/>
              </w:rPr>
            </w:pPr>
            <w:r w:rsidRPr="006D0C45">
              <w:t>0.8176</w:t>
            </w:r>
          </w:p>
        </w:tc>
      </w:tr>
      <w:tr w:rsidR="0089709C" w14:paraId="3670A02B" w14:textId="20FF1DEC" w:rsidTr="57AE4795">
        <w:trPr>
          <w:trHeight w:val="300"/>
        </w:trPr>
        <w:tc>
          <w:tcPr>
            <w:tcW w:w="1101" w:type="dxa"/>
            <w:tcMar>
              <w:left w:w="105" w:type="dxa"/>
              <w:right w:w="105" w:type="dxa"/>
            </w:tcMar>
            <w:vAlign w:val="center"/>
          </w:tcPr>
          <w:p w14:paraId="767537D2" w14:textId="5E5B6157" w:rsidR="00DE0005" w:rsidRPr="3E385298" w:rsidRDefault="00DE0005" w:rsidP="00C80766">
            <w:pPr>
              <w:rPr>
                <w:rFonts w:ascii="Aptos" w:eastAsia="Aptos" w:hAnsi="Aptos" w:cs="Aptos"/>
                <w:color w:val="000000" w:themeColor="text1"/>
                <w:sz w:val="22"/>
                <w:szCs w:val="22"/>
              </w:rPr>
            </w:pPr>
            <w:r>
              <w:rPr>
                <w:rFonts w:ascii="Aptos" w:eastAsia="Aptos" w:hAnsi="Aptos" w:cs="Aptos"/>
                <w:color w:val="000000" w:themeColor="text1"/>
                <w:sz w:val="22"/>
                <w:szCs w:val="22"/>
              </w:rPr>
              <w:t>MXFP8</w:t>
            </w:r>
            <w:r w:rsidRPr="615D4277">
              <w:rPr>
                <w:rFonts w:ascii="Aptos" w:eastAsia="Aptos" w:hAnsi="Aptos" w:cs="Aptos"/>
                <w:color w:val="000000" w:themeColor="text1"/>
                <w:sz w:val="22"/>
                <w:szCs w:val="22"/>
              </w:rPr>
              <w:t xml:space="preserve"> (Intel)</w:t>
            </w:r>
          </w:p>
        </w:tc>
        <w:tc>
          <w:tcPr>
            <w:tcW w:w="1770" w:type="dxa"/>
            <w:tcMar>
              <w:left w:w="105" w:type="dxa"/>
              <w:right w:w="105" w:type="dxa"/>
            </w:tcMar>
          </w:tcPr>
          <w:p w14:paraId="09EB6CAD" w14:textId="7591096F" w:rsidR="00DE0005" w:rsidRPr="000F7159" w:rsidRDefault="00DE0005" w:rsidP="00C80766">
            <w:pPr>
              <w:rPr>
                <w:rFonts w:ascii="Aptos" w:eastAsia="Aptos" w:hAnsi="Aptos" w:cs="Aptos"/>
                <w:color w:val="000000" w:themeColor="text1"/>
              </w:rPr>
            </w:pPr>
            <w:r w:rsidRPr="000F7159">
              <w:rPr>
                <w:rFonts w:ascii="Aptos" w:eastAsia="Aptos" w:hAnsi="Aptos" w:cs="Aptos"/>
                <w:color w:val="000000" w:themeColor="text1"/>
              </w:rPr>
              <w:t>0.9303</w:t>
            </w:r>
          </w:p>
        </w:tc>
        <w:tc>
          <w:tcPr>
            <w:tcW w:w="1470" w:type="dxa"/>
            <w:tcMar>
              <w:left w:w="105" w:type="dxa"/>
              <w:right w:w="105" w:type="dxa"/>
            </w:tcMar>
          </w:tcPr>
          <w:p w14:paraId="27B4E637" w14:textId="3C87248E" w:rsidR="00DE0005" w:rsidRPr="000F7159" w:rsidRDefault="00DE0005" w:rsidP="00C80766">
            <w:pPr>
              <w:rPr>
                <w:rFonts w:ascii="Aptos" w:eastAsia="Aptos" w:hAnsi="Aptos" w:cs="Aptos"/>
                <w:color w:val="000000" w:themeColor="text1"/>
              </w:rPr>
            </w:pPr>
            <w:r w:rsidRPr="000F7159">
              <w:rPr>
                <w:rFonts w:ascii="Aptos" w:eastAsia="Aptos" w:hAnsi="Aptos" w:cs="Aptos"/>
                <w:color w:val="000000" w:themeColor="text1"/>
              </w:rPr>
              <w:t>0.8486</w:t>
            </w:r>
          </w:p>
        </w:tc>
        <w:tc>
          <w:tcPr>
            <w:tcW w:w="1515" w:type="dxa"/>
            <w:tcMar>
              <w:left w:w="105" w:type="dxa"/>
              <w:right w:w="105" w:type="dxa"/>
            </w:tcMar>
          </w:tcPr>
          <w:p w14:paraId="61F09CC0" w14:textId="279229D0" w:rsidR="00DE0005" w:rsidRPr="000F7159" w:rsidRDefault="00DE0005" w:rsidP="00C80766">
            <w:pPr>
              <w:rPr>
                <w:rFonts w:ascii="Aptos" w:eastAsia="Aptos" w:hAnsi="Aptos" w:cs="Aptos"/>
                <w:color w:val="000000" w:themeColor="text1"/>
              </w:rPr>
            </w:pPr>
            <w:r w:rsidRPr="000F7159">
              <w:rPr>
                <w:rFonts w:ascii="Aptos" w:eastAsia="Aptos" w:hAnsi="Aptos" w:cs="Aptos"/>
                <w:color w:val="000000" w:themeColor="text1"/>
              </w:rPr>
              <w:t>0.8215</w:t>
            </w:r>
          </w:p>
        </w:tc>
        <w:tc>
          <w:tcPr>
            <w:tcW w:w="1620" w:type="dxa"/>
            <w:tcMar>
              <w:left w:w="105" w:type="dxa"/>
              <w:right w:w="105" w:type="dxa"/>
            </w:tcMar>
          </w:tcPr>
          <w:p w14:paraId="66BA6A9B" w14:textId="2D5ADC51" w:rsidR="00DE0005" w:rsidRPr="000F7159" w:rsidRDefault="00DE0005" w:rsidP="00C80766">
            <w:pPr>
              <w:rPr>
                <w:rFonts w:ascii="Aptos" w:eastAsia="Aptos" w:hAnsi="Aptos" w:cs="Aptos"/>
                <w:color w:val="000000" w:themeColor="text1"/>
              </w:rPr>
            </w:pPr>
            <w:r w:rsidRPr="000F7159">
              <w:rPr>
                <w:rFonts w:ascii="Aptos" w:eastAsia="Aptos" w:hAnsi="Aptos" w:cs="Aptos"/>
                <w:color w:val="000000" w:themeColor="text1"/>
              </w:rPr>
              <w:t>0.6782</w:t>
            </w:r>
          </w:p>
        </w:tc>
        <w:tc>
          <w:tcPr>
            <w:tcW w:w="1148" w:type="dxa"/>
          </w:tcPr>
          <w:p w14:paraId="762BB5C8" w14:textId="6B4C9DBB" w:rsidR="00DE0005" w:rsidRPr="000F7159" w:rsidRDefault="00DE0005" w:rsidP="00C80766">
            <w:pPr>
              <w:rPr>
                <w:rFonts w:ascii="Aptos" w:eastAsia="Aptos" w:hAnsi="Aptos" w:cs="Aptos"/>
                <w:color w:val="000000" w:themeColor="text1"/>
              </w:rPr>
            </w:pPr>
            <w:r w:rsidRPr="006D0C45">
              <w:t>0.819</w:t>
            </w:r>
            <w:r>
              <w:t>7</w:t>
            </w:r>
          </w:p>
        </w:tc>
      </w:tr>
      <w:tr w:rsidR="0089709C" w14:paraId="36D43EC7" w14:textId="77777777" w:rsidTr="57AE4795">
        <w:trPr>
          <w:trHeight w:val="300"/>
        </w:trPr>
        <w:tc>
          <w:tcPr>
            <w:tcW w:w="1101" w:type="dxa"/>
            <w:tcMar>
              <w:left w:w="105" w:type="dxa"/>
              <w:right w:w="105" w:type="dxa"/>
            </w:tcMar>
            <w:vAlign w:val="center"/>
          </w:tcPr>
          <w:p w14:paraId="100A1657" w14:textId="2470BA05" w:rsidR="009117A3" w:rsidRDefault="009117A3" w:rsidP="00C80766">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MXFP4</w:t>
            </w:r>
            <w:r w:rsidRPr="615D4277">
              <w:rPr>
                <w:rFonts w:ascii="Aptos" w:eastAsia="Aptos" w:hAnsi="Aptos" w:cs="Aptos"/>
                <w:color w:val="000000" w:themeColor="text1"/>
                <w:sz w:val="22"/>
                <w:szCs w:val="22"/>
              </w:rPr>
              <w:t xml:space="preserve"> (Intel)</w:t>
            </w:r>
          </w:p>
        </w:tc>
        <w:tc>
          <w:tcPr>
            <w:tcW w:w="1770" w:type="dxa"/>
            <w:tcMar>
              <w:left w:w="105" w:type="dxa"/>
              <w:right w:w="105" w:type="dxa"/>
            </w:tcMar>
          </w:tcPr>
          <w:p w14:paraId="6E07CF29" w14:textId="139D0B24" w:rsidR="009117A3" w:rsidRPr="000F7159" w:rsidRDefault="009117A3" w:rsidP="00C80766">
            <w:pPr>
              <w:rPr>
                <w:rFonts w:ascii="Aptos" w:eastAsia="Aptos" w:hAnsi="Aptos" w:cs="Aptos"/>
                <w:color w:val="000000" w:themeColor="text1"/>
              </w:rPr>
            </w:pPr>
            <w:r w:rsidRPr="3C594D2E">
              <w:rPr>
                <w:rFonts w:ascii="Aptos" w:eastAsia="Aptos" w:hAnsi="Aptos" w:cs="Aptos"/>
                <w:color w:val="000000" w:themeColor="text1"/>
              </w:rPr>
              <w:t>0.9393</w:t>
            </w:r>
          </w:p>
        </w:tc>
        <w:tc>
          <w:tcPr>
            <w:tcW w:w="1470" w:type="dxa"/>
            <w:tcMar>
              <w:left w:w="105" w:type="dxa"/>
              <w:right w:w="105" w:type="dxa"/>
            </w:tcMar>
          </w:tcPr>
          <w:p w14:paraId="3CA343A4" w14:textId="0AC12CD6" w:rsidR="009117A3" w:rsidRPr="000F7159" w:rsidRDefault="009117A3" w:rsidP="00C80766">
            <w:pPr>
              <w:rPr>
                <w:rFonts w:ascii="Aptos" w:eastAsia="Aptos" w:hAnsi="Aptos" w:cs="Aptos"/>
                <w:color w:val="000000" w:themeColor="text1"/>
              </w:rPr>
            </w:pPr>
            <w:r w:rsidRPr="3C594D2E">
              <w:rPr>
                <w:rFonts w:ascii="Aptos" w:eastAsia="Aptos" w:hAnsi="Aptos" w:cs="Aptos"/>
                <w:color w:val="000000" w:themeColor="text1"/>
              </w:rPr>
              <w:t>0.8423</w:t>
            </w:r>
          </w:p>
        </w:tc>
        <w:tc>
          <w:tcPr>
            <w:tcW w:w="1515" w:type="dxa"/>
            <w:tcMar>
              <w:left w:w="105" w:type="dxa"/>
              <w:right w:w="105" w:type="dxa"/>
            </w:tcMar>
          </w:tcPr>
          <w:p w14:paraId="5E66CC35" w14:textId="2FE1CF88" w:rsidR="009117A3" w:rsidRPr="000F7159" w:rsidRDefault="009117A3" w:rsidP="00C80766">
            <w:pPr>
              <w:rPr>
                <w:rFonts w:ascii="Aptos" w:eastAsia="Aptos" w:hAnsi="Aptos" w:cs="Aptos"/>
                <w:color w:val="000000" w:themeColor="text1"/>
              </w:rPr>
            </w:pPr>
            <w:r w:rsidRPr="3C594D2E">
              <w:rPr>
                <w:rFonts w:ascii="Aptos" w:eastAsia="Aptos" w:hAnsi="Aptos" w:cs="Aptos"/>
                <w:color w:val="000000" w:themeColor="text1"/>
              </w:rPr>
              <w:t>0.8237</w:t>
            </w:r>
          </w:p>
        </w:tc>
        <w:tc>
          <w:tcPr>
            <w:tcW w:w="1620" w:type="dxa"/>
            <w:tcMar>
              <w:left w:w="105" w:type="dxa"/>
              <w:right w:w="105" w:type="dxa"/>
            </w:tcMar>
          </w:tcPr>
          <w:p w14:paraId="28B50118" w14:textId="04E35A51" w:rsidR="009117A3" w:rsidRPr="000F7159" w:rsidRDefault="009117A3" w:rsidP="00C80766">
            <w:pPr>
              <w:rPr>
                <w:rFonts w:ascii="Aptos" w:eastAsia="Aptos" w:hAnsi="Aptos" w:cs="Aptos"/>
                <w:color w:val="000000" w:themeColor="text1"/>
              </w:rPr>
            </w:pPr>
            <w:r w:rsidRPr="3C594D2E">
              <w:rPr>
                <w:rFonts w:ascii="Aptos" w:eastAsia="Aptos" w:hAnsi="Aptos" w:cs="Aptos"/>
                <w:color w:val="000000" w:themeColor="text1"/>
              </w:rPr>
              <w:t>0.6686</w:t>
            </w:r>
          </w:p>
        </w:tc>
        <w:tc>
          <w:tcPr>
            <w:tcW w:w="1148" w:type="dxa"/>
          </w:tcPr>
          <w:p w14:paraId="42F7C884" w14:textId="3650D73D" w:rsidR="009117A3" w:rsidRPr="006D0C45" w:rsidRDefault="009117A3" w:rsidP="00C80766">
            <w:r w:rsidRPr="3C594D2E">
              <w:rPr>
                <w:rFonts w:ascii="Aptos" w:eastAsia="Aptos" w:hAnsi="Aptos" w:cs="Aptos"/>
              </w:rPr>
              <w:t>0.8185</w:t>
            </w:r>
          </w:p>
        </w:tc>
      </w:tr>
      <w:tr w:rsidR="0089709C" w14:paraId="1E304595" w14:textId="3F0DF77F" w:rsidTr="57AE4795">
        <w:trPr>
          <w:trHeight w:val="300"/>
        </w:trPr>
        <w:tc>
          <w:tcPr>
            <w:tcW w:w="1101" w:type="dxa"/>
            <w:tcMar>
              <w:left w:w="105" w:type="dxa"/>
              <w:right w:w="105" w:type="dxa"/>
            </w:tcMar>
            <w:vAlign w:val="center"/>
          </w:tcPr>
          <w:p w14:paraId="79AE86BC" w14:textId="013642E2" w:rsidR="009117A3" w:rsidRDefault="009117A3" w:rsidP="00C80766">
            <w:pPr>
              <w:rPr>
                <w:rFonts w:ascii="Aptos" w:eastAsia="Aptos" w:hAnsi="Aptos" w:cs="Aptos"/>
                <w:color w:val="000000" w:themeColor="text1"/>
                <w:sz w:val="22"/>
                <w:szCs w:val="22"/>
              </w:rPr>
            </w:pPr>
            <w:r w:rsidRPr="3E385298">
              <w:rPr>
                <w:rFonts w:ascii="Aptos" w:eastAsia="Aptos" w:hAnsi="Aptos" w:cs="Aptos"/>
                <w:color w:val="000000" w:themeColor="text1"/>
                <w:sz w:val="22"/>
                <w:szCs w:val="22"/>
              </w:rPr>
              <w:t>NVFP4</w:t>
            </w:r>
            <w:r w:rsidRPr="615D4277">
              <w:rPr>
                <w:rFonts w:ascii="Aptos" w:eastAsia="Aptos" w:hAnsi="Aptos" w:cs="Aptos"/>
                <w:color w:val="000000" w:themeColor="text1"/>
                <w:sz w:val="22"/>
                <w:szCs w:val="22"/>
              </w:rPr>
              <w:t xml:space="preserve"> (Intel)</w:t>
            </w:r>
          </w:p>
        </w:tc>
        <w:tc>
          <w:tcPr>
            <w:tcW w:w="1770" w:type="dxa"/>
            <w:tcMar>
              <w:left w:w="105" w:type="dxa"/>
              <w:right w:w="105" w:type="dxa"/>
            </w:tcMar>
          </w:tcPr>
          <w:p w14:paraId="3D9DA398" w14:textId="77777777" w:rsidR="009117A3" w:rsidRPr="000F7159" w:rsidRDefault="009117A3" w:rsidP="00C80766">
            <w:pPr>
              <w:rPr>
                <w:rFonts w:ascii="Aptos" w:eastAsia="Aptos" w:hAnsi="Aptos" w:cs="Aptos"/>
                <w:color w:val="000000" w:themeColor="text1"/>
              </w:rPr>
            </w:pPr>
            <w:r w:rsidRPr="000F7159">
              <w:rPr>
                <w:rFonts w:ascii="Aptos" w:eastAsia="Aptos" w:hAnsi="Aptos" w:cs="Aptos"/>
                <w:color w:val="000000" w:themeColor="text1"/>
              </w:rPr>
              <w:t>0.9416</w:t>
            </w:r>
          </w:p>
          <w:p w14:paraId="3773E37E" w14:textId="58CE3E90" w:rsidR="009117A3" w:rsidRPr="000F7159" w:rsidRDefault="009117A3" w:rsidP="00C80766">
            <w:pPr>
              <w:rPr>
                <w:rFonts w:ascii="Aptos" w:eastAsia="Aptos" w:hAnsi="Aptos" w:cs="Aptos"/>
                <w:color w:val="000000" w:themeColor="text1"/>
              </w:rPr>
            </w:pPr>
          </w:p>
        </w:tc>
        <w:tc>
          <w:tcPr>
            <w:tcW w:w="1470" w:type="dxa"/>
            <w:tcMar>
              <w:left w:w="105" w:type="dxa"/>
              <w:right w:w="105" w:type="dxa"/>
            </w:tcMar>
          </w:tcPr>
          <w:p w14:paraId="73EB22BA" w14:textId="6399D9A1" w:rsidR="009117A3" w:rsidRPr="000F7159" w:rsidRDefault="009117A3" w:rsidP="00C80766">
            <w:pPr>
              <w:rPr>
                <w:rFonts w:ascii="Aptos" w:eastAsia="Aptos" w:hAnsi="Aptos" w:cs="Aptos"/>
                <w:color w:val="000000" w:themeColor="text1"/>
              </w:rPr>
            </w:pPr>
            <w:r w:rsidRPr="000F7159">
              <w:rPr>
                <w:rFonts w:ascii="Aptos" w:eastAsia="Aptos" w:hAnsi="Aptos" w:cs="Aptos"/>
                <w:color w:val="000000" w:themeColor="text1"/>
              </w:rPr>
              <w:t>0.8438</w:t>
            </w:r>
          </w:p>
        </w:tc>
        <w:tc>
          <w:tcPr>
            <w:tcW w:w="1515" w:type="dxa"/>
            <w:tcMar>
              <w:left w:w="105" w:type="dxa"/>
              <w:right w:w="105" w:type="dxa"/>
            </w:tcMar>
          </w:tcPr>
          <w:p w14:paraId="1EA01E20" w14:textId="203EE668" w:rsidR="009117A3" w:rsidRPr="000F7159" w:rsidRDefault="009117A3" w:rsidP="00C80766">
            <w:pPr>
              <w:rPr>
                <w:rFonts w:ascii="Aptos" w:eastAsia="Aptos" w:hAnsi="Aptos" w:cs="Aptos"/>
                <w:color w:val="000000" w:themeColor="text1"/>
              </w:rPr>
            </w:pPr>
            <w:r w:rsidRPr="000F7159">
              <w:rPr>
                <w:rFonts w:ascii="Aptos" w:eastAsia="Aptos" w:hAnsi="Aptos" w:cs="Aptos"/>
                <w:color w:val="000000" w:themeColor="text1"/>
              </w:rPr>
              <w:t>0.8079</w:t>
            </w:r>
          </w:p>
        </w:tc>
        <w:tc>
          <w:tcPr>
            <w:tcW w:w="1620" w:type="dxa"/>
            <w:tcMar>
              <w:left w:w="105" w:type="dxa"/>
              <w:right w:w="105" w:type="dxa"/>
            </w:tcMar>
          </w:tcPr>
          <w:p w14:paraId="2819F35B" w14:textId="77777777" w:rsidR="009117A3" w:rsidRPr="000F7159" w:rsidRDefault="009117A3" w:rsidP="00C80766">
            <w:pPr>
              <w:rPr>
                <w:rFonts w:ascii="Aptos" w:eastAsia="Aptos" w:hAnsi="Aptos" w:cs="Aptos"/>
                <w:color w:val="000000" w:themeColor="text1"/>
              </w:rPr>
            </w:pPr>
            <w:r w:rsidRPr="000F7159">
              <w:rPr>
                <w:rFonts w:ascii="Aptos" w:eastAsia="Aptos" w:hAnsi="Aptos" w:cs="Aptos"/>
                <w:color w:val="000000" w:themeColor="text1"/>
              </w:rPr>
              <w:t>0.6691</w:t>
            </w:r>
          </w:p>
          <w:p w14:paraId="7FB08278" w14:textId="56049534" w:rsidR="009117A3" w:rsidRPr="000F7159" w:rsidRDefault="009117A3" w:rsidP="00C80766">
            <w:pPr>
              <w:rPr>
                <w:rFonts w:ascii="Aptos" w:eastAsia="Aptos" w:hAnsi="Aptos" w:cs="Aptos"/>
                <w:color w:val="000000" w:themeColor="text1"/>
              </w:rPr>
            </w:pPr>
          </w:p>
        </w:tc>
        <w:tc>
          <w:tcPr>
            <w:tcW w:w="1148" w:type="dxa"/>
          </w:tcPr>
          <w:p w14:paraId="15DCA8D1" w14:textId="29A335B2" w:rsidR="009117A3" w:rsidRPr="000F7159" w:rsidRDefault="009117A3" w:rsidP="00C80766">
            <w:pPr>
              <w:rPr>
                <w:rFonts w:ascii="Aptos" w:eastAsia="Aptos" w:hAnsi="Aptos" w:cs="Aptos"/>
                <w:color w:val="000000" w:themeColor="text1"/>
              </w:rPr>
            </w:pPr>
            <w:r w:rsidRPr="006D0C45">
              <w:t>0.8156</w:t>
            </w:r>
          </w:p>
        </w:tc>
      </w:tr>
    </w:tbl>
    <w:p w14:paraId="6C14F1E8" w14:textId="48C7C015" w:rsidR="002578BB" w:rsidRDefault="002578BB" w:rsidP="0B0F9585">
      <w:pPr>
        <w:rPr>
          <w:rFonts w:eastAsia="DengXian"/>
        </w:rPr>
      </w:pPr>
    </w:p>
    <w:tbl>
      <w:tblPr>
        <w:tblStyle w:val="TableGridLight"/>
        <w:tblW w:w="8641" w:type="dxa"/>
        <w:tblLook w:val="06A0" w:firstRow="1" w:lastRow="0" w:firstColumn="1" w:lastColumn="0" w:noHBand="1" w:noVBand="1"/>
      </w:tblPr>
      <w:tblGrid>
        <w:gridCol w:w="2408"/>
        <w:gridCol w:w="1913"/>
        <w:gridCol w:w="2160"/>
        <w:gridCol w:w="2160"/>
      </w:tblGrid>
      <w:tr w:rsidR="0048453C" w14:paraId="641D0064" w14:textId="1B471F90" w:rsidTr="401DB1D3">
        <w:trPr>
          <w:trHeight w:val="300"/>
        </w:trPr>
        <w:tc>
          <w:tcPr>
            <w:tcW w:w="2408" w:type="dxa"/>
          </w:tcPr>
          <w:p w14:paraId="55248535" w14:textId="4BB8172A" w:rsidR="3E38E132" w:rsidRDefault="3D4675A1" w:rsidP="7DE7A849">
            <w:pPr>
              <w:rPr>
                <w:rFonts w:ascii="Aptos" w:eastAsia="Aptos" w:hAnsi="Aptos" w:cs="Aptos"/>
                <w:color w:val="000000" w:themeColor="text1"/>
                <w:sz w:val="22"/>
                <w:szCs w:val="22"/>
              </w:rPr>
            </w:pPr>
            <w:r w:rsidRPr="7DE7A849">
              <w:rPr>
                <w:rFonts w:ascii="Aptos" w:eastAsia="Aptos" w:hAnsi="Aptos" w:cs="Aptos"/>
                <w:b/>
                <w:bCs/>
                <w:color w:val="000000" w:themeColor="text1"/>
                <w:sz w:val="22"/>
                <w:szCs w:val="22"/>
              </w:rPr>
              <w:t>Qwen-235B</w:t>
            </w:r>
          </w:p>
          <w:p w14:paraId="15A2E03A" w14:textId="286128AD" w:rsidR="3E38E132" w:rsidRDefault="3E38E132" w:rsidP="7DE7A849">
            <w:pPr>
              <w:rPr>
                <w:rFonts w:ascii="Aptos" w:eastAsia="Aptos" w:hAnsi="Aptos" w:cs="Aptos"/>
                <w:b/>
                <w:bCs/>
                <w:color w:val="000000" w:themeColor="text1"/>
                <w:sz w:val="22"/>
                <w:szCs w:val="22"/>
              </w:rPr>
            </w:pPr>
          </w:p>
        </w:tc>
        <w:tc>
          <w:tcPr>
            <w:tcW w:w="1913" w:type="dxa"/>
          </w:tcPr>
          <w:p w14:paraId="1215B053" w14:textId="273D19E2" w:rsidR="3E38E132" w:rsidRDefault="3E38E132" w:rsidP="3E38E132">
            <w:pPr>
              <w:rPr>
                <w:rFonts w:ascii="Aptos" w:eastAsia="Aptos" w:hAnsi="Aptos" w:cs="Aptos"/>
                <w:color w:val="000000" w:themeColor="text1"/>
                <w:sz w:val="22"/>
                <w:szCs w:val="22"/>
              </w:rPr>
            </w:pPr>
            <w:r w:rsidRPr="3E38E132">
              <w:rPr>
                <w:rFonts w:ascii="Aptos" w:eastAsia="Aptos" w:hAnsi="Aptos" w:cs="Aptos"/>
                <w:b/>
                <w:bCs/>
                <w:color w:val="000000" w:themeColor="text1"/>
                <w:sz w:val="22"/>
                <w:szCs w:val="22"/>
              </w:rPr>
              <w:t xml:space="preserve">Gsm8k </w:t>
            </w:r>
          </w:p>
          <w:p w14:paraId="7753F23A" w14:textId="5921C331" w:rsidR="3E38E132" w:rsidRDefault="3E38E132" w:rsidP="401DB1D3">
            <w:pPr>
              <w:rPr>
                <w:rFonts w:ascii="Aptos" w:eastAsia="Aptos" w:hAnsi="Aptos" w:cs="Aptos"/>
                <w:color w:val="000000" w:themeColor="text1"/>
                <w:sz w:val="22"/>
                <w:szCs w:val="22"/>
              </w:rPr>
            </w:pPr>
            <w:r w:rsidRPr="3E38E132">
              <w:rPr>
                <w:rFonts w:ascii="Aptos" w:eastAsia="Aptos" w:hAnsi="Aptos" w:cs="Aptos"/>
                <w:b/>
                <w:bCs/>
                <w:color w:val="000000" w:themeColor="text1"/>
                <w:sz w:val="22"/>
                <w:szCs w:val="22"/>
              </w:rPr>
              <w:t>(strict)</w:t>
            </w:r>
          </w:p>
          <w:p w14:paraId="267B814D" w14:textId="56408E25" w:rsidR="3E38E132" w:rsidRDefault="1CDB4356" w:rsidP="3E38E132">
            <w:pPr>
              <w:rPr>
                <w:rFonts w:ascii="Aptos" w:eastAsia="Aptos" w:hAnsi="Aptos" w:cs="Aptos"/>
                <w:b/>
                <w:color w:val="000000" w:themeColor="text1"/>
                <w:sz w:val="22"/>
                <w:szCs w:val="22"/>
              </w:rPr>
            </w:pPr>
            <w:r w:rsidRPr="401DB1D3">
              <w:rPr>
                <w:rFonts w:ascii="Aptos" w:eastAsia="Aptos" w:hAnsi="Aptos" w:cs="Aptos"/>
                <w:b/>
                <w:bCs/>
                <w:color w:val="000000" w:themeColor="text1"/>
                <w:sz w:val="22"/>
                <w:szCs w:val="22"/>
              </w:rPr>
              <w:t>(re</w:t>
            </w:r>
          </w:p>
        </w:tc>
        <w:tc>
          <w:tcPr>
            <w:tcW w:w="2160" w:type="dxa"/>
          </w:tcPr>
          <w:p w14:paraId="35F3E5C7" w14:textId="3EFFDF5C" w:rsidR="3E38E132" w:rsidRDefault="597CC0DF" w:rsidP="488D4DE1">
            <w:pPr>
              <w:rPr>
                <w:rFonts w:eastAsia="DengXian"/>
              </w:rPr>
            </w:pPr>
            <w:r w:rsidRPr="488D4DE1">
              <w:rPr>
                <w:rFonts w:eastAsia="DengXian"/>
              </w:rPr>
              <w:t>RULER (niah_multiquery</w:t>
            </w:r>
          </w:p>
          <w:p w14:paraId="0B7A7F72" w14:textId="6964970A" w:rsidR="3E38E132" w:rsidRDefault="597CC0DF" w:rsidP="3E38E132">
            <w:pPr>
              <w:rPr>
                <w:rFonts w:eastAsia="DengXian"/>
              </w:rPr>
            </w:pPr>
            <w:r w:rsidRPr="488D4DE1">
              <w:rPr>
                <w:rFonts w:eastAsia="DengXian"/>
              </w:rPr>
              <w:t>) / 64k</w:t>
            </w:r>
          </w:p>
        </w:tc>
        <w:tc>
          <w:tcPr>
            <w:tcW w:w="2160" w:type="dxa"/>
          </w:tcPr>
          <w:p w14:paraId="731E490C" w14:textId="2E989A52" w:rsidR="597CC0DF" w:rsidRDefault="597CC0DF" w:rsidP="488D4DE1">
            <w:pPr>
              <w:rPr>
                <w:rFonts w:eastAsia="DengXian"/>
              </w:rPr>
            </w:pPr>
            <w:r w:rsidRPr="488D4DE1">
              <w:rPr>
                <w:rFonts w:eastAsia="DengXian"/>
              </w:rPr>
              <w:t>RULER (niah_multiquery</w:t>
            </w:r>
          </w:p>
          <w:p w14:paraId="05039BEF" w14:textId="7285A58C" w:rsidR="597CC0DF" w:rsidRDefault="597CC0DF" w:rsidP="488D4DE1">
            <w:pPr>
              <w:rPr>
                <w:rFonts w:eastAsia="DengXian"/>
              </w:rPr>
            </w:pPr>
            <w:r w:rsidRPr="488D4DE1">
              <w:rPr>
                <w:rFonts w:eastAsia="DengXian"/>
              </w:rPr>
              <w:t>) /128k</w:t>
            </w:r>
          </w:p>
          <w:p w14:paraId="53945996" w14:textId="0CD36DB3" w:rsidR="597CC0DF" w:rsidRPr="488D4DE1" w:rsidRDefault="597CC0DF" w:rsidP="488D4DE1">
            <w:pPr>
              <w:rPr>
                <w:rFonts w:eastAsia="DengXian"/>
              </w:rPr>
            </w:pPr>
          </w:p>
        </w:tc>
      </w:tr>
      <w:tr w:rsidR="0048453C" w14:paraId="2946E9C6" w14:textId="69B9433C" w:rsidTr="401DB1D3">
        <w:trPr>
          <w:trHeight w:val="300"/>
        </w:trPr>
        <w:tc>
          <w:tcPr>
            <w:tcW w:w="2408" w:type="dxa"/>
          </w:tcPr>
          <w:p w14:paraId="70F9FBEB" w14:textId="0AECE6C3" w:rsidR="3E38E132" w:rsidRDefault="1C9F28B1" w:rsidP="3E38E132">
            <w:pPr>
              <w:rPr>
                <w:rFonts w:ascii="Aptos" w:eastAsia="Aptos" w:hAnsi="Aptos" w:cs="Aptos"/>
                <w:color w:val="000000" w:themeColor="text1"/>
                <w:sz w:val="22"/>
                <w:szCs w:val="22"/>
              </w:rPr>
            </w:pPr>
            <w:r w:rsidRPr="401DB1D3">
              <w:rPr>
                <w:rFonts w:ascii="Aptos" w:eastAsia="Aptos" w:hAnsi="Aptos" w:cs="Aptos"/>
                <w:color w:val="000000" w:themeColor="text1"/>
                <w:sz w:val="22"/>
                <w:szCs w:val="22"/>
              </w:rPr>
              <w:t>BF16</w:t>
            </w:r>
            <w:r w:rsidR="69196AC5" w:rsidRPr="401DB1D3">
              <w:rPr>
                <w:rFonts w:ascii="Aptos" w:eastAsia="Aptos" w:hAnsi="Aptos" w:cs="Aptos"/>
                <w:color w:val="000000" w:themeColor="text1"/>
                <w:sz w:val="22"/>
                <w:szCs w:val="22"/>
              </w:rPr>
              <w:t xml:space="preserve"> (Qwen.ai)</w:t>
            </w:r>
          </w:p>
        </w:tc>
        <w:tc>
          <w:tcPr>
            <w:tcW w:w="1913" w:type="dxa"/>
          </w:tcPr>
          <w:p w14:paraId="50545300" w14:textId="517FEAC2" w:rsidR="3E38E132" w:rsidRDefault="2884D6B2" w:rsidP="7DE7A849">
            <w:pPr>
              <w:rPr>
                <w:rFonts w:ascii="Aptos" w:eastAsia="Aptos" w:hAnsi="Aptos" w:cs="Aptos"/>
                <w:color w:val="000000" w:themeColor="text1"/>
              </w:rPr>
            </w:pPr>
            <w:commentRangeStart w:id="105"/>
            <w:r w:rsidRPr="7DE7A849">
              <w:rPr>
                <w:rFonts w:ascii="Aptos" w:eastAsia="Aptos" w:hAnsi="Aptos" w:cs="Aptos"/>
                <w:color w:val="000000" w:themeColor="text1"/>
              </w:rPr>
              <w:t>0.</w:t>
            </w:r>
            <w:r w:rsidR="69196AC5" w:rsidRPr="401DB1D3">
              <w:rPr>
                <w:rFonts w:ascii="Aptos" w:eastAsia="Aptos" w:hAnsi="Aptos" w:cs="Aptos"/>
                <w:color w:val="000000" w:themeColor="text1"/>
              </w:rPr>
              <w:t>9318</w:t>
            </w:r>
            <w:commentRangeEnd w:id="105"/>
            <w:r>
              <w:rPr>
                <w:rStyle w:val="CommentReference"/>
                <w:rFonts w:ascii="Aptos" w:eastAsia="Aptos" w:hAnsi="Aptos" w:cs="Aptos"/>
                <w:color w:val="000000" w:themeColor="text1"/>
                <w:sz w:val="24"/>
                <w:szCs w:val="24"/>
              </w:rPr>
              <w:commentReference w:id="105"/>
            </w:r>
          </w:p>
        </w:tc>
        <w:tc>
          <w:tcPr>
            <w:tcW w:w="2160" w:type="dxa"/>
          </w:tcPr>
          <w:p w14:paraId="7BB7D6B2" w14:textId="57E06E6B" w:rsidR="3E38E132" w:rsidRDefault="32ABC9B8" w:rsidP="3E38E132">
            <w:pPr>
              <w:rPr>
                <w:rFonts w:eastAsia="DengXian"/>
              </w:rPr>
            </w:pPr>
            <w:r w:rsidRPr="488D4DE1">
              <w:rPr>
                <w:rFonts w:eastAsia="DengXian"/>
              </w:rPr>
              <w:t>0.999</w:t>
            </w:r>
            <w:r w:rsidR="00199119" w:rsidRPr="488D4DE1">
              <w:rPr>
                <w:rFonts w:eastAsia="DengXian"/>
              </w:rPr>
              <w:t>0</w:t>
            </w:r>
          </w:p>
        </w:tc>
        <w:tc>
          <w:tcPr>
            <w:tcW w:w="2160" w:type="dxa"/>
          </w:tcPr>
          <w:p w14:paraId="58D420CE" w14:textId="3BE560EB" w:rsidR="44631B1F" w:rsidRPr="488D4DE1" w:rsidRDefault="44631B1F" w:rsidP="488D4DE1">
            <w:pPr>
              <w:rPr>
                <w:rFonts w:ascii="Cascadia Mono" w:eastAsia="Cascadia Mono" w:hAnsi="Cascadia Mono" w:cs="Cascadia Mono"/>
                <w:color w:val="242424"/>
                <w:sz w:val="21"/>
                <w:szCs w:val="21"/>
              </w:rPr>
            </w:pPr>
            <w:r w:rsidRPr="488D4DE1">
              <w:rPr>
                <w:rFonts w:ascii="Cascadia Mono" w:eastAsia="Cascadia Mono" w:hAnsi="Cascadia Mono" w:cs="Cascadia Mono"/>
                <w:color w:val="242424"/>
                <w:sz w:val="21"/>
                <w:szCs w:val="21"/>
              </w:rPr>
              <w:t>0.514</w:t>
            </w:r>
            <w:r w:rsidR="6555729F" w:rsidRPr="488D4DE1">
              <w:rPr>
                <w:rFonts w:ascii="Cascadia Mono" w:eastAsia="Cascadia Mono" w:hAnsi="Cascadia Mono" w:cs="Cascadia Mono"/>
                <w:color w:val="242424"/>
                <w:sz w:val="21"/>
                <w:szCs w:val="21"/>
              </w:rPr>
              <w:t>0</w:t>
            </w:r>
          </w:p>
        </w:tc>
      </w:tr>
      <w:tr w:rsidR="0048453C" w14:paraId="372FFEE0" w14:textId="2C935A87" w:rsidTr="401DB1D3">
        <w:trPr>
          <w:trHeight w:val="300"/>
        </w:trPr>
        <w:tc>
          <w:tcPr>
            <w:tcW w:w="2408" w:type="dxa"/>
          </w:tcPr>
          <w:p w14:paraId="2308311A" w14:textId="37CD8921" w:rsidR="3E38E132" w:rsidRDefault="3E38E132" w:rsidP="3E38E132">
            <w:pPr>
              <w:rPr>
                <w:rFonts w:ascii="Aptos" w:eastAsia="Aptos" w:hAnsi="Aptos" w:cs="Aptos"/>
                <w:color w:val="000000" w:themeColor="text1"/>
                <w:sz w:val="22"/>
                <w:szCs w:val="22"/>
              </w:rPr>
            </w:pPr>
            <w:r w:rsidRPr="3E38E132">
              <w:rPr>
                <w:rFonts w:ascii="Aptos" w:eastAsia="Aptos" w:hAnsi="Aptos" w:cs="Aptos"/>
                <w:color w:val="000000" w:themeColor="text1"/>
                <w:sz w:val="22"/>
                <w:szCs w:val="22"/>
              </w:rPr>
              <w:t xml:space="preserve">MXFP8(Intel) + FP8 KV </w:t>
            </w:r>
          </w:p>
        </w:tc>
        <w:tc>
          <w:tcPr>
            <w:tcW w:w="1913" w:type="dxa"/>
          </w:tcPr>
          <w:p w14:paraId="4CBF786E" w14:textId="0AE19821" w:rsidR="3E38E132" w:rsidRDefault="3E38E132" w:rsidP="7ACE7F83">
            <w:pPr>
              <w:rPr>
                <w:rFonts w:ascii="Cascadia Mono" w:eastAsia="Cascadia Mono" w:hAnsi="Cascadia Mono" w:cs="Cascadia Mono"/>
                <w:sz w:val="21"/>
                <w:szCs w:val="21"/>
              </w:rPr>
            </w:pPr>
            <w:r w:rsidRPr="7ACE7F83">
              <w:rPr>
                <w:rFonts w:ascii="Cascadia Mono" w:eastAsia="Cascadia Mono" w:hAnsi="Cascadia Mono" w:cs="Cascadia Mono"/>
                <w:color w:val="242424"/>
                <w:sz w:val="21"/>
                <w:szCs w:val="21"/>
              </w:rPr>
              <w:t>0.9</w:t>
            </w:r>
            <w:r w:rsidR="4526E213" w:rsidRPr="7ACE7F83">
              <w:rPr>
                <w:rFonts w:ascii="Cascadia Mono" w:eastAsia="Cascadia Mono" w:hAnsi="Cascadia Mono" w:cs="Cascadia Mono"/>
                <w:color w:val="242424"/>
                <w:sz w:val="21"/>
                <w:szCs w:val="21"/>
              </w:rPr>
              <w:t>272</w:t>
            </w:r>
          </w:p>
        </w:tc>
        <w:tc>
          <w:tcPr>
            <w:tcW w:w="2160" w:type="dxa"/>
          </w:tcPr>
          <w:p w14:paraId="489E0758" w14:textId="3D8DA042" w:rsidR="3E38E132" w:rsidRDefault="47EC2F1C" w:rsidP="3E38E132">
            <w:pPr>
              <w:rPr>
                <w:rFonts w:eastAsia="DengXian"/>
              </w:rPr>
            </w:pPr>
            <w:r w:rsidRPr="488D4DE1">
              <w:rPr>
                <w:rFonts w:eastAsia="DengXian"/>
              </w:rPr>
              <w:t>0.9995</w:t>
            </w:r>
          </w:p>
        </w:tc>
        <w:tc>
          <w:tcPr>
            <w:tcW w:w="2160" w:type="dxa"/>
          </w:tcPr>
          <w:p w14:paraId="3517D77E" w14:textId="1C4D7A28" w:rsidR="77CFDDA2" w:rsidRPr="488D4DE1" w:rsidRDefault="77CFDDA2" w:rsidP="488D4DE1">
            <w:pPr>
              <w:rPr>
                <w:rFonts w:eastAsia="DengXian"/>
              </w:rPr>
            </w:pPr>
            <w:r w:rsidRPr="488D4DE1">
              <w:rPr>
                <w:rFonts w:eastAsia="DengXian"/>
              </w:rPr>
              <w:t>0.504</w:t>
            </w:r>
            <w:r w:rsidR="4A21CD17" w:rsidRPr="488D4DE1">
              <w:rPr>
                <w:rFonts w:eastAsia="DengXian"/>
              </w:rPr>
              <w:t>0</w:t>
            </w:r>
          </w:p>
        </w:tc>
      </w:tr>
      <w:tr w:rsidR="0048453C" w14:paraId="204012A4" w14:textId="30E7C353" w:rsidTr="401DB1D3">
        <w:trPr>
          <w:trHeight w:val="300"/>
        </w:trPr>
        <w:tc>
          <w:tcPr>
            <w:tcW w:w="2408" w:type="dxa"/>
          </w:tcPr>
          <w:p w14:paraId="26391C48" w14:textId="1380E1F3" w:rsidR="3E38E132" w:rsidRDefault="3E38E132" w:rsidP="3E38E132">
            <w:pPr>
              <w:rPr>
                <w:rFonts w:ascii="Aptos" w:eastAsia="Aptos" w:hAnsi="Aptos" w:cs="Aptos"/>
                <w:color w:val="000000" w:themeColor="text1"/>
                <w:sz w:val="22"/>
                <w:szCs w:val="22"/>
              </w:rPr>
            </w:pPr>
            <w:r w:rsidRPr="3E38E132">
              <w:rPr>
                <w:rFonts w:ascii="Aptos" w:eastAsia="Aptos" w:hAnsi="Aptos" w:cs="Aptos"/>
                <w:color w:val="000000" w:themeColor="text1"/>
                <w:sz w:val="22"/>
                <w:szCs w:val="22"/>
              </w:rPr>
              <w:t>MXFP8(Intel) + FP8 KV + FP8 Attention</w:t>
            </w:r>
          </w:p>
        </w:tc>
        <w:tc>
          <w:tcPr>
            <w:tcW w:w="1913" w:type="dxa"/>
          </w:tcPr>
          <w:p w14:paraId="4E1E7121" w14:textId="080976F0" w:rsidR="3E38E132" w:rsidRDefault="42034662" w:rsidP="0480F848">
            <w:pPr>
              <w:rPr>
                <w:rFonts w:ascii="Cascadia Mono" w:eastAsia="Cascadia Mono" w:hAnsi="Cascadia Mono" w:cs="Cascadia Mono"/>
                <w:sz w:val="21"/>
                <w:szCs w:val="21"/>
              </w:rPr>
            </w:pPr>
            <w:r w:rsidRPr="0480F848">
              <w:rPr>
                <w:rFonts w:ascii="Cascadia Mono" w:eastAsia="Cascadia Mono" w:hAnsi="Cascadia Mono" w:cs="Cascadia Mono"/>
                <w:color w:val="242424"/>
                <w:sz w:val="21"/>
                <w:szCs w:val="21"/>
              </w:rPr>
              <w:t>0.9265</w:t>
            </w:r>
          </w:p>
        </w:tc>
        <w:tc>
          <w:tcPr>
            <w:tcW w:w="2160" w:type="dxa"/>
          </w:tcPr>
          <w:p w14:paraId="677E6C5E" w14:textId="69F6DEE4" w:rsidR="3E38E132" w:rsidRDefault="5CA3108C" w:rsidP="3E38E132">
            <w:pPr>
              <w:rPr>
                <w:rFonts w:eastAsia="DengXian"/>
              </w:rPr>
            </w:pPr>
            <w:r w:rsidRPr="488D4DE1">
              <w:rPr>
                <w:rFonts w:eastAsia="DengXian"/>
              </w:rPr>
              <w:t>0.9965</w:t>
            </w:r>
          </w:p>
        </w:tc>
        <w:tc>
          <w:tcPr>
            <w:tcW w:w="2160" w:type="dxa"/>
          </w:tcPr>
          <w:p w14:paraId="0C38E17D" w14:textId="5EB77D32" w:rsidR="24A64DD4" w:rsidRPr="488D4DE1" w:rsidRDefault="24A64DD4" w:rsidP="488D4DE1">
            <w:pPr>
              <w:rPr>
                <w:rFonts w:eastAsia="DengXian"/>
              </w:rPr>
            </w:pPr>
            <w:r w:rsidRPr="488D4DE1">
              <w:rPr>
                <w:rFonts w:eastAsia="DengXian"/>
              </w:rPr>
              <w:t>0.502</w:t>
            </w:r>
            <w:r w:rsidR="7C5B79F0" w:rsidRPr="488D4DE1">
              <w:rPr>
                <w:rFonts w:eastAsia="DengXian"/>
              </w:rPr>
              <w:t>0</w:t>
            </w:r>
          </w:p>
        </w:tc>
      </w:tr>
      <w:tr w:rsidR="0048453C" w14:paraId="44B0414B" w14:textId="6FC49002" w:rsidTr="401DB1D3">
        <w:trPr>
          <w:trHeight w:val="300"/>
        </w:trPr>
        <w:tc>
          <w:tcPr>
            <w:tcW w:w="2408" w:type="dxa"/>
          </w:tcPr>
          <w:p w14:paraId="2ECEB236" w14:textId="1C157E97" w:rsidR="3E38E132" w:rsidRDefault="3E38E132" w:rsidP="3E38E132">
            <w:pPr>
              <w:rPr>
                <w:rFonts w:ascii="Aptos" w:eastAsia="Aptos" w:hAnsi="Aptos" w:cs="Aptos"/>
                <w:color w:val="000000" w:themeColor="text1"/>
                <w:sz w:val="22"/>
                <w:szCs w:val="22"/>
              </w:rPr>
            </w:pPr>
            <w:r w:rsidRPr="3E38E132">
              <w:rPr>
                <w:rFonts w:ascii="Aptos" w:eastAsia="Aptos" w:hAnsi="Aptos" w:cs="Aptos"/>
                <w:color w:val="000000" w:themeColor="text1"/>
                <w:sz w:val="22"/>
                <w:szCs w:val="22"/>
              </w:rPr>
              <w:t xml:space="preserve">MXFP4(Intel) + FP8 KV </w:t>
            </w:r>
          </w:p>
        </w:tc>
        <w:tc>
          <w:tcPr>
            <w:tcW w:w="1913" w:type="dxa"/>
          </w:tcPr>
          <w:p w14:paraId="76C320D9" w14:textId="03BBEFF3" w:rsidR="3E38E132" w:rsidRDefault="7CEDBD4A" w:rsidP="0480F848">
            <w:pPr>
              <w:rPr>
                <w:rFonts w:ascii="Cascadia Mono" w:eastAsia="Cascadia Mono" w:hAnsi="Cascadia Mono" w:cs="Cascadia Mono"/>
                <w:sz w:val="21"/>
                <w:szCs w:val="21"/>
              </w:rPr>
            </w:pPr>
            <w:r w:rsidRPr="0480F848">
              <w:rPr>
                <w:rFonts w:ascii="Cascadia Mono" w:eastAsia="Cascadia Mono" w:hAnsi="Cascadia Mono" w:cs="Cascadia Mono"/>
                <w:color w:val="242424"/>
                <w:sz w:val="21"/>
                <w:szCs w:val="21"/>
              </w:rPr>
              <w:t>0.9318</w:t>
            </w:r>
          </w:p>
        </w:tc>
        <w:tc>
          <w:tcPr>
            <w:tcW w:w="2160" w:type="dxa"/>
          </w:tcPr>
          <w:p w14:paraId="37D05C49" w14:textId="593C4AED" w:rsidR="3E38E132" w:rsidRDefault="2BDE9181" w:rsidP="3E38E132">
            <w:pPr>
              <w:rPr>
                <w:rFonts w:eastAsia="DengXian"/>
              </w:rPr>
            </w:pPr>
            <w:r w:rsidRPr="488D4DE1">
              <w:rPr>
                <w:rFonts w:eastAsia="DengXian"/>
              </w:rPr>
              <w:t>0.992</w:t>
            </w:r>
            <w:r w:rsidR="6648E6D6" w:rsidRPr="488D4DE1">
              <w:rPr>
                <w:rFonts w:eastAsia="DengXian"/>
              </w:rPr>
              <w:t>0</w:t>
            </w:r>
          </w:p>
        </w:tc>
        <w:tc>
          <w:tcPr>
            <w:tcW w:w="2160" w:type="dxa"/>
          </w:tcPr>
          <w:p w14:paraId="58FA74C8" w14:textId="11D8DCB3" w:rsidR="285A17D7" w:rsidRPr="488D4DE1" w:rsidRDefault="285A17D7" w:rsidP="488D4DE1">
            <w:pPr>
              <w:rPr>
                <w:rFonts w:eastAsia="DengXian"/>
              </w:rPr>
            </w:pPr>
            <w:r w:rsidRPr="488D4DE1">
              <w:rPr>
                <w:rFonts w:eastAsia="DengXian"/>
              </w:rPr>
              <w:t>0.4745</w:t>
            </w:r>
          </w:p>
        </w:tc>
      </w:tr>
      <w:tr w:rsidR="0048453C" w14:paraId="3A092D40" w14:textId="63E2CE4E" w:rsidTr="401DB1D3">
        <w:trPr>
          <w:trHeight w:val="300"/>
        </w:trPr>
        <w:tc>
          <w:tcPr>
            <w:tcW w:w="2408" w:type="dxa"/>
          </w:tcPr>
          <w:p w14:paraId="7C8A30AD" w14:textId="3B39B799" w:rsidR="3E38E132" w:rsidRDefault="3E38E132" w:rsidP="3E38E132">
            <w:pPr>
              <w:rPr>
                <w:rFonts w:ascii="Aptos" w:eastAsia="Aptos" w:hAnsi="Aptos" w:cs="Aptos"/>
                <w:color w:val="000000" w:themeColor="text1"/>
                <w:sz w:val="22"/>
                <w:szCs w:val="22"/>
              </w:rPr>
            </w:pPr>
            <w:r w:rsidRPr="3E38E132">
              <w:rPr>
                <w:rFonts w:ascii="Aptos" w:eastAsia="Aptos" w:hAnsi="Aptos" w:cs="Aptos"/>
                <w:color w:val="000000" w:themeColor="text1"/>
                <w:sz w:val="22"/>
                <w:szCs w:val="22"/>
              </w:rPr>
              <w:t>MXFP4(Intel) + FP8 KV + FP8 Attention</w:t>
            </w:r>
          </w:p>
        </w:tc>
        <w:tc>
          <w:tcPr>
            <w:tcW w:w="1913" w:type="dxa"/>
          </w:tcPr>
          <w:p w14:paraId="08D40189" w14:textId="14DD6024" w:rsidR="3E38E132" w:rsidRDefault="29A51258" w:rsidP="0480F848">
            <w:pPr>
              <w:rPr>
                <w:rFonts w:ascii="Cascadia Mono" w:eastAsia="Cascadia Mono" w:hAnsi="Cascadia Mono" w:cs="Cascadia Mono"/>
                <w:sz w:val="21"/>
                <w:szCs w:val="21"/>
              </w:rPr>
            </w:pPr>
            <w:r w:rsidRPr="0480F848">
              <w:rPr>
                <w:rFonts w:ascii="Cascadia Mono" w:eastAsia="Cascadia Mono" w:hAnsi="Cascadia Mono" w:cs="Cascadia Mono"/>
                <w:color w:val="242424"/>
                <w:sz w:val="21"/>
                <w:szCs w:val="21"/>
              </w:rPr>
              <w:t>0.9416</w:t>
            </w:r>
          </w:p>
        </w:tc>
        <w:tc>
          <w:tcPr>
            <w:tcW w:w="2160" w:type="dxa"/>
          </w:tcPr>
          <w:p w14:paraId="394CE48A" w14:textId="09A3FC28" w:rsidR="3E38E132" w:rsidRDefault="79829DB2" w:rsidP="3E38E132">
            <w:pPr>
              <w:rPr>
                <w:rFonts w:eastAsia="DengXian"/>
              </w:rPr>
            </w:pPr>
            <w:r w:rsidRPr="488D4DE1">
              <w:rPr>
                <w:rFonts w:eastAsia="DengXian"/>
              </w:rPr>
              <w:t>0.9935</w:t>
            </w:r>
          </w:p>
        </w:tc>
        <w:tc>
          <w:tcPr>
            <w:tcW w:w="2160" w:type="dxa"/>
          </w:tcPr>
          <w:p w14:paraId="0E1FA4F7" w14:textId="5E959336" w:rsidR="3DA70986" w:rsidRPr="488D4DE1" w:rsidRDefault="3DA70986" w:rsidP="488D4DE1">
            <w:pPr>
              <w:rPr>
                <w:rFonts w:eastAsia="DengXian"/>
              </w:rPr>
            </w:pPr>
            <w:r w:rsidRPr="488D4DE1">
              <w:rPr>
                <w:rFonts w:eastAsia="DengXian"/>
              </w:rPr>
              <w:t>0.482</w:t>
            </w:r>
            <w:r w:rsidR="510005FA" w:rsidRPr="488D4DE1">
              <w:rPr>
                <w:rFonts w:eastAsia="DengXian"/>
              </w:rPr>
              <w:t>0</w:t>
            </w:r>
          </w:p>
        </w:tc>
      </w:tr>
    </w:tbl>
    <w:p w14:paraId="2AF678EF" w14:textId="4244C90B" w:rsidR="3E38E132" w:rsidRDefault="3E38E132" w:rsidP="3E38E132">
      <w:pPr>
        <w:rPr>
          <w:rFonts w:eastAsia="DengXian"/>
        </w:rPr>
      </w:pPr>
    </w:p>
    <w:p w14:paraId="0AF172D3" w14:textId="38B45F0E" w:rsidR="00B72F99" w:rsidRDefault="00B72F99" w:rsidP="00B72F99">
      <w:pPr>
        <w:pStyle w:val="Heading3"/>
        <w:numPr>
          <w:ilvl w:val="1"/>
          <w:numId w:val="3"/>
        </w:numPr>
        <w:rPr>
          <w:b/>
          <w:bCs/>
          <w:color w:val="auto"/>
        </w:rPr>
      </w:pPr>
      <w:bookmarkStart w:id="106" w:name="_Toc228179933"/>
      <w:r>
        <w:rPr>
          <w:b/>
          <w:bCs/>
          <w:color w:val="auto"/>
        </w:rPr>
        <w:t>GPT-OSS 120B</w:t>
      </w:r>
      <w:bookmarkEnd w:id="106"/>
    </w:p>
    <w:p w14:paraId="7296A3B3" w14:textId="77777777" w:rsidR="00AF4E44" w:rsidRDefault="00AF4E44" w:rsidP="00AF4E44">
      <w:pPr>
        <w:rPr>
          <w:rFonts w:eastAsia="DengXian"/>
          <w:b/>
        </w:rPr>
      </w:pPr>
    </w:p>
    <w:p w14:paraId="1812F2DB" w14:textId="77777777" w:rsidR="00AF4E44" w:rsidRPr="00D711CF" w:rsidRDefault="00AF4E44" w:rsidP="00AF4E44">
      <w:pPr>
        <w:pStyle w:val="Heading4"/>
        <w:numPr>
          <w:ilvl w:val="2"/>
          <w:numId w:val="3"/>
        </w:numPr>
        <w:rPr>
          <w:b/>
          <w:bCs/>
          <w:i w:val="0"/>
          <w:iCs w:val="0"/>
          <w:color w:val="auto"/>
        </w:rPr>
      </w:pPr>
      <w:bookmarkStart w:id="107" w:name="_Toc228179934"/>
      <w:r w:rsidRPr="1ED4F078">
        <w:rPr>
          <w:rFonts w:eastAsia="DengXian"/>
          <w:b/>
          <w:bCs/>
          <w:i w:val="0"/>
          <w:iCs w:val="0"/>
          <w:color w:val="auto"/>
        </w:rPr>
        <w:t>MX</w:t>
      </w:r>
      <w:r w:rsidRPr="1ED4F078">
        <w:rPr>
          <w:b/>
          <w:bCs/>
          <w:i w:val="0"/>
          <w:iCs w:val="0"/>
          <w:color w:val="auto"/>
        </w:rPr>
        <w:t>FP4 recipe</w:t>
      </w:r>
      <w:bookmarkEnd w:id="10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rsidRPr="001249B6" w14:paraId="4A703161" w14:textId="77777777" w:rsidTr="0083197E">
        <w:trPr>
          <w:trHeight w:val="300"/>
        </w:trPr>
        <w:tc>
          <w:tcPr>
            <w:tcW w:w="4106" w:type="dxa"/>
            <w:gridSpan w:val="2"/>
          </w:tcPr>
          <w:p w14:paraId="29FB7388" w14:textId="77777777" w:rsidR="00B72F99" w:rsidRPr="001249B6" w:rsidRDefault="00B72F99" w:rsidP="005F2ADA">
            <w:pPr>
              <w:rPr>
                <w:b/>
                <w:bCs/>
              </w:rPr>
            </w:pPr>
            <w:r w:rsidRPr="001249B6">
              <w:rPr>
                <w:rFonts w:hint="eastAsia"/>
                <w:b/>
                <w:bCs/>
              </w:rPr>
              <w:t xml:space="preserve">Recipe  </w:t>
            </w:r>
          </w:p>
        </w:tc>
        <w:tc>
          <w:tcPr>
            <w:tcW w:w="4253" w:type="dxa"/>
          </w:tcPr>
          <w:p w14:paraId="2E8BF62F" w14:textId="77777777" w:rsidR="00B72F99" w:rsidRPr="001249B6" w:rsidRDefault="00B72F99" w:rsidP="005F2ADA">
            <w:pPr>
              <w:rPr>
                <w:b/>
                <w:bCs/>
              </w:rPr>
            </w:pPr>
            <w:r w:rsidRPr="001249B6">
              <w:rPr>
                <w:rFonts w:hint="eastAsia"/>
                <w:b/>
                <w:bCs/>
              </w:rPr>
              <w:t>Config/Setting</w:t>
            </w:r>
          </w:p>
        </w:tc>
      </w:tr>
      <w:tr w:rsidR="00EE7190" w14:paraId="19C20ABA" w14:textId="77777777" w:rsidTr="0083197E">
        <w:trPr>
          <w:trHeight w:val="300"/>
        </w:trPr>
        <w:tc>
          <w:tcPr>
            <w:tcW w:w="4106" w:type="dxa"/>
            <w:gridSpan w:val="2"/>
          </w:tcPr>
          <w:p w14:paraId="4D233AF1" w14:textId="77777777" w:rsidR="00B72F99" w:rsidRDefault="00B72F99" w:rsidP="005F2ADA">
            <w:r>
              <w:rPr>
                <w:rFonts w:hint="eastAsia"/>
              </w:rPr>
              <w:t>Quant approach</w:t>
            </w:r>
          </w:p>
        </w:tc>
        <w:tc>
          <w:tcPr>
            <w:tcW w:w="4253" w:type="dxa"/>
          </w:tcPr>
          <w:p w14:paraId="5B990E2F" w14:textId="77777777" w:rsidR="00B72F99" w:rsidRDefault="00B72F99" w:rsidP="005F2ADA">
            <w:r>
              <w:t>P</w:t>
            </w:r>
            <w:r>
              <w:rPr>
                <w:rFonts w:hint="eastAsia"/>
              </w:rPr>
              <w:t>TQ</w:t>
            </w:r>
          </w:p>
        </w:tc>
      </w:tr>
      <w:tr w:rsidR="00EE7190" w14:paraId="61C20CF4" w14:textId="77777777" w:rsidTr="0083197E">
        <w:trPr>
          <w:trHeight w:val="300"/>
        </w:trPr>
        <w:tc>
          <w:tcPr>
            <w:tcW w:w="4106" w:type="dxa"/>
            <w:gridSpan w:val="2"/>
          </w:tcPr>
          <w:p w14:paraId="44223964" w14:textId="77777777" w:rsidR="00B72F99" w:rsidRDefault="00B72F99" w:rsidP="005F2ADA">
            <w:r>
              <w:rPr>
                <w:rFonts w:hint="eastAsia"/>
              </w:rPr>
              <w:t>Quant algo</w:t>
            </w:r>
          </w:p>
        </w:tc>
        <w:tc>
          <w:tcPr>
            <w:tcW w:w="4253" w:type="dxa"/>
          </w:tcPr>
          <w:p w14:paraId="70009787" w14:textId="4186485A" w:rsidR="00B72F99" w:rsidRDefault="00B72F99" w:rsidP="005F2ADA">
            <w:r>
              <w:t>RTN</w:t>
            </w:r>
          </w:p>
        </w:tc>
      </w:tr>
      <w:tr w:rsidR="00EE7190" w14:paraId="7F9573B9" w14:textId="77777777" w:rsidTr="0083197E">
        <w:trPr>
          <w:trHeight w:val="300"/>
        </w:trPr>
        <w:tc>
          <w:tcPr>
            <w:tcW w:w="4106" w:type="dxa"/>
            <w:gridSpan w:val="2"/>
          </w:tcPr>
          <w:p w14:paraId="6C77D0AB" w14:textId="77777777" w:rsidR="00B72F99" w:rsidRDefault="00B72F99" w:rsidP="005F2ADA">
            <w:r>
              <w:rPr>
                <w:rFonts w:hint="eastAsia"/>
              </w:rPr>
              <w:t>Quantized ops</w:t>
            </w:r>
          </w:p>
        </w:tc>
        <w:tc>
          <w:tcPr>
            <w:tcW w:w="4253" w:type="dxa"/>
          </w:tcPr>
          <w:p w14:paraId="4B8D1CC4" w14:textId="77777777" w:rsidR="00B72F99" w:rsidRDefault="00B72F99" w:rsidP="005F2ADA">
            <w:r>
              <w:rPr>
                <w:rFonts w:hint="eastAsia"/>
              </w:rPr>
              <w:t xml:space="preserve">Linear </w:t>
            </w:r>
          </w:p>
        </w:tc>
      </w:tr>
      <w:tr w:rsidR="002F7441" w14:paraId="0384F1C9" w14:textId="77777777" w:rsidTr="0083197E">
        <w:trPr>
          <w:trHeight w:val="300"/>
        </w:trPr>
        <w:tc>
          <w:tcPr>
            <w:tcW w:w="1696" w:type="dxa"/>
            <w:vMerge w:val="restart"/>
          </w:tcPr>
          <w:p w14:paraId="23858F52" w14:textId="77777777" w:rsidR="00B72F99" w:rsidRDefault="00B72F99" w:rsidP="005F2ADA">
            <w:r>
              <w:rPr>
                <w:rFonts w:hint="eastAsia"/>
              </w:rPr>
              <w:t>Linear</w:t>
            </w:r>
          </w:p>
        </w:tc>
        <w:tc>
          <w:tcPr>
            <w:tcW w:w="2410" w:type="dxa"/>
          </w:tcPr>
          <w:p w14:paraId="55D8143B" w14:textId="77777777" w:rsidR="00B72F99" w:rsidRDefault="00B72F99" w:rsidP="005F2ADA">
            <w:r>
              <w:t>D</w:t>
            </w:r>
            <w:r>
              <w:rPr>
                <w:rFonts w:hint="eastAsia"/>
              </w:rPr>
              <w:t>ata type</w:t>
            </w:r>
          </w:p>
        </w:tc>
        <w:tc>
          <w:tcPr>
            <w:tcW w:w="4253" w:type="dxa"/>
          </w:tcPr>
          <w:p w14:paraId="5D8CF44C" w14:textId="77777777" w:rsidR="00B72F99" w:rsidRPr="006818F4" w:rsidRDefault="00B72F99" w:rsidP="005F2ADA">
            <w:pPr>
              <w:rPr>
                <w:rFonts w:eastAsia="DengXian"/>
              </w:rPr>
            </w:pPr>
            <w:r>
              <w:rPr>
                <w:rFonts w:eastAsia="DengXian" w:hint="eastAsia"/>
              </w:rPr>
              <w:t>MX</w:t>
            </w:r>
            <w:r>
              <w:rPr>
                <w:rFonts w:hint="eastAsia"/>
              </w:rPr>
              <w:t>FP</w:t>
            </w:r>
            <w:r>
              <w:rPr>
                <w:rFonts w:eastAsia="DengXian" w:hint="eastAsia"/>
              </w:rPr>
              <w:t>4</w:t>
            </w:r>
          </w:p>
        </w:tc>
      </w:tr>
      <w:tr w:rsidR="002F7441" w14:paraId="4B5D0906" w14:textId="77777777" w:rsidTr="0083197E">
        <w:trPr>
          <w:trHeight w:val="300"/>
        </w:trPr>
        <w:tc>
          <w:tcPr>
            <w:tcW w:w="1696" w:type="dxa"/>
            <w:vMerge/>
          </w:tcPr>
          <w:p w14:paraId="1E3C6E42" w14:textId="77777777" w:rsidR="00B72F99" w:rsidRDefault="00B72F99" w:rsidP="005F2ADA"/>
        </w:tc>
        <w:tc>
          <w:tcPr>
            <w:tcW w:w="2410" w:type="dxa"/>
          </w:tcPr>
          <w:p w14:paraId="0F5EA356" w14:textId="77777777" w:rsidR="00B72F99" w:rsidRDefault="00B72F99" w:rsidP="005F2ADA">
            <w:r>
              <w:rPr>
                <w:rFonts w:hint="eastAsia"/>
              </w:rPr>
              <w:t>Element format</w:t>
            </w:r>
          </w:p>
        </w:tc>
        <w:tc>
          <w:tcPr>
            <w:tcW w:w="4253" w:type="dxa"/>
          </w:tcPr>
          <w:p w14:paraId="3CACC70D" w14:textId="77777777" w:rsidR="00B72F99" w:rsidRPr="006818F4" w:rsidRDefault="00B72F99" w:rsidP="005F2ADA">
            <w:pPr>
              <w:rPr>
                <w:rFonts w:eastAsia="DengXian"/>
              </w:rPr>
            </w:pPr>
            <w:r>
              <w:rPr>
                <w:rFonts w:hint="eastAsia"/>
              </w:rPr>
              <w:t>E</w:t>
            </w:r>
            <w:r>
              <w:rPr>
                <w:rFonts w:eastAsia="DengXian" w:hint="eastAsia"/>
              </w:rPr>
              <w:t>2</w:t>
            </w:r>
            <w:r>
              <w:rPr>
                <w:rFonts w:hint="eastAsia"/>
              </w:rPr>
              <w:t>M</w:t>
            </w:r>
            <w:r>
              <w:rPr>
                <w:rFonts w:eastAsia="DengXian" w:hint="eastAsia"/>
              </w:rPr>
              <w:t>1</w:t>
            </w:r>
          </w:p>
        </w:tc>
      </w:tr>
      <w:tr w:rsidR="002F7441" w14:paraId="4FEC45AD" w14:textId="77777777" w:rsidTr="0083197E">
        <w:trPr>
          <w:trHeight w:val="300"/>
        </w:trPr>
        <w:tc>
          <w:tcPr>
            <w:tcW w:w="1696" w:type="dxa"/>
            <w:vMerge/>
          </w:tcPr>
          <w:p w14:paraId="4B301A13" w14:textId="77777777" w:rsidR="00B72F99" w:rsidRDefault="00B72F99" w:rsidP="005F2ADA"/>
        </w:tc>
        <w:tc>
          <w:tcPr>
            <w:tcW w:w="2410" w:type="dxa"/>
          </w:tcPr>
          <w:p w14:paraId="0F651E27" w14:textId="77777777" w:rsidR="00B72F99" w:rsidRDefault="00B72F99" w:rsidP="005F2ADA">
            <w:r>
              <w:t>Scheme</w:t>
            </w:r>
          </w:p>
        </w:tc>
        <w:tc>
          <w:tcPr>
            <w:tcW w:w="4253" w:type="dxa"/>
          </w:tcPr>
          <w:p w14:paraId="35426A14" w14:textId="77777777" w:rsidR="00B72F99" w:rsidRPr="009B55EC" w:rsidRDefault="00B72F99" w:rsidP="005F2ADA">
            <w:pPr>
              <w:rPr>
                <w:rFonts w:eastAsia="DengXian"/>
              </w:rPr>
            </w:pPr>
            <w:r>
              <w:t xml:space="preserve">Weight – </w:t>
            </w:r>
            <w:r>
              <w:rPr>
                <w:rFonts w:eastAsia="DengXian" w:hint="eastAsia"/>
              </w:rPr>
              <w:t>MXFP4</w:t>
            </w:r>
            <w:r>
              <w:t xml:space="preserve">, Activation – </w:t>
            </w:r>
            <w:r>
              <w:rPr>
                <w:rFonts w:eastAsia="DengXian" w:hint="eastAsia"/>
              </w:rPr>
              <w:t>MXFP4</w:t>
            </w:r>
          </w:p>
        </w:tc>
      </w:tr>
      <w:tr w:rsidR="002F7441" w14:paraId="0A21F136" w14:textId="77777777" w:rsidTr="0083197E">
        <w:trPr>
          <w:trHeight w:val="300"/>
        </w:trPr>
        <w:tc>
          <w:tcPr>
            <w:tcW w:w="1696" w:type="dxa"/>
            <w:vMerge/>
          </w:tcPr>
          <w:p w14:paraId="3639D178" w14:textId="77777777" w:rsidR="00B72F99" w:rsidRDefault="00B72F99" w:rsidP="005F2ADA"/>
        </w:tc>
        <w:tc>
          <w:tcPr>
            <w:tcW w:w="2410" w:type="dxa"/>
          </w:tcPr>
          <w:p w14:paraId="6325B757" w14:textId="77777777" w:rsidR="00B72F99" w:rsidRDefault="00B72F99" w:rsidP="005F2ADA">
            <w:r>
              <w:t>Weight scheme</w:t>
            </w:r>
          </w:p>
        </w:tc>
        <w:tc>
          <w:tcPr>
            <w:tcW w:w="4253" w:type="dxa"/>
          </w:tcPr>
          <w:p w14:paraId="38F78123" w14:textId="77777777" w:rsidR="00B72F99" w:rsidRDefault="00B72F99" w:rsidP="005F2ADA">
            <w:r>
              <w:t>Static, block-wise</w:t>
            </w:r>
          </w:p>
        </w:tc>
      </w:tr>
      <w:tr w:rsidR="002F7441" w14:paraId="58291E39" w14:textId="77777777" w:rsidTr="0083197E">
        <w:trPr>
          <w:trHeight w:val="300"/>
        </w:trPr>
        <w:tc>
          <w:tcPr>
            <w:tcW w:w="1696" w:type="dxa"/>
            <w:vMerge/>
          </w:tcPr>
          <w:p w14:paraId="532F61C2" w14:textId="77777777" w:rsidR="00B72F99" w:rsidRDefault="00B72F99" w:rsidP="005F2ADA"/>
        </w:tc>
        <w:tc>
          <w:tcPr>
            <w:tcW w:w="2410" w:type="dxa"/>
          </w:tcPr>
          <w:p w14:paraId="5BC631B5" w14:textId="77777777" w:rsidR="00B72F99" w:rsidRDefault="00B72F99" w:rsidP="005F2ADA">
            <w:r>
              <w:t>Activation scheme</w:t>
            </w:r>
          </w:p>
        </w:tc>
        <w:tc>
          <w:tcPr>
            <w:tcW w:w="4253" w:type="dxa"/>
          </w:tcPr>
          <w:p w14:paraId="5D6DCB9D" w14:textId="77777777" w:rsidR="00B72F99" w:rsidRDefault="00B72F99" w:rsidP="005F2ADA">
            <w:r>
              <w:t>Dynamic, block-wise</w:t>
            </w:r>
          </w:p>
        </w:tc>
      </w:tr>
      <w:tr w:rsidR="002F7441" w14:paraId="7FE7F274" w14:textId="77777777" w:rsidTr="0083197E">
        <w:trPr>
          <w:trHeight w:val="300"/>
        </w:trPr>
        <w:tc>
          <w:tcPr>
            <w:tcW w:w="1696" w:type="dxa"/>
            <w:vMerge/>
          </w:tcPr>
          <w:p w14:paraId="3C7968E4" w14:textId="77777777" w:rsidR="00B72F99" w:rsidRDefault="00B72F99" w:rsidP="005F2ADA"/>
        </w:tc>
        <w:tc>
          <w:tcPr>
            <w:tcW w:w="2410" w:type="dxa"/>
          </w:tcPr>
          <w:p w14:paraId="18B9DA28" w14:textId="77777777" w:rsidR="00B72F99" w:rsidRDefault="00B72F99" w:rsidP="005F2ADA">
            <w:r>
              <w:t>Block size</w:t>
            </w:r>
          </w:p>
        </w:tc>
        <w:tc>
          <w:tcPr>
            <w:tcW w:w="4253" w:type="dxa"/>
          </w:tcPr>
          <w:p w14:paraId="2CF2F684" w14:textId="77777777" w:rsidR="00B72F99" w:rsidRDefault="00B72F99" w:rsidP="005F2ADA">
            <w:r>
              <w:t>32</w:t>
            </w:r>
          </w:p>
        </w:tc>
      </w:tr>
      <w:tr w:rsidR="002F7441" w14:paraId="2FB11F22" w14:textId="77777777" w:rsidTr="0083197E">
        <w:trPr>
          <w:trHeight w:val="300"/>
        </w:trPr>
        <w:tc>
          <w:tcPr>
            <w:tcW w:w="1696" w:type="dxa"/>
            <w:vMerge/>
          </w:tcPr>
          <w:p w14:paraId="004D3771" w14:textId="77777777" w:rsidR="00B72F99" w:rsidRDefault="00B72F99" w:rsidP="005F2ADA"/>
        </w:tc>
        <w:tc>
          <w:tcPr>
            <w:tcW w:w="2410" w:type="dxa"/>
          </w:tcPr>
          <w:p w14:paraId="2D54A1B9" w14:textId="77777777" w:rsidR="00B72F99" w:rsidRDefault="00B72F99" w:rsidP="005F2ADA">
            <w:r>
              <w:t>Scale type</w:t>
            </w:r>
          </w:p>
        </w:tc>
        <w:tc>
          <w:tcPr>
            <w:tcW w:w="4253" w:type="dxa"/>
          </w:tcPr>
          <w:p w14:paraId="22CD0E7A" w14:textId="77777777" w:rsidR="00B72F99" w:rsidRDefault="00B72F99" w:rsidP="005F2ADA">
            <w:r>
              <w:t>FP8 E8M0</w:t>
            </w:r>
          </w:p>
        </w:tc>
      </w:tr>
      <w:tr w:rsidR="002F7441" w14:paraId="2962AA14" w14:textId="77777777" w:rsidTr="0083197E">
        <w:trPr>
          <w:trHeight w:val="300"/>
        </w:trPr>
        <w:tc>
          <w:tcPr>
            <w:tcW w:w="1696" w:type="dxa"/>
            <w:vMerge/>
          </w:tcPr>
          <w:p w14:paraId="390439C3" w14:textId="77777777" w:rsidR="00B72F99" w:rsidRDefault="00B72F99" w:rsidP="005F2ADA"/>
        </w:tc>
        <w:tc>
          <w:tcPr>
            <w:tcW w:w="2410" w:type="dxa"/>
          </w:tcPr>
          <w:p w14:paraId="7228C295" w14:textId="77777777" w:rsidR="00B72F99" w:rsidRDefault="00B72F99" w:rsidP="005F2ADA">
            <w:r>
              <w:t>Scale method</w:t>
            </w:r>
          </w:p>
        </w:tc>
        <w:tc>
          <w:tcPr>
            <w:tcW w:w="4253" w:type="dxa"/>
          </w:tcPr>
          <w:p w14:paraId="20BDB8AE" w14:textId="77777777" w:rsidR="00B72F99" w:rsidRPr="009B55EC" w:rsidRDefault="00B72F99" w:rsidP="005F2ADA">
            <w:pPr>
              <w:rPr>
                <w:rFonts w:eastAsia="DengXian"/>
              </w:rPr>
            </w:pPr>
            <w:r>
              <w:t>1D block-wise scaling for MXFP</w:t>
            </w:r>
            <w:r>
              <w:rPr>
                <w:rFonts w:eastAsia="DengXian" w:hint="eastAsia"/>
              </w:rPr>
              <w:t>4</w:t>
            </w:r>
          </w:p>
        </w:tc>
      </w:tr>
      <w:tr w:rsidR="002F7441" w14:paraId="35308C79" w14:textId="77777777" w:rsidTr="0083197E">
        <w:trPr>
          <w:trHeight w:val="300"/>
        </w:trPr>
        <w:tc>
          <w:tcPr>
            <w:tcW w:w="1696" w:type="dxa"/>
            <w:vMerge/>
          </w:tcPr>
          <w:p w14:paraId="492383F4" w14:textId="77777777" w:rsidR="00B72F99" w:rsidRDefault="00B72F99" w:rsidP="005F2ADA"/>
        </w:tc>
        <w:tc>
          <w:tcPr>
            <w:tcW w:w="2410" w:type="dxa"/>
          </w:tcPr>
          <w:p w14:paraId="7289F470" w14:textId="77777777" w:rsidR="00B72F99" w:rsidRDefault="00B72F99" w:rsidP="005F2ADA">
            <w:r>
              <w:t>Exclude layers</w:t>
            </w:r>
          </w:p>
        </w:tc>
        <w:tc>
          <w:tcPr>
            <w:tcW w:w="4253" w:type="dxa"/>
          </w:tcPr>
          <w:p w14:paraId="317373DC" w14:textId="21E18086" w:rsidR="00B72F99" w:rsidRDefault="00B72F99" w:rsidP="005F2ADA">
            <w:r>
              <w:t>lm_head; all Linears within attention part</w:t>
            </w:r>
          </w:p>
        </w:tc>
      </w:tr>
    </w:tbl>
    <w:p w14:paraId="5BC38536" w14:textId="3C24B2C6" w:rsidR="00AF4E44" w:rsidRDefault="00AF4E44" w:rsidP="00B72F99">
      <w:pPr>
        <w:pStyle w:val="Heading4"/>
      </w:pPr>
    </w:p>
    <w:p w14:paraId="3022BDEF" w14:textId="49DADF2E" w:rsidR="00AF4E44" w:rsidRPr="00D711CF" w:rsidRDefault="00AF4E44" w:rsidP="00AF4E44">
      <w:pPr>
        <w:pStyle w:val="Heading4"/>
        <w:numPr>
          <w:ilvl w:val="2"/>
          <w:numId w:val="3"/>
        </w:numPr>
        <w:rPr>
          <w:b/>
          <w:bCs/>
          <w:i w:val="0"/>
          <w:iCs w:val="0"/>
          <w:color w:val="auto"/>
        </w:rPr>
      </w:pPr>
      <w:bookmarkStart w:id="108" w:name="_Toc228179935"/>
      <w:r w:rsidRPr="1ED4F078">
        <w:rPr>
          <w:b/>
          <w:bCs/>
          <w:i w:val="0"/>
          <w:iCs w:val="0"/>
          <w:color w:val="auto"/>
        </w:rPr>
        <w:t>Accuracy Result</w:t>
      </w:r>
      <w:bookmarkEnd w:id="108"/>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83"/>
        <w:gridCol w:w="1445"/>
        <w:gridCol w:w="1604"/>
        <w:gridCol w:w="1350"/>
        <w:gridCol w:w="1350"/>
        <w:gridCol w:w="1792"/>
      </w:tblGrid>
      <w:tr w:rsidR="0053497D" w14:paraId="3BB9FB7F" w14:textId="77777777" w:rsidTr="00E144BD">
        <w:trPr>
          <w:trHeight w:val="300"/>
        </w:trPr>
        <w:tc>
          <w:tcPr>
            <w:tcW w:w="1083" w:type="dxa"/>
            <w:tcMar>
              <w:left w:w="105" w:type="dxa"/>
              <w:right w:w="105" w:type="dxa"/>
            </w:tcMar>
            <w:vAlign w:val="center"/>
          </w:tcPr>
          <w:p w14:paraId="3FDD4115" w14:textId="51B01ED7" w:rsidR="001D08B5" w:rsidRDefault="001D08B5" w:rsidP="00CB7053">
            <w:pPr>
              <w:jc w:val="center"/>
              <w:rPr>
                <w:rFonts w:ascii="Aptos" w:eastAsia="Aptos" w:hAnsi="Aptos" w:cs="Aptos"/>
                <w:color w:val="000000" w:themeColor="text1"/>
                <w:sz w:val="22"/>
                <w:szCs w:val="22"/>
              </w:rPr>
            </w:pPr>
            <w:r>
              <w:rPr>
                <w:rFonts w:ascii="Aptos" w:eastAsia="Aptos" w:hAnsi="Aptos" w:cs="Aptos"/>
                <w:color w:val="000000" w:themeColor="text1"/>
                <w:sz w:val="22"/>
                <w:szCs w:val="22"/>
              </w:rPr>
              <w:t>GPT-OSS 120B</w:t>
            </w:r>
          </w:p>
        </w:tc>
        <w:tc>
          <w:tcPr>
            <w:tcW w:w="1445" w:type="dxa"/>
            <w:tcMar>
              <w:left w:w="105" w:type="dxa"/>
              <w:right w:w="105" w:type="dxa"/>
            </w:tcMar>
            <w:vAlign w:val="center"/>
          </w:tcPr>
          <w:p w14:paraId="4AFF2A77" w14:textId="57EA7967" w:rsidR="001D08B5" w:rsidRPr="001D08B5" w:rsidRDefault="001D08B5" w:rsidP="00CB7053">
            <w:pPr>
              <w:spacing w:after="0" w:line="240" w:lineRule="auto"/>
              <w:jc w:val="center"/>
            </w:pPr>
            <w:r w:rsidRPr="001D08B5">
              <w:t>gsm8k</w:t>
            </w:r>
          </w:p>
        </w:tc>
        <w:tc>
          <w:tcPr>
            <w:tcW w:w="1604" w:type="dxa"/>
            <w:tcMar>
              <w:left w:w="105" w:type="dxa"/>
              <w:right w:w="105" w:type="dxa"/>
            </w:tcMar>
            <w:vAlign w:val="center"/>
          </w:tcPr>
          <w:p w14:paraId="3A0CFBA3" w14:textId="13F9D51D" w:rsidR="001D08B5" w:rsidRPr="001D08B5" w:rsidRDefault="001D08B5" w:rsidP="00CB7053">
            <w:pPr>
              <w:spacing w:after="0" w:line="240" w:lineRule="auto"/>
              <w:jc w:val="center"/>
            </w:pPr>
            <w:r w:rsidRPr="001D08B5">
              <w:t>aime25</w:t>
            </w:r>
          </w:p>
        </w:tc>
        <w:tc>
          <w:tcPr>
            <w:tcW w:w="1350" w:type="dxa"/>
            <w:tcMar>
              <w:left w:w="105" w:type="dxa"/>
              <w:right w:w="105" w:type="dxa"/>
            </w:tcMar>
            <w:vAlign w:val="center"/>
          </w:tcPr>
          <w:p w14:paraId="1F1E5EFA" w14:textId="72716C1C" w:rsidR="001D08B5" w:rsidRPr="001D08B5" w:rsidRDefault="001D08B5" w:rsidP="00CB7053">
            <w:pPr>
              <w:spacing w:after="0" w:line="240" w:lineRule="auto"/>
              <w:jc w:val="center"/>
            </w:pPr>
            <w:r w:rsidRPr="001D08B5">
              <w:t>gpqa</w:t>
            </w:r>
          </w:p>
        </w:tc>
        <w:tc>
          <w:tcPr>
            <w:tcW w:w="1350" w:type="dxa"/>
            <w:tcMar>
              <w:left w:w="105" w:type="dxa"/>
              <w:right w:w="105" w:type="dxa"/>
            </w:tcMar>
            <w:vAlign w:val="center"/>
          </w:tcPr>
          <w:p w14:paraId="6B2E7096" w14:textId="044D5F51" w:rsidR="001D08B5" w:rsidRPr="001D08B5" w:rsidRDefault="001D08B5" w:rsidP="00CB7053">
            <w:pPr>
              <w:spacing w:after="0" w:line="240" w:lineRule="auto"/>
              <w:jc w:val="center"/>
            </w:pPr>
            <w:r w:rsidRPr="001D08B5">
              <w:t>mmlu</w:t>
            </w:r>
          </w:p>
        </w:tc>
        <w:tc>
          <w:tcPr>
            <w:tcW w:w="1792" w:type="dxa"/>
            <w:vAlign w:val="center"/>
          </w:tcPr>
          <w:p w14:paraId="6FA22D8A" w14:textId="0579B1F9" w:rsidR="001D08B5" w:rsidRPr="001D08B5" w:rsidRDefault="001D08B5" w:rsidP="00CB7053">
            <w:pPr>
              <w:spacing w:after="0" w:line="240" w:lineRule="auto"/>
              <w:jc w:val="center"/>
            </w:pPr>
            <w:r w:rsidRPr="001D08B5">
              <w:t>Avg</w:t>
            </w:r>
          </w:p>
        </w:tc>
      </w:tr>
      <w:tr w:rsidR="0053497D" w14:paraId="40DE57C4" w14:textId="77777777" w:rsidTr="00E144BD">
        <w:trPr>
          <w:trHeight w:val="300"/>
        </w:trPr>
        <w:tc>
          <w:tcPr>
            <w:tcW w:w="1083" w:type="dxa"/>
            <w:tcMar>
              <w:left w:w="105" w:type="dxa"/>
              <w:right w:w="105" w:type="dxa"/>
            </w:tcMar>
            <w:vAlign w:val="center"/>
          </w:tcPr>
          <w:p w14:paraId="68F2146C" w14:textId="1304DFCC" w:rsidR="001D08B5" w:rsidRDefault="0EB1F1F4" w:rsidP="00CB7053">
            <w:pPr>
              <w:jc w:val="center"/>
              <w:rPr>
                <w:rFonts w:ascii="Aptos" w:eastAsia="Aptos" w:hAnsi="Aptos" w:cs="Aptos"/>
                <w:color w:val="000000" w:themeColor="text1"/>
                <w:sz w:val="22"/>
                <w:szCs w:val="22"/>
              </w:rPr>
            </w:pPr>
            <w:r w:rsidRPr="6AF140F7">
              <w:rPr>
                <w:rFonts w:ascii="Aptos" w:eastAsia="Aptos" w:hAnsi="Aptos" w:cs="Aptos"/>
                <w:color w:val="000000" w:themeColor="text1"/>
                <w:sz w:val="22"/>
                <w:szCs w:val="22"/>
              </w:rPr>
              <w:t>MX</w:t>
            </w:r>
            <w:r w:rsidR="6C07E4F2" w:rsidRPr="6AF140F7">
              <w:rPr>
                <w:rFonts w:ascii="Aptos" w:eastAsia="Aptos" w:hAnsi="Aptos" w:cs="Aptos"/>
                <w:color w:val="000000" w:themeColor="text1"/>
                <w:sz w:val="22"/>
                <w:szCs w:val="22"/>
              </w:rPr>
              <w:t>FP</w:t>
            </w:r>
            <w:r w:rsidRPr="6AF140F7">
              <w:rPr>
                <w:rFonts w:ascii="Aptos" w:eastAsia="Aptos" w:hAnsi="Aptos" w:cs="Aptos"/>
                <w:color w:val="000000" w:themeColor="text1"/>
                <w:sz w:val="22"/>
                <w:szCs w:val="22"/>
              </w:rPr>
              <w:t>4 (</w:t>
            </w:r>
            <w:r w:rsidRPr="6AF140F7">
              <w:rPr>
                <w:rFonts w:ascii="Aptos" w:eastAsia="Aptos" w:hAnsi="Aptos" w:cs="Aptos"/>
                <w:b/>
                <w:bCs/>
                <w:color w:val="000000" w:themeColor="text1"/>
                <w:sz w:val="22"/>
                <w:szCs w:val="22"/>
              </w:rPr>
              <w:t>W4A8</w:t>
            </w:r>
            <w:r w:rsidRPr="6AF140F7">
              <w:rPr>
                <w:rFonts w:ascii="Aptos" w:eastAsia="Aptos" w:hAnsi="Aptos" w:cs="Aptos"/>
                <w:color w:val="000000" w:themeColor="text1"/>
                <w:sz w:val="22"/>
                <w:szCs w:val="22"/>
              </w:rPr>
              <w:t xml:space="preserve">, </w:t>
            </w:r>
            <w:r w:rsidR="1EC4D93B" w:rsidRPr="6AF140F7">
              <w:rPr>
                <w:rFonts w:ascii="Aptos" w:eastAsia="Aptos" w:hAnsi="Aptos" w:cs="Aptos"/>
                <w:color w:val="000000" w:themeColor="text1"/>
                <w:sz w:val="22"/>
                <w:szCs w:val="22"/>
              </w:rPr>
              <w:t>off</w:t>
            </w:r>
            <w:r w:rsidR="6688E996" w:rsidRPr="6AF140F7">
              <w:rPr>
                <w:rFonts w:ascii="Aptos" w:eastAsia="Aptos" w:hAnsi="Aptos" w:cs="Aptos"/>
                <w:color w:val="000000" w:themeColor="text1"/>
                <w:sz w:val="22"/>
                <w:szCs w:val="22"/>
              </w:rPr>
              <w:t>i</w:t>
            </w:r>
            <w:r w:rsidR="1EC4D93B" w:rsidRPr="6AF140F7">
              <w:rPr>
                <w:rFonts w:ascii="Aptos" w:eastAsia="Aptos" w:hAnsi="Aptos" w:cs="Aptos"/>
                <w:color w:val="000000" w:themeColor="text1"/>
                <w:sz w:val="22"/>
                <w:szCs w:val="22"/>
              </w:rPr>
              <w:t>cial</w:t>
            </w:r>
            <w:r w:rsidRPr="6AF140F7">
              <w:rPr>
                <w:rFonts w:ascii="Aptos" w:eastAsia="Aptos" w:hAnsi="Aptos" w:cs="Aptos"/>
                <w:color w:val="000000" w:themeColor="text1"/>
                <w:sz w:val="22"/>
                <w:szCs w:val="22"/>
              </w:rPr>
              <w:t>)</w:t>
            </w:r>
          </w:p>
        </w:tc>
        <w:tc>
          <w:tcPr>
            <w:tcW w:w="1445" w:type="dxa"/>
            <w:tcMar>
              <w:left w:w="105" w:type="dxa"/>
              <w:right w:w="105" w:type="dxa"/>
            </w:tcMar>
            <w:vAlign w:val="center"/>
          </w:tcPr>
          <w:p w14:paraId="2A06528B" w14:textId="28AD3E81" w:rsidR="001D08B5" w:rsidRPr="001D08B5" w:rsidRDefault="001D08B5" w:rsidP="00CB7053">
            <w:pPr>
              <w:spacing w:after="0" w:line="240" w:lineRule="auto"/>
              <w:jc w:val="center"/>
            </w:pPr>
            <w:r w:rsidRPr="001D08B5">
              <w:t>0.9401</w:t>
            </w:r>
          </w:p>
        </w:tc>
        <w:tc>
          <w:tcPr>
            <w:tcW w:w="1604" w:type="dxa"/>
            <w:tcMar>
              <w:left w:w="105" w:type="dxa"/>
              <w:right w:w="105" w:type="dxa"/>
            </w:tcMar>
            <w:vAlign w:val="center"/>
          </w:tcPr>
          <w:p w14:paraId="4F997A22" w14:textId="19439250" w:rsidR="001D08B5" w:rsidRPr="001D08B5" w:rsidRDefault="001D08B5" w:rsidP="00CB7053">
            <w:pPr>
              <w:spacing w:after="0" w:line="240" w:lineRule="auto"/>
              <w:jc w:val="center"/>
            </w:pPr>
            <w:r w:rsidRPr="001D08B5">
              <w:t>0.5375</w:t>
            </w:r>
          </w:p>
        </w:tc>
        <w:tc>
          <w:tcPr>
            <w:tcW w:w="1350" w:type="dxa"/>
            <w:tcMar>
              <w:left w:w="105" w:type="dxa"/>
              <w:right w:w="105" w:type="dxa"/>
            </w:tcMar>
            <w:vAlign w:val="center"/>
          </w:tcPr>
          <w:p w14:paraId="4DEF49CF" w14:textId="5050CA6C" w:rsidR="001D08B5" w:rsidRPr="001D08B5" w:rsidRDefault="001D08B5" w:rsidP="00CB7053">
            <w:pPr>
              <w:spacing w:after="0" w:line="240" w:lineRule="auto"/>
              <w:jc w:val="center"/>
            </w:pPr>
            <w:r w:rsidRPr="001D08B5">
              <w:t>0.6509</w:t>
            </w:r>
          </w:p>
        </w:tc>
        <w:tc>
          <w:tcPr>
            <w:tcW w:w="1350" w:type="dxa"/>
            <w:tcMar>
              <w:left w:w="105" w:type="dxa"/>
              <w:right w:w="105" w:type="dxa"/>
            </w:tcMar>
            <w:vAlign w:val="center"/>
          </w:tcPr>
          <w:p w14:paraId="6FEF73C5" w14:textId="46727663" w:rsidR="001D08B5" w:rsidRPr="001D08B5" w:rsidRDefault="001D08B5" w:rsidP="00CB7053">
            <w:pPr>
              <w:spacing w:after="0" w:line="240" w:lineRule="auto"/>
              <w:jc w:val="center"/>
            </w:pPr>
            <w:r w:rsidRPr="001D08B5">
              <w:t>0.8579</w:t>
            </w:r>
          </w:p>
        </w:tc>
        <w:tc>
          <w:tcPr>
            <w:tcW w:w="1792" w:type="dxa"/>
            <w:vAlign w:val="center"/>
          </w:tcPr>
          <w:p w14:paraId="50394A25" w14:textId="3034960C" w:rsidR="001D08B5" w:rsidRPr="001D08B5" w:rsidRDefault="001D08B5" w:rsidP="00CB7053">
            <w:pPr>
              <w:spacing w:after="0" w:line="240" w:lineRule="auto"/>
              <w:jc w:val="center"/>
            </w:pPr>
            <w:r w:rsidRPr="001D08B5">
              <w:t>0.741088</w:t>
            </w:r>
          </w:p>
        </w:tc>
      </w:tr>
      <w:tr w:rsidR="0053497D" w14:paraId="096790C2" w14:textId="77777777" w:rsidTr="00E144BD">
        <w:trPr>
          <w:trHeight w:val="1035"/>
        </w:trPr>
        <w:tc>
          <w:tcPr>
            <w:tcW w:w="1083" w:type="dxa"/>
            <w:tcMar>
              <w:left w:w="105" w:type="dxa"/>
              <w:right w:w="105" w:type="dxa"/>
            </w:tcMar>
            <w:vAlign w:val="center"/>
          </w:tcPr>
          <w:p w14:paraId="35D7D43B" w14:textId="02C5D8CD" w:rsidR="001D08B5" w:rsidRDefault="0EB1F1F4" w:rsidP="00CB7053">
            <w:pPr>
              <w:jc w:val="center"/>
              <w:rPr>
                <w:rFonts w:ascii="Aptos" w:eastAsia="Aptos" w:hAnsi="Aptos" w:cs="Aptos"/>
                <w:color w:val="000000" w:themeColor="text1"/>
                <w:sz w:val="22"/>
                <w:szCs w:val="22"/>
              </w:rPr>
            </w:pPr>
            <w:r w:rsidRPr="6AF140F7">
              <w:rPr>
                <w:rFonts w:ascii="Aptos" w:eastAsia="Aptos" w:hAnsi="Aptos" w:cs="Aptos"/>
                <w:color w:val="000000" w:themeColor="text1"/>
                <w:sz w:val="22"/>
                <w:szCs w:val="22"/>
              </w:rPr>
              <w:t>MXFP4 (</w:t>
            </w:r>
            <w:r w:rsidRPr="6AF140F7">
              <w:rPr>
                <w:rFonts w:ascii="Aptos" w:eastAsia="Aptos" w:hAnsi="Aptos" w:cs="Aptos"/>
                <w:b/>
                <w:bCs/>
                <w:color w:val="000000" w:themeColor="text1"/>
                <w:sz w:val="22"/>
                <w:szCs w:val="22"/>
              </w:rPr>
              <w:t>W4A4</w:t>
            </w:r>
            <w:r w:rsidRPr="6AF140F7">
              <w:rPr>
                <w:rFonts w:ascii="Aptos" w:eastAsia="Aptos" w:hAnsi="Aptos" w:cs="Aptos"/>
                <w:color w:val="000000" w:themeColor="text1"/>
                <w:sz w:val="22"/>
                <w:szCs w:val="22"/>
              </w:rPr>
              <w:t xml:space="preserve">, </w:t>
            </w:r>
            <w:r w:rsidR="34608519" w:rsidRPr="6AF140F7">
              <w:rPr>
                <w:rFonts w:ascii="Aptos" w:eastAsia="Aptos" w:hAnsi="Aptos" w:cs="Aptos"/>
                <w:color w:val="000000" w:themeColor="text1"/>
                <w:sz w:val="22"/>
                <w:szCs w:val="22"/>
              </w:rPr>
              <w:t>official</w:t>
            </w:r>
            <w:r w:rsidRPr="6AF140F7">
              <w:rPr>
                <w:rFonts w:ascii="Aptos" w:eastAsia="Aptos" w:hAnsi="Aptos" w:cs="Aptos"/>
                <w:color w:val="000000" w:themeColor="text1"/>
                <w:sz w:val="22"/>
                <w:szCs w:val="22"/>
              </w:rPr>
              <w:t>)</w:t>
            </w:r>
          </w:p>
        </w:tc>
        <w:tc>
          <w:tcPr>
            <w:tcW w:w="1445" w:type="dxa"/>
            <w:tcMar>
              <w:left w:w="105" w:type="dxa"/>
              <w:right w:w="105" w:type="dxa"/>
            </w:tcMar>
            <w:vAlign w:val="center"/>
          </w:tcPr>
          <w:p w14:paraId="33F59B80" w14:textId="6C6D1B48" w:rsidR="001D08B5" w:rsidRPr="001D08B5" w:rsidRDefault="001D08B5" w:rsidP="00CB7053">
            <w:pPr>
              <w:spacing w:after="0" w:line="240" w:lineRule="auto"/>
              <w:jc w:val="center"/>
            </w:pPr>
            <w:r w:rsidRPr="001D08B5">
              <w:t>0.9409</w:t>
            </w:r>
          </w:p>
        </w:tc>
        <w:tc>
          <w:tcPr>
            <w:tcW w:w="1604" w:type="dxa"/>
            <w:tcMar>
              <w:left w:w="105" w:type="dxa"/>
              <w:right w:w="105" w:type="dxa"/>
            </w:tcMar>
            <w:vAlign w:val="center"/>
          </w:tcPr>
          <w:p w14:paraId="705B3C96" w14:textId="30BC7997" w:rsidR="001D08B5" w:rsidRPr="001D08B5" w:rsidRDefault="001D08B5" w:rsidP="00CB7053">
            <w:pPr>
              <w:spacing w:after="0" w:line="240" w:lineRule="auto"/>
              <w:jc w:val="center"/>
            </w:pPr>
            <w:r w:rsidRPr="001D08B5">
              <w:t>0.4917</w:t>
            </w:r>
          </w:p>
        </w:tc>
        <w:tc>
          <w:tcPr>
            <w:tcW w:w="1350" w:type="dxa"/>
            <w:tcMar>
              <w:left w:w="105" w:type="dxa"/>
              <w:right w:w="105" w:type="dxa"/>
            </w:tcMar>
            <w:vAlign w:val="center"/>
          </w:tcPr>
          <w:p w14:paraId="77304472" w14:textId="62BA31A1" w:rsidR="001D08B5" w:rsidRPr="001D08B5" w:rsidRDefault="001D08B5" w:rsidP="00CB7053">
            <w:pPr>
              <w:spacing w:after="0" w:line="240" w:lineRule="auto"/>
              <w:jc w:val="center"/>
            </w:pPr>
            <w:r w:rsidRPr="001D08B5">
              <w:t>0.654</w:t>
            </w:r>
            <w:r w:rsidR="00CB7053">
              <w:t>0</w:t>
            </w:r>
          </w:p>
        </w:tc>
        <w:tc>
          <w:tcPr>
            <w:tcW w:w="1350" w:type="dxa"/>
            <w:tcMar>
              <w:left w:w="105" w:type="dxa"/>
              <w:right w:w="105" w:type="dxa"/>
            </w:tcMar>
            <w:vAlign w:val="center"/>
          </w:tcPr>
          <w:p w14:paraId="11BEB04B" w14:textId="6A296056" w:rsidR="001D08B5" w:rsidRPr="001D08B5" w:rsidRDefault="001D08B5" w:rsidP="00CB7053">
            <w:pPr>
              <w:spacing w:after="0" w:line="240" w:lineRule="auto"/>
              <w:jc w:val="center"/>
            </w:pPr>
            <w:r w:rsidRPr="001D08B5">
              <w:t>0.8557</w:t>
            </w:r>
          </w:p>
        </w:tc>
        <w:tc>
          <w:tcPr>
            <w:tcW w:w="1792" w:type="dxa"/>
            <w:vAlign w:val="center"/>
          </w:tcPr>
          <w:p w14:paraId="5B7DEFDB" w14:textId="5061AE50" w:rsidR="001D08B5" w:rsidRPr="006D0C45" w:rsidRDefault="001D08B5" w:rsidP="00CB7053">
            <w:pPr>
              <w:spacing w:after="0" w:line="240" w:lineRule="auto"/>
              <w:jc w:val="center"/>
            </w:pPr>
            <w:r w:rsidRPr="001D08B5">
              <w:t>0.735575</w:t>
            </w:r>
          </w:p>
        </w:tc>
      </w:tr>
    </w:tbl>
    <w:p w14:paraId="59A384E8" w14:textId="3D79DEC9" w:rsidR="007A3550" w:rsidRDefault="6CF0933B" w:rsidP="0B0F9585">
      <w:pPr>
        <w:rPr>
          <w:rFonts w:eastAsia="DengXian"/>
        </w:rPr>
      </w:pPr>
      <w:r w:rsidRPr="5072706A">
        <w:rPr>
          <w:rFonts w:eastAsia="DengXian"/>
        </w:rPr>
        <w:t xml:space="preserve">Note: </w:t>
      </w:r>
      <w:r w:rsidR="2085F2DF" w:rsidRPr="5072706A">
        <w:rPr>
          <w:rFonts w:eastAsia="DengXian"/>
        </w:rPr>
        <w:t xml:space="preserve">These results were tested </w:t>
      </w:r>
      <w:r w:rsidR="5DC6A70B" w:rsidRPr="5072706A">
        <w:rPr>
          <w:rFonts w:eastAsia="DengXian"/>
        </w:rPr>
        <w:t xml:space="preserve">with </w:t>
      </w:r>
      <w:r w:rsidR="2085F2DF" w:rsidRPr="5072706A">
        <w:rPr>
          <w:rFonts w:eastAsia="DengXian"/>
        </w:rPr>
        <w:t xml:space="preserve">the evaluation tools recommended by OpenAI. For more details, please refer to the following repository: </w:t>
      </w:r>
      <w:hyperlink r:id="rId24">
        <w:r w:rsidR="2085F2DF" w:rsidRPr="5072706A">
          <w:rPr>
            <w:rStyle w:val="Hyperlink"/>
            <w:rFonts w:eastAsia="DengXian"/>
          </w:rPr>
          <w:t>https://github.com/openai/gpt-oss</w:t>
        </w:r>
      </w:hyperlink>
      <w:r w:rsidR="2085F2DF" w:rsidRPr="5072706A">
        <w:rPr>
          <w:rFonts w:eastAsia="DengXian"/>
        </w:rPr>
        <w:t>.</w:t>
      </w:r>
    </w:p>
    <w:p w14:paraId="583FEEA6" w14:textId="77777777" w:rsidR="00AF4E44" w:rsidRDefault="00AF4E44" w:rsidP="0B0F9585">
      <w:pPr>
        <w:rPr>
          <w:rFonts w:eastAsia="DengXian"/>
        </w:rPr>
      </w:pPr>
    </w:p>
    <w:p w14:paraId="564E805F" w14:textId="1AB52F41" w:rsidR="001918B2" w:rsidRDefault="6C4DDBAC" w:rsidP="1ED4F078">
      <w:pPr>
        <w:pStyle w:val="Heading3"/>
        <w:numPr>
          <w:ilvl w:val="1"/>
          <w:numId w:val="3"/>
        </w:numPr>
        <w:rPr>
          <w:b/>
          <w:bCs/>
          <w:color w:val="auto"/>
        </w:rPr>
      </w:pPr>
      <w:bookmarkStart w:id="109" w:name="_Toc228179936"/>
      <w:r w:rsidRPr="1ED4F078">
        <w:rPr>
          <w:rFonts w:eastAsia="DengXian"/>
          <w:b/>
          <w:bCs/>
          <w:color w:val="auto"/>
        </w:rPr>
        <w:t>Llama4 Maverick</w:t>
      </w:r>
      <w:bookmarkEnd w:id="109"/>
    </w:p>
    <w:p w14:paraId="6A190BF0" w14:textId="51F5B4B1" w:rsidR="00F8719B" w:rsidRDefault="3CF23E89" w:rsidP="1ED4F078">
      <w:pPr>
        <w:pStyle w:val="Heading3"/>
        <w:numPr>
          <w:ilvl w:val="2"/>
          <w:numId w:val="3"/>
        </w:numPr>
        <w:rPr>
          <w:b/>
          <w:bCs/>
          <w:color w:val="auto"/>
          <w:sz w:val="24"/>
          <w:szCs w:val="24"/>
        </w:rPr>
      </w:pPr>
      <w:bookmarkStart w:id="110" w:name="_FP8_recipe_1"/>
      <w:bookmarkStart w:id="111" w:name="_Toc228179937"/>
      <w:r w:rsidRPr="1ED4F078">
        <w:rPr>
          <w:b/>
          <w:bCs/>
          <w:color w:val="auto"/>
          <w:sz w:val="24"/>
          <w:szCs w:val="24"/>
        </w:rPr>
        <w:t>FP8 recipe</w:t>
      </w:r>
      <w:bookmarkEnd w:id="110"/>
      <w:bookmarkEnd w:id="111"/>
    </w:p>
    <w:p w14:paraId="65C8AA1C" w14:textId="5A57FAF4" w:rsidR="00F8719B" w:rsidRPr="00F8719B" w:rsidRDefault="000C07C8" w:rsidP="00F8719B">
      <w:pPr>
        <w:rPr>
          <w:rFonts w:eastAsia="DengXian"/>
        </w:rPr>
      </w:pPr>
      <w:r>
        <w:rPr>
          <w:rFonts w:eastAsia="DengXian" w:hint="eastAsia"/>
        </w:rPr>
        <w:t>The below recipe</w:t>
      </w:r>
      <w:r w:rsidR="00D40E5F">
        <w:rPr>
          <w:rFonts w:eastAsia="DengXian" w:hint="eastAsia"/>
        </w:rPr>
        <w:t xml:space="preserve"> is from the official FP8 model published by Meta</w:t>
      </w:r>
      <w:r w:rsidR="00F8719B">
        <w:rPr>
          <w:rFonts w:eastAsia="DengXian" w:hint="eastAsia"/>
        </w:rPr>
        <w:t>.</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361EE276" w14:textId="77777777" w:rsidTr="0083197E">
        <w:trPr>
          <w:trHeight w:val="285"/>
        </w:trPr>
        <w:tc>
          <w:tcPr>
            <w:tcW w:w="4106" w:type="dxa"/>
            <w:gridSpan w:val="2"/>
          </w:tcPr>
          <w:p w14:paraId="79765C71" w14:textId="77777777" w:rsidR="3E385298" w:rsidRDefault="3E385298" w:rsidP="3E385298">
            <w:pPr>
              <w:rPr>
                <w:b/>
                <w:bCs/>
              </w:rPr>
            </w:pPr>
            <w:r w:rsidRPr="3E385298">
              <w:rPr>
                <w:b/>
                <w:bCs/>
              </w:rPr>
              <w:t xml:space="preserve">Recipe  </w:t>
            </w:r>
          </w:p>
        </w:tc>
        <w:tc>
          <w:tcPr>
            <w:tcW w:w="4253" w:type="dxa"/>
          </w:tcPr>
          <w:p w14:paraId="71D13148" w14:textId="77777777" w:rsidR="3E385298" w:rsidRDefault="3E385298" w:rsidP="3E385298">
            <w:pPr>
              <w:rPr>
                <w:b/>
                <w:bCs/>
              </w:rPr>
            </w:pPr>
            <w:r w:rsidRPr="3E385298">
              <w:rPr>
                <w:b/>
                <w:bCs/>
              </w:rPr>
              <w:t>Config/Setting</w:t>
            </w:r>
          </w:p>
        </w:tc>
      </w:tr>
      <w:tr w:rsidR="00EE7190" w14:paraId="775FA965" w14:textId="77777777" w:rsidTr="0083197E">
        <w:trPr>
          <w:trHeight w:val="300"/>
        </w:trPr>
        <w:tc>
          <w:tcPr>
            <w:tcW w:w="4106" w:type="dxa"/>
            <w:gridSpan w:val="2"/>
          </w:tcPr>
          <w:p w14:paraId="107BA044" w14:textId="77777777" w:rsidR="3E385298" w:rsidRDefault="3E385298">
            <w:r>
              <w:t>Quant approach</w:t>
            </w:r>
          </w:p>
        </w:tc>
        <w:tc>
          <w:tcPr>
            <w:tcW w:w="4253" w:type="dxa"/>
          </w:tcPr>
          <w:p w14:paraId="7E608047" w14:textId="77777777" w:rsidR="3E385298" w:rsidRDefault="3E385298">
            <w:r>
              <w:t>PTQ</w:t>
            </w:r>
          </w:p>
        </w:tc>
      </w:tr>
      <w:tr w:rsidR="00EE7190" w14:paraId="4BD5FD21" w14:textId="77777777" w:rsidTr="0083197E">
        <w:trPr>
          <w:trHeight w:val="300"/>
        </w:trPr>
        <w:tc>
          <w:tcPr>
            <w:tcW w:w="4106" w:type="dxa"/>
            <w:gridSpan w:val="2"/>
          </w:tcPr>
          <w:p w14:paraId="28B2D8D3" w14:textId="77777777" w:rsidR="3E385298" w:rsidRDefault="3E385298">
            <w:r>
              <w:t>Quant algo</w:t>
            </w:r>
          </w:p>
        </w:tc>
        <w:tc>
          <w:tcPr>
            <w:tcW w:w="4253" w:type="dxa"/>
          </w:tcPr>
          <w:p w14:paraId="34F2AB14" w14:textId="77777777" w:rsidR="3E385298" w:rsidRDefault="3E385298">
            <w:r>
              <w:t>RTN</w:t>
            </w:r>
          </w:p>
        </w:tc>
      </w:tr>
      <w:tr w:rsidR="00EE7190" w14:paraId="6C69E9F6" w14:textId="77777777" w:rsidTr="0083197E">
        <w:trPr>
          <w:trHeight w:val="300"/>
        </w:trPr>
        <w:tc>
          <w:tcPr>
            <w:tcW w:w="4106" w:type="dxa"/>
            <w:gridSpan w:val="2"/>
          </w:tcPr>
          <w:p w14:paraId="57C64D9C" w14:textId="77777777" w:rsidR="3E385298" w:rsidRDefault="3E385298">
            <w:r>
              <w:t>Quantized ops</w:t>
            </w:r>
          </w:p>
        </w:tc>
        <w:tc>
          <w:tcPr>
            <w:tcW w:w="4253" w:type="dxa"/>
          </w:tcPr>
          <w:p w14:paraId="25A99E13" w14:textId="77777777" w:rsidR="3E385298" w:rsidRDefault="3E385298">
            <w:r>
              <w:t xml:space="preserve">Linear </w:t>
            </w:r>
          </w:p>
        </w:tc>
      </w:tr>
      <w:tr w:rsidR="002F7441" w14:paraId="1A486367" w14:textId="77777777" w:rsidTr="0083197E">
        <w:trPr>
          <w:trHeight w:val="300"/>
        </w:trPr>
        <w:tc>
          <w:tcPr>
            <w:tcW w:w="1696" w:type="dxa"/>
            <w:vMerge w:val="restart"/>
          </w:tcPr>
          <w:p w14:paraId="0D83B57C" w14:textId="77777777" w:rsidR="3E385298" w:rsidRDefault="3E385298">
            <w:r>
              <w:t>Linear</w:t>
            </w:r>
          </w:p>
        </w:tc>
        <w:tc>
          <w:tcPr>
            <w:tcW w:w="2410" w:type="dxa"/>
          </w:tcPr>
          <w:p w14:paraId="69E9D20A" w14:textId="77777777" w:rsidR="3E385298" w:rsidRDefault="3E385298">
            <w:r>
              <w:t>Data type</w:t>
            </w:r>
          </w:p>
        </w:tc>
        <w:tc>
          <w:tcPr>
            <w:tcW w:w="4253" w:type="dxa"/>
          </w:tcPr>
          <w:p w14:paraId="5EE74355" w14:textId="77777777" w:rsidR="3E385298" w:rsidRDefault="3E385298">
            <w:r>
              <w:t>FP8</w:t>
            </w:r>
          </w:p>
        </w:tc>
      </w:tr>
      <w:tr w:rsidR="002F7441" w14:paraId="56146D02" w14:textId="77777777" w:rsidTr="0083197E">
        <w:trPr>
          <w:trHeight w:val="300"/>
        </w:trPr>
        <w:tc>
          <w:tcPr>
            <w:tcW w:w="1696" w:type="dxa"/>
            <w:vMerge/>
          </w:tcPr>
          <w:p w14:paraId="4B9DE845" w14:textId="77777777" w:rsidR="00972EA8" w:rsidRDefault="00972EA8"/>
        </w:tc>
        <w:tc>
          <w:tcPr>
            <w:tcW w:w="2410" w:type="dxa"/>
          </w:tcPr>
          <w:p w14:paraId="14D5AD8B" w14:textId="77777777" w:rsidR="3E385298" w:rsidRDefault="3E385298">
            <w:r>
              <w:t>Element format</w:t>
            </w:r>
          </w:p>
        </w:tc>
        <w:tc>
          <w:tcPr>
            <w:tcW w:w="4253" w:type="dxa"/>
          </w:tcPr>
          <w:p w14:paraId="1D5ACEFD" w14:textId="77777777" w:rsidR="3E385298" w:rsidRDefault="3E385298">
            <w:r>
              <w:t>E4M3</w:t>
            </w:r>
          </w:p>
        </w:tc>
      </w:tr>
      <w:tr w:rsidR="002F7441" w14:paraId="1B3EF43E" w14:textId="77777777" w:rsidTr="0083197E">
        <w:trPr>
          <w:trHeight w:val="300"/>
        </w:trPr>
        <w:tc>
          <w:tcPr>
            <w:tcW w:w="1696" w:type="dxa"/>
            <w:vMerge/>
          </w:tcPr>
          <w:p w14:paraId="6A2D3534" w14:textId="77777777" w:rsidR="00972EA8" w:rsidRDefault="00972EA8"/>
        </w:tc>
        <w:tc>
          <w:tcPr>
            <w:tcW w:w="2410" w:type="dxa"/>
          </w:tcPr>
          <w:p w14:paraId="63DE24C5" w14:textId="77777777" w:rsidR="3E385298" w:rsidRDefault="3E385298">
            <w:r>
              <w:t xml:space="preserve">Scheme </w:t>
            </w:r>
          </w:p>
        </w:tc>
        <w:tc>
          <w:tcPr>
            <w:tcW w:w="4253" w:type="dxa"/>
          </w:tcPr>
          <w:p w14:paraId="023B74A7" w14:textId="696B0DEB" w:rsidR="3E385298" w:rsidRDefault="3E385298">
            <w:r>
              <w:t>Weight - E4M3, Activation - E4M3</w:t>
            </w:r>
            <w:commentRangeStart w:id="112"/>
            <w:commentRangeStart w:id="113"/>
            <w:commentRangeStart w:id="114"/>
            <w:commentRangeStart w:id="115"/>
            <w:commentRangeEnd w:id="112"/>
            <w:r>
              <w:rPr>
                <w:rStyle w:val="CommentReference"/>
                <w:rFonts w:hint="eastAsia"/>
                <w:sz w:val="24"/>
                <w:szCs w:val="24"/>
              </w:rPr>
              <w:commentReference w:id="112"/>
            </w:r>
            <w:commentRangeEnd w:id="113"/>
            <w:r>
              <w:rPr>
                <w:rStyle w:val="CommentReference"/>
                <w:rFonts w:hint="eastAsia"/>
                <w:sz w:val="24"/>
                <w:szCs w:val="24"/>
              </w:rPr>
              <w:commentReference w:id="113"/>
            </w:r>
            <w:commentRangeEnd w:id="114"/>
            <w:r>
              <w:rPr>
                <w:rStyle w:val="CommentReference"/>
                <w:rFonts w:hint="eastAsia"/>
                <w:sz w:val="24"/>
                <w:szCs w:val="24"/>
              </w:rPr>
              <w:commentReference w:id="114"/>
            </w:r>
            <w:commentRangeEnd w:id="115"/>
            <w:r>
              <w:rPr>
                <w:rStyle w:val="CommentReference"/>
                <w:rFonts w:hint="eastAsia"/>
                <w:sz w:val="24"/>
                <w:szCs w:val="24"/>
              </w:rPr>
              <w:commentReference w:id="115"/>
            </w:r>
          </w:p>
        </w:tc>
      </w:tr>
      <w:tr w:rsidR="002F7441" w14:paraId="1327B512" w14:textId="77777777" w:rsidTr="0083197E">
        <w:trPr>
          <w:trHeight w:val="300"/>
        </w:trPr>
        <w:tc>
          <w:tcPr>
            <w:tcW w:w="1696" w:type="dxa"/>
            <w:vMerge/>
          </w:tcPr>
          <w:p w14:paraId="50E78473" w14:textId="77777777" w:rsidR="00972EA8" w:rsidRDefault="00972EA8"/>
        </w:tc>
        <w:tc>
          <w:tcPr>
            <w:tcW w:w="2410" w:type="dxa"/>
          </w:tcPr>
          <w:p w14:paraId="613F4640" w14:textId="77777777" w:rsidR="3E385298" w:rsidRDefault="3E385298">
            <w:r>
              <w:t>Weight scheme</w:t>
            </w:r>
          </w:p>
        </w:tc>
        <w:tc>
          <w:tcPr>
            <w:tcW w:w="4253" w:type="dxa"/>
          </w:tcPr>
          <w:p w14:paraId="32BB0DA9" w14:textId="38C874E5" w:rsidR="3E385298" w:rsidRDefault="3E385298">
            <w:r>
              <w:t xml:space="preserve">Static, </w:t>
            </w:r>
            <w:r w:rsidRPr="3E385298">
              <w:rPr>
                <w:rFonts w:eastAsia="DengXian"/>
              </w:rPr>
              <w:t>channel</w:t>
            </w:r>
            <w:r>
              <w:t>-wise</w:t>
            </w:r>
            <w:r w:rsidR="0068665D">
              <w:t>,</w:t>
            </w:r>
            <w:r w:rsidR="0068665D">
              <w:rPr>
                <w:rFonts w:eastAsia="DengXian" w:hint="eastAsia"/>
              </w:rPr>
              <w:t xml:space="preserve"> RNE</w:t>
            </w:r>
          </w:p>
        </w:tc>
      </w:tr>
      <w:tr w:rsidR="002F7441" w14:paraId="5F770C67" w14:textId="77777777" w:rsidTr="0083197E">
        <w:trPr>
          <w:trHeight w:val="300"/>
        </w:trPr>
        <w:tc>
          <w:tcPr>
            <w:tcW w:w="1696" w:type="dxa"/>
            <w:vMerge/>
          </w:tcPr>
          <w:p w14:paraId="604646AB" w14:textId="77777777" w:rsidR="00972EA8" w:rsidRDefault="00972EA8"/>
        </w:tc>
        <w:tc>
          <w:tcPr>
            <w:tcW w:w="2410" w:type="dxa"/>
          </w:tcPr>
          <w:p w14:paraId="6FF682CC" w14:textId="77777777" w:rsidR="3E385298" w:rsidRDefault="3E385298">
            <w:r>
              <w:t>Activation scheme</w:t>
            </w:r>
          </w:p>
        </w:tc>
        <w:tc>
          <w:tcPr>
            <w:tcW w:w="4253" w:type="dxa"/>
          </w:tcPr>
          <w:p w14:paraId="76019D18" w14:textId="7D394297" w:rsidR="3E385298" w:rsidRDefault="3E385298">
            <w:r w:rsidRPr="3E385298">
              <w:rPr>
                <w:rFonts w:eastAsia="DengXian"/>
              </w:rPr>
              <w:t>Dynamic</w:t>
            </w:r>
            <w:r>
              <w:t xml:space="preserve">, </w:t>
            </w:r>
            <w:r w:rsidRPr="3E385298">
              <w:rPr>
                <w:rFonts w:eastAsia="DengXian"/>
              </w:rPr>
              <w:t>token</w:t>
            </w:r>
            <w:r>
              <w:t>-wise</w:t>
            </w:r>
            <w:r w:rsidR="0068665D">
              <w:t>,</w:t>
            </w:r>
            <w:r w:rsidR="0068665D">
              <w:rPr>
                <w:rFonts w:eastAsia="DengXian" w:hint="eastAsia"/>
              </w:rPr>
              <w:t xml:space="preserve"> RNE</w:t>
            </w:r>
          </w:p>
        </w:tc>
      </w:tr>
      <w:tr w:rsidR="002F7441" w14:paraId="00800FF6" w14:textId="77777777" w:rsidTr="0083197E">
        <w:trPr>
          <w:trHeight w:val="300"/>
        </w:trPr>
        <w:tc>
          <w:tcPr>
            <w:tcW w:w="1696" w:type="dxa"/>
            <w:vMerge/>
          </w:tcPr>
          <w:p w14:paraId="38B010A8" w14:textId="77777777" w:rsidR="00972EA8" w:rsidRDefault="00972EA8"/>
        </w:tc>
        <w:tc>
          <w:tcPr>
            <w:tcW w:w="2410" w:type="dxa"/>
          </w:tcPr>
          <w:p w14:paraId="08A36936" w14:textId="77777777" w:rsidR="3E385298" w:rsidRDefault="3E385298">
            <w:r>
              <w:t>Scale type</w:t>
            </w:r>
          </w:p>
        </w:tc>
        <w:tc>
          <w:tcPr>
            <w:tcW w:w="4253" w:type="dxa"/>
          </w:tcPr>
          <w:p w14:paraId="5A14B1A2" w14:textId="77777777" w:rsidR="3E385298" w:rsidRDefault="3E385298">
            <w:r>
              <w:t>FP32</w:t>
            </w:r>
          </w:p>
        </w:tc>
      </w:tr>
      <w:tr w:rsidR="002F7441" w14:paraId="7BB66981" w14:textId="77777777" w:rsidTr="0083197E">
        <w:trPr>
          <w:trHeight w:val="300"/>
        </w:trPr>
        <w:tc>
          <w:tcPr>
            <w:tcW w:w="1696" w:type="dxa"/>
            <w:vMerge/>
          </w:tcPr>
          <w:p w14:paraId="4E965188" w14:textId="77777777" w:rsidR="00972EA8" w:rsidRDefault="00972EA8"/>
        </w:tc>
        <w:tc>
          <w:tcPr>
            <w:tcW w:w="2410" w:type="dxa"/>
          </w:tcPr>
          <w:p w14:paraId="35EC50FF" w14:textId="7E19FC0F" w:rsidR="3E385298" w:rsidRDefault="3E385298">
            <w:r>
              <w:t>Scaling method</w:t>
            </w:r>
          </w:p>
        </w:tc>
        <w:tc>
          <w:tcPr>
            <w:tcW w:w="4253" w:type="dxa"/>
          </w:tcPr>
          <w:p w14:paraId="60F106E0" w14:textId="18CD987B" w:rsidR="3E385298" w:rsidRDefault="3E385298">
            <w:r>
              <w:t>Channel-wise scaling for FP8</w:t>
            </w:r>
          </w:p>
        </w:tc>
      </w:tr>
      <w:tr w:rsidR="002F7441" w14:paraId="350136A7" w14:textId="77777777" w:rsidTr="0083197E">
        <w:trPr>
          <w:trHeight w:val="300"/>
        </w:trPr>
        <w:tc>
          <w:tcPr>
            <w:tcW w:w="1696" w:type="dxa"/>
            <w:vMerge/>
          </w:tcPr>
          <w:p w14:paraId="46B1DBC3" w14:textId="77777777" w:rsidR="00BA59C2" w:rsidRDefault="00BA59C2"/>
        </w:tc>
        <w:tc>
          <w:tcPr>
            <w:tcW w:w="2410" w:type="dxa"/>
          </w:tcPr>
          <w:p w14:paraId="3D8251FC" w14:textId="349E59E7" w:rsidR="766D241A" w:rsidRDefault="766D241A">
            <w:r>
              <w:t>Exclude layers</w:t>
            </w:r>
          </w:p>
        </w:tc>
        <w:tc>
          <w:tcPr>
            <w:tcW w:w="4253" w:type="dxa"/>
          </w:tcPr>
          <w:p w14:paraId="2732CDA0" w14:textId="5B76A534" w:rsidR="5447EBF5" w:rsidRDefault="5447EBF5" w:rsidP="615D4277">
            <w:pPr>
              <w:rPr>
                <w:rFonts w:eastAsia="DengXian"/>
              </w:rPr>
            </w:pPr>
            <w:r>
              <w:t>l</w:t>
            </w:r>
            <w:r w:rsidR="766D241A">
              <w:t>m</w:t>
            </w:r>
            <w:r w:rsidR="63768673">
              <w:t>_</w:t>
            </w:r>
            <w:r w:rsidR="766D241A">
              <w:t>head</w:t>
            </w:r>
            <w:r w:rsidR="766D241A" w:rsidRPr="615D4277">
              <w:rPr>
                <w:rFonts w:eastAsia="DengXian"/>
              </w:rPr>
              <w:t>, self_attn</w:t>
            </w:r>
            <w:r w:rsidR="6143460C" w:rsidRPr="615D4277">
              <w:rPr>
                <w:rFonts w:eastAsia="DengXian"/>
              </w:rPr>
              <w:t xml:space="preserve">, </w:t>
            </w:r>
            <w:r w:rsidR="766D241A" w:rsidRPr="615D4277">
              <w:rPr>
                <w:rFonts w:eastAsia="DengXian"/>
              </w:rPr>
              <w:t>router,</w:t>
            </w:r>
            <w:r w:rsidR="23AD8024" w:rsidRPr="615D4277">
              <w:rPr>
                <w:rFonts w:eastAsia="DengXian"/>
              </w:rPr>
              <w:t xml:space="preserve"> </w:t>
            </w:r>
            <w:r w:rsidR="766D241A" w:rsidRPr="615D4277">
              <w:rPr>
                <w:rFonts w:eastAsia="DengXian"/>
              </w:rPr>
              <w:t>vision_model, multi_modal_projector, shared_expert, feed_forward.gate_proj, feed_forward.up_proj,</w:t>
            </w:r>
          </w:p>
          <w:p w14:paraId="395BBBF3" w14:textId="711B747E" w:rsidR="766D241A" w:rsidRDefault="766D241A" w:rsidP="615D4277">
            <w:pPr>
              <w:rPr>
                <w:rFonts w:eastAsia="DengXian"/>
              </w:rPr>
            </w:pPr>
            <w:r w:rsidRPr="615D4277">
              <w:rPr>
                <w:rFonts w:eastAsia="DengXian"/>
              </w:rPr>
              <w:t>feed_forward.down_proj</w:t>
            </w:r>
          </w:p>
        </w:tc>
      </w:tr>
    </w:tbl>
    <w:p w14:paraId="08E40C95" w14:textId="7F74E4C6" w:rsidR="00F8719B" w:rsidRDefault="00F8719B"/>
    <w:p w14:paraId="4BF1F198" w14:textId="0BA7BA15" w:rsidR="152FBF70" w:rsidRDefault="2809FCB9" w:rsidP="1ED4F078">
      <w:pPr>
        <w:pStyle w:val="Heading3"/>
        <w:numPr>
          <w:ilvl w:val="2"/>
          <w:numId w:val="3"/>
        </w:numPr>
        <w:rPr>
          <w:b/>
          <w:bCs/>
          <w:color w:val="auto"/>
        </w:rPr>
      </w:pPr>
      <w:bookmarkStart w:id="116" w:name="_Toc228179938"/>
      <w:r w:rsidRPr="1ED4F078">
        <w:rPr>
          <w:b/>
          <w:bCs/>
          <w:color w:val="auto"/>
        </w:rPr>
        <w:t>NVFP</w:t>
      </w:r>
      <w:r w:rsidRPr="1ED4F078">
        <w:rPr>
          <w:rFonts w:eastAsia="DengXian"/>
          <w:b/>
          <w:bCs/>
          <w:color w:val="auto"/>
        </w:rPr>
        <w:t>4</w:t>
      </w:r>
      <w:r w:rsidRPr="1ED4F078">
        <w:rPr>
          <w:b/>
          <w:bCs/>
          <w:color w:val="auto"/>
        </w:rPr>
        <w:t xml:space="preserve"> recipe</w:t>
      </w:r>
      <w:bookmarkEnd w:id="116"/>
    </w:p>
    <w:tbl>
      <w:tblPr>
        <w:tblStyle w:val="TableGrid"/>
        <w:tblW w:w="8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9"/>
        <w:gridCol w:w="2376"/>
        <w:gridCol w:w="4005"/>
      </w:tblGrid>
      <w:tr w:rsidR="00EE7190" w14:paraId="7DB22437" w14:textId="77777777" w:rsidTr="0083197E">
        <w:trPr>
          <w:trHeight w:val="300"/>
        </w:trPr>
        <w:tc>
          <w:tcPr>
            <w:tcW w:w="4625" w:type="dxa"/>
            <w:gridSpan w:val="2"/>
          </w:tcPr>
          <w:p w14:paraId="56B19E4E" w14:textId="77777777" w:rsidR="3E385298" w:rsidRDefault="3E385298" w:rsidP="3E385298">
            <w:pPr>
              <w:rPr>
                <w:b/>
                <w:bCs/>
              </w:rPr>
            </w:pPr>
            <w:r w:rsidRPr="3E385298">
              <w:rPr>
                <w:b/>
                <w:bCs/>
              </w:rPr>
              <w:t xml:space="preserve">Recipe  </w:t>
            </w:r>
          </w:p>
        </w:tc>
        <w:tc>
          <w:tcPr>
            <w:tcW w:w="4005" w:type="dxa"/>
          </w:tcPr>
          <w:p w14:paraId="79098961" w14:textId="77777777" w:rsidR="3E385298" w:rsidRDefault="3E385298" w:rsidP="3E385298">
            <w:pPr>
              <w:rPr>
                <w:b/>
                <w:bCs/>
              </w:rPr>
            </w:pPr>
            <w:r w:rsidRPr="3E385298">
              <w:rPr>
                <w:b/>
                <w:bCs/>
              </w:rPr>
              <w:t>Config/Setting</w:t>
            </w:r>
          </w:p>
        </w:tc>
      </w:tr>
      <w:tr w:rsidR="00EE7190" w14:paraId="7FD2BD8E" w14:textId="77777777" w:rsidTr="0083197E">
        <w:trPr>
          <w:trHeight w:val="300"/>
        </w:trPr>
        <w:tc>
          <w:tcPr>
            <w:tcW w:w="4625" w:type="dxa"/>
            <w:gridSpan w:val="2"/>
          </w:tcPr>
          <w:p w14:paraId="05478D19" w14:textId="77777777" w:rsidR="3E385298" w:rsidRDefault="3E385298">
            <w:r>
              <w:t>Quant approach</w:t>
            </w:r>
          </w:p>
        </w:tc>
        <w:tc>
          <w:tcPr>
            <w:tcW w:w="4005" w:type="dxa"/>
          </w:tcPr>
          <w:p w14:paraId="3AE9BB0B" w14:textId="77777777" w:rsidR="3E385298" w:rsidRDefault="3E385298">
            <w:r>
              <w:t>PTQ</w:t>
            </w:r>
          </w:p>
        </w:tc>
      </w:tr>
      <w:tr w:rsidR="00EE7190" w14:paraId="5E363160" w14:textId="77777777" w:rsidTr="0083197E">
        <w:trPr>
          <w:trHeight w:val="300"/>
        </w:trPr>
        <w:tc>
          <w:tcPr>
            <w:tcW w:w="4625" w:type="dxa"/>
            <w:gridSpan w:val="2"/>
          </w:tcPr>
          <w:p w14:paraId="5AEA389E" w14:textId="77777777" w:rsidR="3E385298" w:rsidRDefault="3E385298">
            <w:r>
              <w:t>Quant algo</w:t>
            </w:r>
          </w:p>
        </w:tc>
        <w:tc>
          <w:tcPr>
            <w:tcW w:w="4005" w:type="dxa"/>
          </w:tcPr>
          <w:p w14:paraId="4195119F" w14:textId="77777777" w:rsidR="3E385298" w:rsidRDefault="3E385298">
            <w:r>
              <w:t>AutoRound</w:t>
            </w:r>
          </w:p>
        </w:tc>
      </w:tr>
      <w:tr w:rsidR="00EE7190" w14:paraId="46D5A9AF" w14:textId="77777777" w:rsidTr="0083197E">
        <w:trPr>
          <w:trHeight w:val="300"/>
        </w:trPr>
        <w:tc>
          <w:tcPr>
            <w:tcW w:w="4625" w:type="dxa"/>
            <w:gridSpan w:val="2"/>
          </w:tcPr>
          <w:p w14:paraId="0A67E566" w14:textId="77777777" w:rsidR="3E385298" w:rsidRDefault="3E385298">
            <w:r>
              <w:t>Quantized ops</w:t>
            </w:r>
          </w:p>
        </w:tc>
        <w:tc>
          <w:tcPr>
            <w:tcW w:w="4005" w:type="dxa"/>
          </w:tcPr>
          <w:p w14:paraId="7255F232" w14:textId="77777777" w:rsidR="3E385298" w:rsidRDefault="3E385298">
            <w:r>
              <w:t xml:space="preserve">Linear </w:t>
            </w:r>
          </w:p>
        </w:tc>
      </w:tr>
      <w:tr w:rsidR="002F7441" w14:paraId="34E463EF" w14:textId="77777777" w:rsidTr="0083197E">
        <w:trPr>
          <w:trHeight w:val="300"/>
        </w:trPr>
        <w:tc>
          <w:tcPr>
            <w:tcW w:w="2249" w:type="dxa"/>
            <w:vMerge w:val="restart"/>
          </w:tcPr>
          <w:p w14:paraId="69824238" w14:textId="77777777" w:rsidR="3E385298" w:rsidRDefault="3E385298">
            <w:r>
              <w:t>Linear</w:t>
            </w:r>
          </w:p>
        </w:tc>
        <w:tc>
          <w:tcPr>
            <w:tcW w:w="2376" w:type="dxa"/>
          </w:tcPr>
          <w:p w14:paraId="09907A6D" w14:textId="77777777" w:rsidR="3E385298" w:rsidRDefault="3E385298">
            <w:r>
              <w:t>Data type</w:t>
            </w:r>
          </w:p>
        </w:tc>
        <w:tc>
          <w:tcPr>
            <w:tcW w:w="4005" w:type="dxa"/>
          </w:tcPr>
          <w:p w14:paraId="26C2092C" w14:textId="77777777" w:rsidR="3E385298" w:rsidRDefault="3E385298">
            <w:r>
              <w:t>NVFP4</w:t>
            </w:r>
          </w:p>
        </w:tc>
      </w:tr>
      <w:tr w:rsidR="002F7441" w14:paraId="060CBC7B" w14:textId="77777777" w:rsidTr="0083197E">
        <w:trPr>
          <w:trHeight w:val="300"/>
        </w:trPr>
        <w:tc>
          <w:tcPr>
            <w:tcW w:w="2249" w:type="dxa"/>
            <w:vMerge/>
          </w:tcPr>
          <w:p w14:paraId="5F2AF25D" w14:textId="77777777" w:rsidR="3E385298" w:rsidRDefault="3E385298"/>
        </w:tc>
        <w:tc>
          <w:tcPr>
            <w:tcW w:w="2376" w:type="dxa"/>
          </w:tcPr>
          <w:p w14:paraId="05A53EB7" w14:textId="77777777" w:rsidR="3E385298" w:rsidRDefault="3E385298">
            <w:r>
              <w:t>Element format</w:t>
            </w:r>
          </w:p>
        </w:tc>
        <w:tc>
          <w:tcPr>
            <w:tcW w:w="4005" w:type="dxa"/>
          </w:tcPr>
          <w:p w14:paraId="3210DE60" w14:textId="77777777" w:rsidR="3E385298" w:rsidRDefault="3E385298">
            <w:r>
              <w:t>E2M1</w:t>
            </w:r>
          </w:p>
        </w:tc>
      </w:tr>
      <w:tr w:rsidR="002F7441" w14:paraId="3E4CB6E8" w14:textId="77777777" w:rsidTr="0083197E">
        <w:trPr>
          <w:trHeight w:val="300"/>
        </w:trPr>
        <w:tc>
          <w:tcPr>
            <w:tcW w:w="2249" w:type="dxa"/>
            <w:vMerge/>
          </w:tcPr>
          <w:p w14:paraId="342FFC4C" w14:textId="77777777" w:rsidR="3E385298" w:rsidRDefault="3E385298"/>
        </w:tc>
        <w:tc>
          <w:tcPr>
            <w:tcW w:w="2376" w:type="dxa"/>
          </w:tcPr>
          <w:p w14:paraId="06C723B1" w14:textId="77777777" w:rsidR="3E385298" w:rsidRDefault="3E385298">
            <w:r>
              <w:t xml:space="preserve">Scheme </w:t>
            </w:r>
          </w:p>
        </w:tc>
        <w:tc>
          <w:tcPr>
            <w:tcW w:w="4005" w:type="dxa"/>
          </w:tcPr>
          <w:p w14:paraId="5BECC2AA" w14:textId="18F46B2B" w:rsidR="3E385298" w:rsidRDefault="3E385298">
            <w:r>
              <w:t>Weight – NVFP4, Activation – NVFP4</w:t>
            </w:r>
          </w:p>
        </w:tc>
      </w:tr>
      <w:tr w:rsidR="002F7441" w14:paraId="4227427E" w14:textId="77777777" w:rsidTr="0083197E">
        <w:trPr>
          <w:trHeight w:val="300"/>
        </w:trPr>
        <w:tc>
          <w:tcPr>
            <w:tcW w:w="2249" w:type="dxa"/>
            <w:vMerge/>
          </w:tcPr>
          <w:p w14:paraId="5F96BBDB" w14:textId="77777777" w:rsidR="3E385298" w:rsidRDefault="3E385298"/>
        </w:tc>
        <w:tc>
          <w:tcPr>
            <w:tcW w:w="2376" w:type="dxa"/>
          </w:tcPr>
          <w:p w14:paraId="1BB620AD" w14:textId="77777777" w:rsidR="3E385298" w:rsidRDefault="3E385298">
            <w:r>
              <w:t>Weight scheme</w:t>
            </w:r>
          </w:p>
        </w:tc>
        <w:tc>
          <w:tcPr>
            <w:tcW w:w="4005" w:type="dxa"/>
          </w:tcPr>
          <w:p w14:paraId="34B926C1" w14:textId="7439CFAA" w:rsidR="3E385298" w:rsidRPr="00947616" w:rsidRDefault="3E385298">
            <w:pPr>
              <w:rPr>
                <w:rFonts w:eastAsia="DengXian"/>
              </w:rPr>
            </w:pPr>
            <w:r>
              <w:t>Static, block-wise</w:t>
            </w:r>
            <w:r w:rsidR="00947616">
              <w:t xml:space="preserve">, </w:t>
            </w:r>
            <w:r w:rsidR="00947616" w:rsidRPr="5E333694">
              <w:rPr>
                <w:rFonts w:ascii="Aptos" w:eastAsia="Aptos" w:hAnsi="Aptos" w:cs="Aptos"/>
                <w:color w:val="000000" w:themeColor="text1"/>
              </w:rPr>
              <w:t>RNE</w:t>
            </w:r>
          </w:p>
        </w:tc>
      </w:tr>
      <w:tr w:rsidR="002F7441" w14:paraId="5C5D3310" w14:textId="77777777" w:rsidTr="0083197E">
        <w:trPr>
          <w:trHeight w:val="300"/>
        </w:trPr>
        <w:tc>
          <w:tcPr>
            <w:tcW w:w="2249" w:type="dxa"/>
            <w:vMerge/>
          </w:tcPr>
          <w:p w14:paraId="3B15A82E" w14:textId="77777777" w:rsidR="3E385298" w:rsidRDefault="3E385298"/>
        </w:tc>
        <w:tc>
          <w:tcPr>
            <w:tcW w:w="2376" w:type="dxa"/>
          </w:tcPr>
          <w:p w14:paraId="3510DFD1" w14:textId="77777777" w:rsidR="3E385298" w:rsidRDefault="3E385298">
            <w:r>
              <w:t>Activation scheme</w:t>
            </w:r>
          </w:p>
        </w:tc>
        <w:tc>
          <w:tcPr>
            <w:tcW w:w="4005" w:type="dxa"/>
          </w:tcPr>
          <w:p w14:paraId="627F8635" w14:textId="4BE17625" w:rsidR="3E385298" w:rsidRDefault="3E385298">
            <w:r>
              <w:t>Dynamic, block-wise</w:t>
            </w:r>
            <w:r w:rsidR="00947616">
              <w:t xml:space="preserve">, </w:t>
            </w:r>
            <w:r w:rsidR="00947616" w:rsidRPr="5E333694">
              <w:rPr>
                <w:rFonts w:ascii="Aptos" w:eastAsia="Aptos" w:hAnsi="Aptos" w:cs="Aptos"/>
                <w:color w:val="000000" w:themeColor="text1"/>
              </w:rPr>
              <w:t>RNE</w:t>
            </w:r>
          </w:p>
        </w:tc>
      </w:tr>
      <w:tr w:rsidR="002F7441" w14:paraId="38F54D9B" w14:textId="77777777" w:rsidTr="0083197E">
        <w:trPr>
          <w:trHeight w:val="300"/>
        </w:trPr>
        <w:tc>
          <w:tcPr>
            <w:tcW w:w="2249" w:type="dxa"/>
            <w:vMerge/>
          </w:tcPr>
          <w:p w14:paraId="05B9B134" w14:textId="77777777" w:rsidR="3E385298" w:rsidRDefault="3E385298"/>
        </w:tc>
        <w:tc>
          <w:tcPr>
            <w:tcW w:w="2376" w:type="dxa"/>
          </w:tcPr>
          <w:p w14:paraId="392C87B8" w14:textId="77777777" w:rsidR="3E385298" w:rsidRDefault="3E385298">
            <w:r>
              <w:t>Block size</w:t>
            </w:r>
          </w:p>
        </w:tc>
        <w:tc>
          <w:tcPr>
            <w:tcW w:w="4005" w:type="dxa"/>
          </w:tcPr>
          <w:p w14:paraId="2D8DDFD9" w14:textId="77777777" w:rsidR="3E385298" w:rsidRDefault="3E385298">
            <w:r>
              <w:t>16</w:t>
            </w:r>
          </w:p>
        </w:tc>
      </w:tr>
      <w:tr w:rsidR="002F7441" w14:paraId="3DC9D7BB" w14:textId="77777777" w:rsidTr="0083197E">
        <w:trPr>
          <w:trHeight w:val="300"/>
        </w:trPr>
        <w:tc>
          <w:tcPr>
            <w:tcW w:w="2249" w:type="dxa"/>
            <w:vMerge/>
          </w:tcPr>
          <w:p w14:paraId="75ED7CFE" w14:textId="77777777" w:rsidR="3E385298" w:rsidRDefault="3E385298"/>
        </w:tc>
        <w:tc>
          <w:tcPr>
            <w:tcW w:w="2376" w:type="dxa"/>
          </w:tcPr>
          <w:p w14:paraId="58951350" w14:textId="77777777" w:rsidR="3E385298" w:rsidRDefault="3E385298">
            <w:r>
              <w:t>Scale type</w:t>
            </w:r>
          </w:p>
        </w:tc>
        <w:tc>
          <w:tcPr>
            <w:tcW w:w="4005" w:type="dxa"/>
          </w:tcPr>
          <w:p w14:paraId="7EB715D1" w14:textId="73C01567" w:rsidR="3E385298" w:rsidRDefault="3E385298">
            <w:r>
              <w:t>FP8 UE4M3</w:t>
            </w:r>
          </w:p>
        </w:tc>
      </w:tr>
      <w:tr w:rsidR="002F7441" w14:paraId="6741283D" w14:textId="77777777" w:rsidTr="0083197E">
        <w:trPr>
          <w:trHeight w:val="300"/>
        </w:trPr>
        <w:tc>
          <w:tcPr>
            <w:tcW w:w="2249" w:type="dxa"/>
            <w:vMerge/>
          </w:tcPr>
          <w:p w14:paraId="6890E240" w14:textId="77777777" w:rsidR="3E385298" w:rsidRDefault="3E385298"/>
        </w:tc>
        <w:tc>
          <w:tcPr>
            <w:tcW w:w="2376" w:type="dxa"/>
          </w:tcPr>
          <w:p w14:paraId="36611CB9" w14:textId="77777777" w:rsidR="3E385298" w:rsidRDefault="3E385298">
            <w:r>
              <w:t>Scale method</w:t>
            </w:r>
          </w:p>
        </w:tc>
        <w:tc>
          <w:tcPr>
            <w:tcW w:w="4005" w:type="dxa"/>
          </w:tcPr>
          <w:p w14:paraId="250B4EA7" w14:textId="77777777" w:rsidR="3E385298" w:rsidRDefault="3E385298">
            <w:r>
              <w:t>1D block-wise scaling for NVFP4</w:t>
            </w:r>
          </w:p>
        </w:tc>
      </w:tr>
      <w:tr w:rsidR="002F7441" w14:paraId="7C84F03E" w14:textId="77777777" w:rsidTr="0083197E">
        <w:trPr>
          <w:trHeight w:val="300"/>
        </w:trPr>
        <w:tc>
          <w:tcPr>
            <w:tcW w:w="2249" w:type="dxa"/>
            <w:vMerge/>
          </w:tcPr>
          <w:p w14:paraId="3512A3A3" w14:textId="77777777" w:rsidR="3E385298" w:rsidRDefault="3E385298"/>
        </w:tc>
        <w:tc>
          <w:tcPr>
            <w:tcW w:w="2376" w:type="dxa"/>
          </w:tcPr>
          <w:p w14:paraId="29EDCE5A" w14:textId="77777777" w:rsidR="3E385298" w:rsidRDefault="3E385298">
            <w:r>
              <w:t>Extra tensor scaling</w:t>
            </w:r>
          </w:p>
        </w:tc>
        <w:tc>
          <w:tcPr>
            <w:tcW w:w="4005" w:type="dxa"/>
          </w:tcPr>
          <w:p w14:paraId="1A4AB2AA" w14:textId="290DFADA" w:rsidR="75F8D8B7" w:rsidRDefault="5BACCF0D">
            <w:r>
              <w:t>FP32 global scale</w:t>
            </w:r>
          </w:p>
        </w:tc>
      </w:tr>
      <w:tr w:rsidR="002F7441" w14:paraId="6AD0595B" w14:textId="77777777" w:rsidTr="0083197E">
        <w:trPr>
          <w:trHeight w:val="615"/>
        </w:trPr>
        <w:tc>
          <w:tcPr>
            <w:tcW w:w="2249" w:type="dxa"/>
            <w:vMerge/>
          </w:tcPr>
          <w:p w14:paraId="1718917C" w14:textId="77777777" w:rsidR="00BA59C2" w:rsidRDefault="00BA59C2"/>
        </w:tc>
        <w:tc>
          <w:tcPr>
            <w:tcW w:w="2376" w:type="dxa"/>
          </w:tcPr>
          <w:p w14:paraId="6EB7819B" w14:textId="10E0FA1C" w:rsidR="062DCAB1" w:rsidRDefault="062DCAB1">
            <w:r>
              <w:t>Exclude layers</w:t>
            </w:r>
          </w:p>
        </w:tc>
        <w:tc>
          <w:tcPr>
            <w:tcW w:w="4005" w:type="dxa"/>
          </w:tcPr>
          <w:p w14:paraId="772B9FD6" w14:textId="58E4F47D" w:rsidR="4A1DB39A" w:rsidRDefault="4A1DB39A" w:rsidP="615D4277">
            <w:pPr>
              <w:rPr>
                <w:rFonts w:eastAsia="DengXian"/>
              </w:rPr>
            </w:pPr>
            <w:r>
              <w:t>l</w:t>
            </w:r>
            <w:r w:rsidR="062DCAB1">
              <w:t>m</w:t>
            </w:r>
            <w:r w:rsidR="6ECF8F3C">
              <w:t>_</w:t>
            </w:r>
            <w:r w:rsidR="062DCAB1">
              <w:t>head</w:t>
            </w:r>
            <w:r w:rsidR="062DCAB1" w:rsidRPr="615D4277">
              <w:rPr>
                <w:rFonts w:eastAsia="DengXian"/>
              </w:rPr>
              <w:t xml:space="preserve">, </w:t>
            </w:r>
            <w:r w:rsidR="07723F60" w:rsidRPr="615D4277">
              <w:rPr>
                <w:rFonts w:eastAsia="DengXian"/>
              </w:rPr>
              <w:t>self_attn</w:t>
            </w:r>
            <w:r w:rsidR="062DCAB1" w:rsidRPr="615D4277">
              <w:rPr>
                <w:rFonts w:eastAsia="DengXian"/>
              </w:rPr>
              <w:t>, router,</w:t>
            </w:r>
            <w:r w:rsidR="062DCAB1" w:rsidRPr="615D4277">
              <w:rPr>
                <w:rFonts w:ascii="IBM Plex Mono" w:hAnsi="IBM Plex Mono"/>
                <w:color w:val="50A14F"/>
                <w:sz w:val="21"/>
                <w:szCs w:val="21"/>
              </w:rPr>
              <w:t xml:space="preserve"> </w:t>
            </w:r>
            <w:r w:rsidR="062DCAB1" w:rsidRPr="615D4277">
              <w:rPr>
                <w:rFonts w:eastAsia="DengXian"/>
              </w:rPr>
              <w:t>vision_model, multi_modal_projector, shared_expert, feed_forward.gate_proj, feed_forward.up_proj,</w:t>
            </w:r>
          </w:p>
          <w:p w14:paraId="6CEA44AC" w14:textId="1DEFA568" w:rsidR="062DCAB1" w:rsidRDefault="062DCAB1" w:rsidP="615D4277">
            <w:pPr>
              <w:rPr>
                <w:rFonts w:eastAsia="DengXian"/>
              </w:rPr>
            </w:pPr>
            <w:r w:rsidRPr="615D4277">
              <w:rPr>
                <w:rFonts w:eastAsia="DengXian"/>
              </w:rPr>
              <w:t>feed_forward.down_proj</w:t>
            </w:r>
          </w:p>
        </w:tc>
      </w:tr>
    </w:tbl>
    <w:p w14:paraId="3AB5E18F" w14:textId="1F76415A" w:rsidR="3E385298" w:rsidRDefault="3E385298"/>
    <w:p w14:paraId="62E3E2DB" w14:textId="0C5553D0" w:rsidR="152FBF70" w:rsidRDefault="2809FCB9" w:rsidP="1ED4F078">
      <w:pPr>
        <w:pStyle w:val="Heading3"/>
        <w:numPr>
          <w:ilvl w:val="2"/>
          <w:numId w:val="3"/>
        </w:numPr>
        <w:rPr>
          <w:b/>
          <w:bCs/>
          <w:color w:val="auto"/>
        </w:rPr>
      </w:pPr>
      <w:bookmarkStart w:id="117" w:name="_Toc228179939"/>
      <w:r w:rsidRPr="1ED4F078">
        <w:rPr>
          <w:b/>
          <w:bCs/>
          <w:color w:val="auto"/>
        </w:rPr>
        <w:t>Accuracy result</w:t>
      </w:r>
      <w:bookmarkEnd w:id="117"/>
    </w:p>
    <w:tbl>
      <w:tblPr>
        <w:tblW w:w="98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04"/>
        <w:gridCol w:w="1440"/>
        <w:gridCol w:w="1008"/>
        <w:gridCol w:w="1152"/>
        <w:gridCol w:w="1152"/>
        <w:gridCol w:w="1152"/>
        <w:gridCol w:w="1152"/>
        <w:gridCol w:w="1152"/>
      </w:tblGrid>
      <w:tr w:rsidR="00EE7190" w14:paraId="027D9E88" w14:textId="5A4882C1" w:rsidTr="00D15627">
        <w:trPr>
          <w:trHeight w:val="418"/>
        </w:trPr>
        <w:tc>
          <w:tcPr>
            <w:tcW w:w="1604" w:type="dxa"/>
            <w:vAlign w:val="center"/>
          </w:tcPr>
          <w:p w14:paraId="435D915A" w14:textId="6E048F37" w:rsidR="3E385298" w:rsidRDefault="3E385298" w:rsidP="3E385298">
            <w:pPr>
              <w:rPr>
                <w:b/>
                <w:bCs/>
              </w:rPr>
            </w:pPr>
            <w:r w:rsidRPr="3E385298">
              <w:rPr>
                <w:b/>
                <w:bCs/>
              </w:rPr>
              <w:t>Llama-4-Maverick-17B-128E-Instruct</w:t>
            </w:r>
          </w:p>
        </w:tc>
        <w:tc>
          <w:tcPr>
            <w:tcW w:w="1440" w:type="dxa"/>
            <w:vAlign w:val="center"/>
          </w:tcPr>
          <w:p w14:paraId="267E013F" w14:textId="4F310990" w:rsidR="3E385298" w:rsidRDefault="3E385298" w:rsidP="3E385298">
            <w:pPr>
              <w:rPr>
                <w:b/>
                <w:bCs/>
              </w:rPr>
            </w:pPr>
            <w:r w:rsidRPr="3E385298">
              <w:rPr>
                <w:b/>
                <w:bCs/>
              </w:rPr>
              <w:t>hellaswag</w:t>
            </w:r>
          </w:p>
        </w:tc>
        <w:tc>
          <w:tcPr>
            <w:tcW w:w="1008" w:type="dxa"/>
            <w:vAlign w:val="center"/>
          </w:tcPr>
          <w:p w14:paraId="507641BA" w14:textId="77777777" w:rsidR="3E385298" w:rsidRDefault="3E385298" w:rsidP="3E385298">
            <w:pPr>
              <w:rPr>
                <w:b/>
                <w:bCs/>
              </w:rPr>
            </w:pPr>
            <w:r w:rsidRPr="3E385298">
              <w:rPr>
                <w:b/>
                <w:bCs/>
              </w:rPr>
              <w:t>piqa</w:t>
            </w:r>
          </w:p>
        </w:tc>
        <w:tc>
          <w:tcPr>
            <w:tcW w:w="1152" w:type="dxa"/>
            <w:vAlign w:val="center"/>
          </w:tcPr>
          <w:p w14:paraId="414668C4" w14:textId="77777777" w:rsidR="3E385298" w:rsidRDefault="3E385298" w:rsidP="3E385298">
            <w:pPr>
              <w:rPr>
                <w:b/>
                <w:bCs/>
              </w:rPr>
            </w:pPr>
            <w:r w:rsidRPr="3E385298">
              <w:rPr>
                <w:b/>
                <w:bCs/>
              </w:rPr>
              <w:t>mmlu</w:t>
            </w:r>
          </w:p>
        </w:tc>
        <w:tc>
          <w:tcPr>
            <w:tcW w:w="1152" w:type="dxa"/>
            <w:vAlign w:val="center"/>
          </w:tcPr>
          <w:p w14:paraId="20E9BA20" w14:textId="77777777" w:rsidR="3E385298" w:rsidRDefault="3E385298" w:rsidP="3E385298">
            <w:pPr>
              <w:rPr>
                <w:b/>
                <w:bCs/>
              </w:rPr>
            </w:pPr>
            <w:r w:rsidRPr="3E385298">
              <w:rPr>
                <w:b/>
                <w:bCs/>
              </w:rPr>
              <w:t>gsm8k</w:t>
            </w:r>
          </w:p>
        </w:tc>
        <w:tc>
          <w:tcPr>
            <w:tcW w:w="1152" w:type="dxa"/>
            <w:vAlign w:val="center"/>
          </w:tcPr>
          <w:p w14:paraId="0A63985D" w14:textId="1F253692" w:rsidR="3E385298" w:rsidRDefault="3E385298" w:rsidP="3E385298">
            <w:pPr>
              <w:rPr>
                <w:b/>
                <w:bCs/>
              </w:rPr>
            </w:pPr>
            <w:r w:rsidRPr="3E385298">
              <w:rPr>
                <w:b/>
                <w:bCs/>
              </w:rPr>
              <w:t>chartqa</w:t>
            </w:r>
          </w:p>
        </w:tc>
        <w:tc>
          <w:tcPr>
            <w:tcW w:w="1152" w:type="dxa"/>
            <w:vAlign w:val="center"/>
          </w:tcPr>
          <w:p w14:paraId="546D7206" w14:textId="56627627" w:rsidR="3E385298" w:rsidRDefault="3E385298" w:rsidP="3E385298">
            <w:pPr>
              <w:rPr>
                <w:b/>
                <w:bCs/>
              </w:rPr>
            </w:pPr>
            <w:r w:rsidRPr="3E385298">
              <w:rPr>
                <w:b/>
                <w:bCs/>
              </w:rPr>
              <w:t>mmmu</w:t>
            </w:r>
          </w:p>
        </w:tc>
        <w:tc>
          <w:tcPr>
            <w:tcW w:w="1152" w:type="dxa"/>
            <w:vAlign w:val="center"/>
          </w:tcPr>
          <w:p w14:paraId="2DD60D59" w14:textId="51FCF8E1" w:rsidR="7827A248" w:rsidRPr="0118E3A2" w:rsidRDefault="7827A248" w:rsidP="0118E3A2">
            <w:pPr>
              <w:rPr>
                <w:b/>
                <w:bCs/>
              </w:rPr>
            </w:pPr>
            <w:r w:rsidRPr="0118E3A2">
              <w:rPr>
                <w:b/>
                <w:bCs/>
              </w:rPr>
              <w:t>AVG.</w:t>
            </w:r>
          </w:p>
        </w:tc>
      </w:tr>
      <w:tr w:rsidR="00EE7190" w14:paraId="72BD407A" w14:textId="7BD2EDF7" w:rsidTr="00D15627">
        <w:trPr>
          <w:trHeight w:val="300"/>
        </w:trPr>
        <w:tc>
          <w:tcPr>
            <w:tcW w:w="1604" w:type="dxa"/>
            <w:vAlign w:val="center"/>
          </w:tcPr>
          <w:p w14:paraId="554B9B5E" w14:textId="5C16F9B2"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FP8</w:t>
            </w:r>
          </w:p>
        </w:tc>
        <w:tc>
          <w:tcPr>
            <w:tcW w:w="1440" w:type="dxa"/>
            <w:vAlign w:val="center"/>
          </w:tcPr>
          <w:p w14:paraId="6645C55A" w14:textId="1AA32A65"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0.6855</w:t>
            </w:r>
          </w:p>
        </w:tc>
        <w:tc>
          <w:tcPr>
            <w:tcW w:w="1008" w:type="dxa"/>
            <w:vAlign w:val="center"/>
          </w:tcPr>
          <w:p w14:paraId="79D4A77B" w14:textId="17E0CB5E"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0.8215</w:t>
            </w:r>
          </w:p>
        </w:tc>
        <w:tc>
          <w:tcPr>
            <w:tcW w:w="1152" w:type="dxa"/>
            <w:vAlign w:val="center"/>
          </w:tcPr>
          <w:p w14:paraId="1A9ECF6B" w14:textId="5C412B5F"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0.8532</w:t>
            </w:r>
          </w:p>
        </w:tc>
        <w:tc>
          <w:tcPr>
            <w:tcW w:w="1152" w:type="dxa"/>
            <w:vAlign w:val="center"/>
          </w:tcPr>
          <w:p w14:paraId="284B29D5" w14:textId="50E13244"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0.9325</w:t>
            </w:r>
          </w:p>
        </w:tc>
        <w:tc>
          <w:tcPr>
            <w:tcW w:w="1152" w:type="dxa"/>
            <w:vAlign w:val="center"/>
          </w:tcPr>
          <w:p w14:paraId="0FEAF34D" w14:textId="51253695"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0.8892</w:t>
            </w:r>
          </w:p>
        </w:tc>
        <w:tc>
          <w:tcPr>
            <w:tcW w:w="1152" w:type="dxa"/>
            <w:vAlign w:val="center"/>
          </w:tcPr>
          <w:p w14:paraId="6C153290" w14:textId="52B13C03"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0.5444</w:t>
            </w:r>
          </w:p>
        </w:tc>
        <w:tc>
          <w:tcPr>
            <w:tcW w:w="1152" w:type="dxa"/>
            <w:vAlign w:val="center"/>
          </w:tcPr>
          <w:p w14:paraId="2CE67A94" w14:textId="1F75B0F5" w:rsidR="01069DE8" w:rsidRPr="0118E3A2" w:rsidRDefault="01069DE8" w:rsidP="0118E3A2">
            <w:pPr>
              <w:rPr>
                <w:rFonts w:ascii="Aptos" w:eastAsia="Aptos" w:hAnsi="Aptos" w:cs="Aptos"/>
                <w:color w:val="000000" w:themeColor="text1"/>
              </w:rPr>
            </w:pPr>
            <w:r w:rsidRPr="0118E3A2">
              <w:rPr>
                <w:rFonts w:ascii="Aptos" w:eastAsia="Aptos" w:hAnsi="Aptos" w:cs="Aptos"/>
                <w:color w:val="000000" w:themeColor="text1"/>
              </w:rPr>
              <w:t>0.7877</w:t>
            </w:r>
          </w:p>
        </w:tc>
      </w:tr>
      <w:tr w:rsidR="00EE7190" w14:paraId="72A48D72" w14:textId="2EB63CE0" w:rsidTr="00D15627">
        <w:trPr>
          <w:trHeight w:val="300"/>
        </w:trPr>
        <w:tc>
          <w:tcPr>
            <w:tcW w:w="1604" w:type="dxa"/>
            <w:vAlign w:val="center"/>
          </w:tcPr>
          <w:p w14:paraId="1B4CCC78" w14:textId="06EDB7DA"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NVFP4 (RTN + static global scale)</w:t>
            </w:r>
          </w:p>
        </w:tc>
        <w:tc>
          <w:tcPr>
            <w:tcW w:w="1440" w:type="dxa"/>
            <w:vAlign w:val="center"/>
          </w:tcPr>
          <w:p w14:paraId="26E901AC" w14:textId="0021B082"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0.6823</w:t>
            </w:r>
          </w:p>
        </w:tc>
        <w:tc>
          <w:tcPr>
            <w:tcW w:w="1008" w:type="dxa"/>
            <w:vAlign w:val="center"/>
          </w:tcPr>
          <w:p w14:paraId="5273491A" w14:textId="326826F3"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0.8215</w:t>
            </w:r>
          </w:p>
        </w:tc>
        <w:tc>
          <w:tcPr>
            <w:tcW w:w="1152" w:type="dxa"/>
            <w:vAlign w:val="center"/>
          </w:tcPr>
          <w:p w14:paraId="5F1F29F8" w14:textId="66BEB4BB"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0.8566</w:t>
            </w:r>
          </w:p>
        </w:tc>
        <w:tc>
          <w:tcPr>
            <w:tcW w:w="1152" w:type="dxa"/>
            <w:vAlign w:val="center"/>
          </w:tcPr>
          <w:p w14:paraId="6E1E3B71" w14:textId="6DB95EE7" w:rsidR="3E385298" w:rsidRDefault="3E385298" w:rsidP="3E385298">
            <w:pPr>
              <w:spacing w:before="240" w:after="240"/>
              <w:rPr>
                <w:rFonts w:ascii="Aptos" w:eastAsia="Aptos" w:hAnsi="Aptos" w:cs="Aptos"/>
                <w:color w:val="000000" w:themeColor="text1"/>
              </w:rPr>
            </w:pPr>
            <w:r w:rsidRPr="3E385298">
              <w:rPr>
                <w:rFonts w:ascii="Aptos" w:eastAsia="Aptos" w:hAnsi="Aptos" w:cs="Aptos"/>
                <w:color w:val="000000" w:themeColor="text1"/>
              </w:rPr>
              <w:t>0.9219</w:t>
            </w:r>
          </w:p>
        </w:tc>
        <w:tc>
          <w:tcPr>
            <w:tcW w:w="1152" w:type="dxa"/>
            <w:vAlign w:val="center"/>
          </w:tcPr>
          <w:p w14:paraId="1EFD724A" w14:textId="67C42851" w:rsidR="3E385298" w:rsidRDefault="2E8478E6" w:rsidP="3E385298">
            <w:pPr>
              <w:rPr>
                <w:rFonts w:ascii="Aptos" w:eastAsia="Aptos" w:hAnsi="Aptos" w:cs="Aptos"/>
                <w:color w:val="000000" w:themeColor="text1"/>
              </w:rPr>
            </w:pPr>
            <w:r w:rsidRPr="5E333694">
              <w:rPr>
                <w:rFonts w:ascii="Aptos" w:eastAsia="Aptos" w:hAnsi="Aptos" w:cs="Aptos"/>
                <w:color w:val="000000" w:themeColor="text1"/>
              </w:rPr>
              <w:t>0.8904</w:t>
            </w:r>
          </w:p>
        </w:tc>
        <w:tc>
          <w:tcPr>
            <w:tcW w:w="1152" w:type="dxa"/>
            <w:vAlign w:val="center"/>
          </w:tcPr>
          <w:p w14:paraId="22F49A91" w14:textId="2034FDE6"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0.5378</w:t>
            </w:r>
          </w:p>
        </w:tc>
        <w:tc>
          <w:tcPr>
            <w:tcW w:w="1152" w:type="dxa"/>
            <w:vAlign w:val="center"/>
          </w:tcPr>
          <w:p w14:paraId="1A08187F" w14:textId="4CC1EEE4" w:rsidR="01888CC5" w:rsidRPr="0118E3A2" w:rsidRDefault="01888CC5" w:rsidP="0118E3A2">
            <w:pPr>
              <w:rPr>
                <w:rFonts w:ascii="Aptos" w:eastAsia="Aptos" w:hAnsi="Aptos" w:cs="Aptos"/>
                <w:color w:val="000000" w:themeColor="text1"/>
              </w:rPr>
            </w:pPr>
            <w:r w:rsidRPr="0118E3A2">
              <w:rPr>
                <w:rFonts w:ascii="Aptos" w:eastAsia="Aptos" w:hAnsi="Aptos" w:cs="Aptos"/>
                <w:color w:val="000000" w:themeColor="text1"/>
              </w:rPr>
              <w:t>0.7851</w:t>
            </w:r>
          </w:p>
        </w:tc>
      </w:tr>
    </w:tbl>
    <w:p w14:paraId="77B76C1B" w14:textId="3E6215BA" w:rsidR="00835071" w:rsidRDefault="00835071" w:rsidP="008E470F"/>
    <w:p w14:paraId="0806D251" w14:textId="6B20EE1E" w:rsidR="62A9782B" w:rsidRDefault="2FAF2BC4" w:rsidP="1ED4F078">
      <w:pPr>
        <w:pStyle w:val="Heading3"/>
        <w:numPr>
          <w:ilvl w:val="1"/>
          <w:numId w:val="3"/>
        </w:numPr>
        <w:rPr>
          <w:b/>
          <w:bCs/>
          <w:color w:val="auto"/>
        </w:rPr>
      </w:pPr>
      <w:bookmarkStart w:id="118" w:name="_Toc228179940"/>
      <w:r w:rsidRPr="1ED4F078">
        <w:rPr>
          <w:rFonts w:eastAsia="DengXian"/>
          <w:b/>
          <w:bCs/>
          <w:color w:val="auto"/>
        </w:rPr>
        <w:lastRenderedPageBreak/>
        <w:t>Llama4 Scout</w:t>
      </w:r>
      <w:bookmarkEnd w:id="118"/>
    </w:p>
    <w:p w14:paraId="25E07933" w14:textId="2FCC6CC2" w:rsidR="152FBF70" w:rsidRDefault="2809FCB9" w:rsidP="1ED4F078">
      <w:pPr>
        <w:pStyle w:val="Heading3"/>
        <w:numPr>
          <w:ilvl w:val="2"/>
          <w:numId w:val="3"/>
        </w:numPr>
        <w:rPr>
          <w:b/>
          <w:bCs/>
          <w:color w:val="auto"/>
        </w:rPr>
      </w:pPr>
      <w:bookmarkStart w:id="119" w:name="_MXFP4_recipe_1"/>
      <w:bookmarkStart w:id="120" w:name="_Toc228179941"/>
      <w:commentRangeStart w:id="121"/>
      <w:commentRangeStart w:id="122"/>
      <w:r w:rsidRPr="1ED4F078">
        <w:rPr>
          <w:b/>
          <w:bCs/>
          <w:color w:val="auto"/>
        </w:rPr>
        <w:t>MXFP4 recipe</w:t>
      </w:r>
      <w:bookmarkEnd w:id="119"/>
      <w:bookmarkEnd w:id="120"/>
      <w:commentRangeEnd w:id="121"/>
      <w:r w:rsidR="00470EB5">
        <w:rPr>
          <w:rStyle w:val="CommentReference"/>
          <w:rFonts w:hint="eastAsia"/>
          <w:b/>
          <w:bCs/>
          <w:color w:val="auto"/>
          <w:sz w:val="28"/>
          <w:szCs w:val="28"/>
        </w:rPr>
        <w:commentReference w:id="121"/>
      </w:r>
      <w:commentRangeEnd w:id="122"/>
      <w:r>
        <w:rPr>
          <w:rStyle w:val="CommentReference"/>
          <w:rFonts w:hint="eastAsia"/>
          <w:b/>
          <w:bCs/>
          <w:color w:val="auto"/>
          <w:sz w:val="28"/>
          <w:szCs w:val="28"/>
        </w:rPr>
        <w:commentReference w:id="122"/>
      </w:r>
    </w:p>
    <w:tbl>
      <w:tblPr>
        <w:tblStyle w:val="TableGrid"/>
        <w:tblW w:w="8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9"/>
        <w:gridCol w:w="2168"/>
        <w:gridCol w:w="3932"/>
      </w:tblGrid>
      <w:tr w:rsidR="00EE7190" w14:paraId="0566E767" w14:textId="77777777" w:rsidTr="0083197E">
        <w:trPr>
          <w:trHeight w:val="300"/>
        </w:trPr>
        <w:tc>
          <w:tcPr>
            <w:tcW w:w="4096" w:type="dxa"/>
            <w:gridSpan w:val="2"/>
          </w:tcPr>
          <w:p w14:paraId="3BA36496" w14:textId="77777777" w:rsidR="3E385298" w:rsidRDefault="3E385298" w:rsidP="3E385298">
            <w:pPr>
              <w:rPr>
                <w:b/>
                <w:bCs/>
              </w:rPr>
            </w:pPr>
            <w:r w:rsidRPr="3E385298">
              <w:rPr>
                <w:b/>
                <w:bCs/>
              </w:rPr>
              <w:t xml:space="preserve">Recipe  </w:t>
            </w:r>
          </w:p>
        </w:tc>
        <w:tc>
          <w:tcPr>
            <w:tcW w:w="4263" w:type="dxa"/>
          </w:tcPr>
          <w:p w14:paraId="14FE8A38" w14:textId="77777777" w:rsidR="3E385298" w:rsidRDefault="3E385298" w:rsidP="3E385298">
            <w:pPr>
              <w:rPr>
                <w:b/>
                <w:bCs/>
              </w:rPr>
            </w:pPr>
            <w:r w:rsidRPr="3E385298">
              <w:rPr>
                <w:b/>
                <w:bCs/>
              </w:rPr>
              <w:t>Config/Setting</w:t>
            </w:r>
          </w:p>
        </w:tc>
      </w:tr>
      <w:tr w:rsidR="00EE7190" w14:paraId="0CE41D97" w14:textId="77777777" w:rsidTr="0083197E">
        <w:trPr>
          <w:trHeight w:val="300"/>
        </w:trPr>
        <w:tc>
          <w:tcPr>
            <w:tcW w:w="4096" w:type="dxa"/>
            <w:gridSpan w:val="2"/>
          </w:tcPr>
          <w:p w14:paraId="3BF057DE" w14:textId="77777777" w:rsidR="3E385298" w:rsidRDefault="3E385298">
            <w:r>
              <w:t>Quant approach</w:t>
            </w:r>
          </w:p>
        </w:tc>
        <w:tc>
          <w:tcPr>
            <w:tcW w:w="4263" w:type="dxa"/>
          </w:tcPr>
          <w:p w14:paraId="7CEB520C" w14:textId="77777777" w:rsidR="3E385298" w:rsidRDefault="3E385298">
            <w:r>
              <w:t>PTQ</w:t>
            </w:r>
          </w:p>
        </w:tc>
      </w:tr>
      <w:tr w:rsidR="00EE7190" w14:paraId="1F8EF5A9" w14:textId="77777777" w:rsidTr="0083197E">
        <w:trPr>
          <w:trHeight w:val="300"/>
        </w:trPr>
        <w:tc>
          <w:tcPr>
            <w:tcW w:w="4096" w:type="dxa"/>
            <w:gridSpan w:val="2"/>
          </w:tcPr>
          <w:p w14:paraId="44D77F54" w14:textId="77777777" w:rsidR="3E385298" w:rsidRDefault="3E385298">
            <w:r>
              <w:t>Quant algo</w:t>
            </w:r>
          </w:p>
        </w:tc>
        <w:tc>
          <w:tcPr>
            <w:tcW w:w="4263" w:type="dxa"/>
          </w:tcPr>
          <w:p w14:paraId="060AF11A" w14:textId="77777777" w:rsidR="3E385298" w:rsidRDefault="3E385298">
            <w:r>
              <w:t>RTN</w:t>
            </w:r>
          </w:p>
        </w:tc>
      </w:tr>
      <w:tr w:rsidR="00EE7190" w14:paraId="478A0428" w14:textId="77777777" w:rsidTr="0083197E">
        <w:trPr>
          <w:trHeight w:val="300"/>
        </w:trPr>
        <w:tc>
          <w:tcPr>
            <w:tcW w:w="4096" w:type="dxa"/>
            <w:gridSpan w:val="2"/>
          </w:tcPr>
          <w:p w14:paraId="2441D770" w14:textId="77777777" w:rsidR="3E385298" w:rsidRDefault="3E385298">
            <w:r>
              <w:t>Quantized ops</w:t>
            </w:r>
          </w:p>
        </w:tc>
        <w:tc>
          <w:tcPr>
            <w:tcW w:w="4263" w:type="dxa"/>
          </w:tcPr>
          <w:p w14:paraId="63CCC8C8" w14:textId="100EB4AB" w:rsidR="75F8D8B7" w:rsidRDefault="3E385298">
            <w:commentRangeStart w:id="123"/>
            <w:commentRangeStart w:id="124"/>
            <w:r>
              <w:t xml:space="preserve">Linear </w:t>
            </w:r>
            <w:commentRangeEnd w:id="123"/>
            <w:r w:rsidR="75F8D8B7">
              <w:rPr>
                <w:rStyle w:val="CommentReference"/>
                <w:sz w:val="24"/>
                <w:szCs w:val="24"/>
              </w:rPr>
              <w:commentReference w:id="123"/>
            </w:r>
            <w:commentRangeEnd w:id="124"/>
            <w:r>
              <w:rPr>
                <w:rStyle w:val="CommentReference"/>
                <w:sz w:val="24"/>
                <w:szCs w:val="24"/>
              </w:rPr>
              <w:commentReference w:id="124"/>
            </w:r>
            <w:r w:rsidR="0053497D">
              <w:t>, KV</w:t>
            </w:r>
            <w:r w:rsidR="00152F62">
              <w:t xml:space="preserve"> cache, Attention</w:t>
            </w:r>
          </w:p>
        </w:tc>
      </w:tr>
      <w:tr w:rsidR="002F7441" w14:paraId="16081BE1" w14:textId="77777777" w:rsidTr="0083197E">
        <w:trPr>
          <w:trHeight w:val="300"/>
        </w:trPr>
        <w:tc>
          <w:tcPr>
            <w:tcW w:w="1696" w:type="dxa"/>
            <w:vMerge w:val="restart"/>
          </w:tcPr>
          <w:p w14:paraId="77DF4952" w14:textId="3785A28B" w:rsidR="3E385298" w:rsidRDefault="3E385298">
            <w:commentRangeStart w:id="125"/>
            <w:commentRangeStart w:id="126"/>
            <w:r>
              <w:t>Linear</w:t>
            </w:r>
            <w:commentRangeEnd w:id="125"/>
            <w:r>
              <w:rPr>
                <w:rStyle w:val="CommentReference"/>
                <w:rFonts w:hint="eastAsia"/>
                <w:sz w:val="24"/>
                <w:szCs w:val="24"/>
              </w:rPr>
              <w:commentReference w:id="125"/>
            </w:r>
            <w:commentRangeEnd w:id="126"/>
            <w:r w:rsidR="00C631AA">
              <w:rPr>
                <w:rStyle w:val="CommentReference"/>
                <w:rFonts w:hint="eastAsia"/>
                <w:sz w:val="24"/>
                <w:szCs w:val="24"/>
              </w:rPr>
              <w:commentReference w:id="126"/>
            </w:r>
          </w:p>
        </w:tc>
        <w:tc>
          <w:tcPr>
            <w:tcW w:w="2400" w:type="dxa"/>
          </w:tcPr>
          <w:p w14:paraId="420A2380" w14:textId="77777777" w:rsidR="3E385298" w:rsidRDefault="3E385298">
            <w:r>
              <w:t>Data type</w:t>
            </w:r>
          </w:p>
        </w:tc>
        <w:tc>
          <w:tcPr>
            <w:tcW w:w="4263" w:type="dxa"/>
          </w:tcPr>
          <w:p w14:paraId="3A70DC2D" w14:textId="03A354A1" w:rsidR="3E385298" w:rsidRDefault="3E385298" w:rsidP="3E385298">
            <w:pPr>
              <w:rPr>
                <w:rFonts w:eastAsia="DengXian"/>
              </w:rPr>
            </w:pPr>
            <w:r w:rsidRPr="3E385298">
              <w:rPr>
                <w:rFonts w:eastAsia="DengXian"/>
              </w:rPr>
              <w:t>MX</w:t>
            </w:r>
            <w:r>
              <w:t>FP</w:t>
            </w:r>
            <w:r w:rsidRPr="3E385298">
              <w:rPr>
                <w:rFonts w:eastAsia="DengXian"/>
              </w:rPr>
              <w:t>4</w:t>
            </w:r>
          </w:p>
        </w:tc>
      </w:tr>
      <w:tr w:rsidR="002F7441" w14:paraId="7568EF5A" w14:textId="77777777" w:rsidTr="0083197E">
        <w:trPr>
          <w:trHeight w:val="300"/>
        </w:trPr>
        <w:tc>
          <w:tcPr>
            <w:tcW w:w="1696" w:type="dxa"/>
            <w:vMerge/>
          </w:tcPr>
          <w:p w14:paraId="5B20853D" w14:textId="77777777" w:rsidR="00972EA8" w:rsidRDefault="00972EA8"/>
        </w:tc>
        <w:tc>
          <w:tcPr>
            <w:tcW w:w="2400" w:type="dxa"/>
          </w:tcPr>
          <w:p w14:paraId="71862BFD" w14:textId="77777777" w:rsidR="3E385298" w:rsidRDefault="3E385298">
            <w:r>
              <w:t>Element format</w:t>
            </w:r>
          </w:p>
        </w:tc>
        <w:tc>
          <w:tcPr>
            <w:tcW w:w="4263" w:type="dxa"/>
          </w:tcPr>
          <w:p w14:paraId="018904BB" w14:textId="648B0BBA" w:rsidR="3E385298" w:rsidRDefault="3E385298" w:rsidP="3E385298">
            <w:pPr>
              <w:rPr>
                <w:rFonts w:eastAsia="DengXian"/>
              </w:rPr>
            </w:pPr>
            <w:r>
              <w:t>E</w:t>
            </w:r>
            <w:r w:rsidRPr="3E385298">
              <w:rPr>
                <w:rFonts w:eastAsia="DengXian"/>
              </w:rPr>
              <w:t>2</w:t>
            </w:r>
            <w:r>
              <w:t>M</w:t>
            </w:r>
            <w:r w:rsidRPr="3E385298">
              <w:rPr>
                <w:rFonts w:eastAsia="DengXian"/>
              </w:rPr>
              <w:t>1</w:t>
            </w:r>
          </w:p>
        </w:tc>
      </w:tr>
      <w:tr w:rsidR="002F7441" w14:paraId="777B2EC1" w14:textId="77777777" w:rsidTr="0083197E">
        <w:trPr>
          <w:trHeight w:val="300"/>
        </w:trPr>
        <w:tc>
          <w:tcPr>
            <w:tcW w:w="1696" w:type="dxa"/>
            <w:vMerge/>
          </w:tcPr>
          <w:p w14:paraId="20C8B260" w14:textId="77777777" w:rsidR="3E385298" w:rsidRDefault="3E385298"/>
        </w:tc>
        <w:tc>
          <w:tcPr>
            <w:tcW w:w="2400" w:type="dxa"/>
          </w:tcPr>
          <w:p w14:paraId="6E9ABA76" w14:textId="77777777" w:rsidR="3E385298" w:rsidRDefault="3E385298">
            <w:r>
              <w:t>Scheme</w:t>
            </w:r>
          </w:p>
        </w:tc>
        <w:tc>
          <w:tcPr>
            <w:tcW w:w="4263" w:type="dxa"/>
          </w:tcPr>
          <w:p w14:paraId="687F4A85" w14:textId="5E52FBFC" w:rsidR="3E385298" w:rsidRDefault="3E385298" w:rsidP="3E385298">
            <w:pPr>
              <w:rPr>
                <w:rFonts w:eastAsia="DengXian"/>
              </w:rPr>
            </w:pPr>
            <w:r>
              <w:t xml:space="preserve">Weight – </w:t>
            </w:r>
            <w:r w:rsidRPr="3E385298">
              <w:rPr>
                <w:rFonts w:eastAsia="DengXian"/>
              </w:rPr>
              <w:t>MXFP4</w:t>
            </w:r>
            <w:r>
              <w:t xml:space="preserve">, Activation – </w:t>
            </w:r>
            <w:r w:rsidRPr="3E385298">
              <w:rPr>
                <w:rFonts w:eastAsia="DengXian"/>
              </w:rPr>
              <w:t>MXFP4</w:t>
            </w:r>
          </w:p>
        </w:tc>
      </w:tr>
      <w:tr w:rsidR="002F7441" w14:paraId="0A1805D2" w14:textId="77777777" w:rsidTr="0083197E">
        <w:trPr>
          <w:trHeight w:val="300"/>
        </w:trPr>
        <w:tc>
          <w:tcPr>
            <w:tcW w:w="1696" w:type="dxa"/>
            <w:vMerge/>
          </w:tcPr>
          <w:p w14:paraId="1FCD3726" w14:textId="77777777" w:rsidR="3E385298" w:rsidRDefault="3E385298"/>
        </w:tc>
        <w:tc>
          <w:tcPr>
            <w:tcW w:w="2400" w:type="dxa"/>
          </w:tcPr>
          <w:p w14:paraId="55F43603" w14:textId="77777777" w:rsidR="3E385298" w:rsidRDefault="3E385298">
            <w:r>
              <w:t>Weight scheme</w:t>
            </w:r>
          </w:p>
        </w:tc>
        <w:tc>
          <w:tcPr>
            <w:tcW w:w="4263" w:type="dxa"/>
          </w:tcPr>
          <w:p w14:paraId="34415217" w14:textId="5E6180AE" w:rsidR="3E385298" w:rsidRDefault="3E385298">
            <w:r>
              <w:t>Static, block-wise</w:t>
            </w:r>
            <w:r w:rsidR="002E0A48">
              <w:t xml:space="preserve">, </w:t>
            </w:r>
            <w:r w:rsidR="009A4234">
              <w:t>FLOOR</w:t>
            </w:r>
          </w:p>
        </w:tc>
      </w:tr>
      <w:tr w:rsidR="002F7441" w14:paraId="4E107847" w14:textId="77777777" w:rsidTr="0083197E">
        <w:trPr>
          <w:trHeight w:val="300"/>
        </w:trPr>
        <w:tc>
          <w:tcPr>
            <w:tcW w:w="1696" w:type="dxa"/>
            <w:vMerge/>
          </w:tcPr>
          <w:p w14:paraId="6493E769" w14:textId="77777777" w:rsidR="3E385298" w:rsidRDefault="3E385298"/>
        </w:tc>
        <w:tc>
          <w:tcPr>
            <w:tcW w:w="2400" w:type="dxa"/>
          </w:tcPr>
          <w:p w14:paraId="5F90555B" w14:textId="77777777" w:rsidR="3E385298" w:rsidRDefault="3E385298">
            <w:r>
              <w:t>Activation scheme</w:t>
            </w:r>
          </w:p>
        </w:tc>
        <w:tc>
          <w:tcPr>
            <w:tcW w:w="4263" w:type="dxa"/>
          </w:tcPr>
          <w:p w14:paraId="2530D72D" w14:textId="111D5A5C" w:rsidR="3E385298" w:rsidRDefault="3E385298">
            <w:r>
              <w:t>Dynamic, block-wise</w:t>
            </w:r>
            <w:r w:rsidR="00B1568D">
              <w:t xml:space="preserve">, </w:t>
            </w:r>
            <w:r w:rsidR="009A4234">
              <w:t>RCEIL</w:t>
            </w:r>
          </w:p>
        </w:tc>
      </w:tr>
      <w:tr w:rsidR="002F7441" w14:paraId="3FCE766B" w14:textId="77777777" w:rsidTr="0083197E">
        <w:trPr>
          <w:trHeight w:val="300"/>
        </w:trPr>
        <w:tc>
          <w:tcPr>
            <w:tcW w:w="1696" w:type="dxa"/>
            <w:vMerge/>
          </w:tcPr>
          <w:p w14:paraId="605F0038" w14:textId="77777777" w:rsidR="3E385298" w:rsidRDefault="3E385298"/>
        </w:tc>
        <w:tc>
          <w:tcPr>
            <w:tcW w:w="2400" w:type="dxa"/>
          </w:tcPr>
          <w:p w14:paraId="650F3F71" w14:textId="77777777" w:rsidR="3E385298" w:rsidRDefault="3E385298">
            <w:r>
              <w:t>Block size</w:t>
            </w:r>
          </w:p>
        </w:tc>
        <w:tc>
          <w:tcPr>
            <w:tcW w:w="4263" w:type="dxa"/>
          </w:tcPr>
          <w:p w14:paraId="47173770" w14:textId="77777777" w:rsidR="3E385298" w:rsidRDefault="3E385298">
            <w:r>
              <w:t>32</w:t>
            </w:r>
          </w:p>
        </w:tc>
      </w:tr>
      <w:tr w:rsidR="002F7441" w14:paraId="5CA5ABA8" w14:textId="77777777" w:rsidTr="0083197E">
        <w:trPr>
          <w:trHeight w:val="300"/>
        </w:trPr>
        <w:tc>
          <w:tcPr>
            <w:tcW w:w="1696" w:type="dxa"/>
            <w:vMerge/>
          </w:tcPr>
          <w:p w14:paraId="15756EC6" w14:textId="77777777" w:rsidR="3E385298" w:rsidRDefault="3E385298"/>
        </w:tc>
        <w:tc>
          <w:tcPr>
            <w:tcW w:w="2400" w:type="dxa"/>
          </w:tcPr>
          <w:p w14:paraId="04947FCC" w14:textId="77777777" w:rsidR="3E385298" w:rsidRDefault="3E385298">
            <w:r>
              <w:t>Scale type</w:t>
            </w:r>
          </w:p>
        </w:tc>
        <w:tc>
          <w:tcPr>
            <w:tcW w:w="4263" w:type="dxa"/>
          </w:tcPr>
          <w:p w14:paraId="0862BA30" w14:textId="04B133F3" w:rsidR="3E385298" w:rsidRDefault="3E385298">
            <w:r>
              <w:t>FP8 E8M0</w:t>
            </w:r>
          </w:p>
        </w:tc>
      </w:tr>
      <w:tr w:rsidR="002F7441" w14:paraId="1B14224C" w14:textId="77777777" w:rsidTr="0083197E">
        <w:trPr>
          <w:trHeight w:val="300"/>
        </w:trPr>
        <w:tc>
          <w:tcPr>
            <w:tcW w:w="1696" w:type="dxa"/>
            <w:vMerge/>
          </w:tcPr>
          <w:p w14:paraId="2D151B10" w14:textId="77777777" w:rsidR="3E385298" w:rsidRDefault="3E385298"/>
        </w:tc>
        <w:tc>
          <w:tcPr>
            <w:tcW w:w="2400" w:type="dxa"/>
          </w:tcPr>
          <w:p w14:paraId="1B1EDA70" w14:textId="77777777" w:rsidR="3E385298" w:rsidRDefault="3E385298">
            <w:r>
              <w:t>Scale method</w:t>
            </w:r>
          </w:p>
        </w:tc>
        <w:tc>
          <w:tcPr>
            <w:tcW w:w="4263" w:type="dxa"/>
          </w:tcPr>
          <w:p w14:paraId="78B666CB" w14:textId="19DDA5A3" w:rsidR="3E385298" w:rsidRDefault="3E385298" w:rsidP="3E385298">
            <w:pPr>
              <w:rPr>
                <w:rFonts w:eastAsia="DengXian"/>
              </w:rPr>
            </w:pPr>
            <w:r>
              <w:t>1D block-wise scaling for MXFP</w:t>
            </w:r>
            <w:r w:rsidRPr="3E385298">
              <w:rPr>
                <w:rFonts w:eastAsia="DengXian"/>
              </w:rPr>
              <w:t>4</w:t>
            </w:r>
          </w:p>
        </w:tc>
      </w:tr>
      <w:tr w:rsidR="002F7441" w14:paraId="39B7343A" w14:textId="77777777" w:rsidTr="0083197E">
        <w:trPr>
          <w:trHeight w:val="300"/>
        </w:trPr>
        <w:tc>
          <w:tcPr>
            <w:tcW w:w="1696" w:type="dxa"/>
            <w:vMerge/>
          </w:tcPr>
          <w:p w14:paraId="033894E0" w14:textId="77777777" w:rsidR="00BA59C2" w:rsidRDefault="00BA59C2"/>
        </w:tc>
        <w:tc>
          <w:tcPr>
            <w:tcW w:w="2400" w:type="dxa"/>
          </w:tcPr>
          <w:p w14:paraId="0131671B" w14:textId="30CF3B5F" w:rsidR="6819C3A4" w:rsidRDefault="6819C3A4">
            <w:r>
              <w:t>Exclude layers</w:t>
            </w:r>
          </w:p>
        </w:tc>
        <w:tc>
          <w:tcPr>
            <w:tcW w:w="4263" w:type="dxa"/>
          </w:tcPr>
          <w:p w14:paraId="0950471D" w14:textId="46B21236" w:rsidR="51682031" w:rsidRDefault="51682031">
            <w:r>
              <w:t>l</w:t>
            </w:r>
            <w:r w:rsidR="6819C3A4">
              <w:t>m</w:t>
            </w:r>
            <w:r w:rsidR="2C6978F4">
              <w:t>_</w:t>
            </w:r>
            <w:r w:rsidR="6819C3A4">
              <w:t>head, self_attn, router, vision_model, multi_modal_projector, shared_expert</w:t>
            </w:r>
          </w:p>
        </w:tc>
      </w:tr>
      <w:tr w:rsidR="000A4E00" w14:paraId="61C14036" w14:textId="77777777" w:rsidTr="0083197E">
        <w:trPr>
          <w:trHeight w:val="300"/>
        </w:trPr>
        <w:tc>
          <w:tcPr>
            <w:tcW w:w="1696" w:type="dxa"/>
            <w:vMerge w:val="restart"/>
          </w:tcPr>
          <w:p w14:paraId="6EBCC215" w14:textId="3E18BD89" w:rsidR="000A4E00" w:rsidRDefault="000A4E00">
            <w:r>
              <w:t>KV cache</w:t>
            </w:r>
          </w:p>
        </w:tc>
        <w:tc>
          <w:tcPr>
            <w:tcW w:w="2400" w:type="dxa"/>
          </w:tcPr>
          <w:p w14:paraId="5A6EA0F4" w14:textId="4BEAA709" w:rsidR="000A4E00" w:rsidRDefault="000A4E00">
            <w:r>
              <w:t>Data type</w:t>
            </w:r>
          </w:p>
        </w:tc>
        <w:tc>
          <w:tcPr>
            <w:tcW w:w="4263" w:type="dxa"/>
          </w:tcPr>
          <w:p w14:paraId="61219E42" w14:textId="21324223" w:rsidR="000A4E00" w:rsidRDefault="000A4E00">
            <w:r>
              <w:t>FP8</w:t>
            </w:r>
          </w:p>
        </w:tc>
      </w:tr>
      <w:tr w:rsidR="000A4E00" w14:paraId="76C9F589" w14:textId="77777777" w:rsidTr="0083197E">
        <w:trPr>
          <w:trHeight w:val="300"/>
        </w:trPr>
        <w:tc>
          <w:tcPr>
            <w:tcW w:w="1696" w:type="dxa"/>
            <w:vMerge/>
          </w:tcPr>
          <w:p w14:paraId="678F30C7" w14:textId="77777777" w:rsidR="000A4E00" w:rsidRDefault="000A4E00"/>
        </w:tc>
        <w:tc>
          <w:tcPr>
            <w:tcW w:w="2400" w:type="dxa"/>
          </w:tcPr>
          <w:p w14:paraId="7B4F2738" w14:textId="1F67574D" w:rsidR="000A4E00" w:rsidRDefault="000A4E00">
            <w:r>
              <w:t>Element format</w:t>
            </w:r>
          </w:p>
        </w:tc>
        <w:tc>
          <w:tcPr>
            <w:tcW w:w="4263" w:type="dxa"/>
          </w:tcPr>
          <w:p w14:paraId="26A082E3" w14:textId="7955765C" w:rsidR="000A4E00" w:rsidRDefault="000A4E00">
            <w:r>
              <w:t>E4M3</w:t>
            </w:r>
          </w:p>
        </w:tc>
      </w:tr>
      <w:tr w:rsidR="000A4E00" w14:paraId="21F8182C" w14:textId="77777777" w:rsidTr="0083197E">
        <w:trPr>
          <w:trHeight w:val="300"/>
        </w:trPr>
        <w:tc>
          <w:tcPr>
            <w:tcW w:w="1696" w:type="dxa"/>
            <w:vMerge/>
          </w:tcPr>
          <w:p w14:paraId="21A23481" w14:textId="77777777" w:rsidR="000A4E00" w:rsidRDefault="000A4E00"/>
        </w:tc>
        <w:tc>
          <w:tcPr>
            <w:tcW w:w="2400" w:type="dxa"/>
          </w:tcPr>
          <w:p w14:paraId="66C4F075" w14:textId="44CF514E" w:rsidR="000A4E00" w:rsidRDefault="000A4E00">
            <w:r>
              <w:t>Scheme</w:t>
            </w:r>
          </w:p>
        </w:tc>
        <w:tc>
          <w:tcPr>
            <w:tcW w:w="4263" w:type="dxa"/>
          </w:tcPr>
          <w:p w14:paraId="2C49B02A" w14:textId="0DBA7C0E" w:rsidR="000A4E00" w:rsidRDefault="00563012">
            <w:r>
              <w:t xml:space="preserve">Static, </w:t>
            </w:r>
            <w:r w:rsidR="000A4E00">
              <w:t xml:space="preserve">Per-tensor, </w:t>
            </w:r>
            <w:r w:rsidR="000A4E00">
              <w:rPr>
                <w:rFonts w:eastAsia="DengXian" w:hint="eastAsia"/>
              </w:rPr>
              <w:t>RNE</w:t>
            </w:r>
          </w:p>
        </w:tc>
      </w:tr>
      <w:tr w:rsidR="000A4E00" w14:paraId="469D339C" w14:textId="77777777" w:rsidTr="0083197E">
        <w:trPr>
          <w:trHeight w:val="300"/>
        </w:trPr>
        <w:tc>
          <w:tcPr>
            <w:tcW w:w="1696" w:type="dxa"/>
            <w:vMerge/>
          </w:tcPr>
          <w:p w14:paraId="6C393671" w14:textId="77777777" w:rsidR="000A4E00" w:rsidRDefault="000A4E00"/>
        </w:tc>
        <w:tc>
          <w:tcPr>
            <w:tcW w:w="2400" w:type="dxa"/>
          </w:tcPr>
          <w:p w14:paraId="69EA7353" w14:textId="2B84C5C2" w:rsidR="000A4E00" w:rsidRDefault="000A4E00">
            <w:r>
              <w:t>Scale type</w:t>
            </w:r>
          </w:p>
        </w:tc>
        <w:tc>
          <w:tcPr>
            <w:tcW w:w="4263" w:type="dxa"/>
          </w:tcPr>
          <w:p w14:paraId="6257351B" w14:textId="7493BCF7" w:rsidR="000A4E00" w:rsidRDefault="000A4E00">
            <w:r>
              <w:t>FP32</w:t>
            </w:r>
          </w:p>
        </w:tc>
      </w:tr>
      <w:tr w:rsidR="000A4E00" w14:paraId="0B92CD7C" w14:textId="77777777" w:rsidTr="0083197E">
        <w:trPr>
          <w:trHeight w:val="300"/>
        </w:trPr>
        <w:tc>
          <w:tcPr>
            <w:tcW w:w="1696" w:type="dxa"/>
            <w:vMerge w:val="restart"/>
          </w:tcPr>
          <w:p w14:paraId="741A8877" w14:textId="0B27466A" w:rsidR="000A4E00" w:rsidRDefault="000A4E00" w:rsidP="000A4E00">
            <w:r>
              <w:t>Attention</w:t>
            </w:r>
          </w:p>
        </w:tc>
        <w:tc>
          <w:tcPr>
            <w:tcW w:w="2400" w:type="dxa"/>
          </w:tcPr>
          <w:p w14:paraId="38F23DCF" w14:textId="51C61E5C" w:rsidR="000A4E00" w:rsidRDefault="000A4E00" w:rsidP="000A4E00">
            <w:r>
              <w:t>Data type</w:t>
            </w:r>
          </w:p>
        </w:tc>
        <w:tc>
          <w:tcPr>
            <w:tcW w:w="4263" w:type="dxa"/>
          </w:tcPr>
          <w:p w14:paraId="4039FC5A" w14:textId="38878644" w:rsidR="000A4E00" w:rsidRDefault="000A4E00" w:rsidP="000A4E00">
            <w:r>
              <w:t>FP8</w:t>
            </w:r>
          </w:p>
        </w:tc>
      </w:tr>
      <w:tr w:rsidR="000A4E00" w14:paraId="1E4C1725" w14:textId="77777777" w:rsidTr="0083197E">
        <w:trPr>
          <w:trHeight w:val="300"/>
        </w:trPr>
        <w:tc>
          <w:tcPr>
            <w:tcW w:w="1696" w:type="dxa"/>
            <w:vMerge/>
          </w:tcPr>
          <w:p w14:paraId="76093E9D" w14:textId="77777777" w:rsidR="000A4E00" w:rsidRDefault="000A4E00" w:rsidP="000A4E00"/>
        </w:tc>
        <w:tc>
          <w:tcPr>
            <w:tcW w:w="2400" w:type="dxa"/>
          </w:tcPr>
          <w:p w14:paraId="5BB40FA2" w14:textId="4236A62F" w:rsidR="000A4E00" w:rsidRDefault="000A4E00" w:rsidP="000A4E00">
            <w:r>
              <w:t>Element format</w:t>
            </w:r>
          </w:p>
        </w:tc>
        <w:tc>
          <w:tcPr>
            <w:tcW w:w="4263" w:type="dxa"/>
          </w:tcPr>
          <w:p w14:paraId="25C8AAC5" w14:textId="45923DDA" w:rsidR="000A4E00" w:rsidRDefault="000A4E00" w:rsidP="000A4E00">
            <w:r>
              <w:t>E4M3</w:t>
            </w:r>
          </w:p>
        </w:tc>
      </w:tr>
      <w:tr w:rsidR="000A4E00" w14:paraId="051A787A" w14:textId="77777777" w:rsidTr="0083197E">
        <w:trPr>
          <w:trHeight w:val="300"/>
        </w:trPr>
        <w:tc>
          <w:tcPr>
            <w:tcW w:w="1696" w:type="dxa"/>
            <w:vMerge/>
          </w:tcPr>
          <w:p w14:paraId="12D92B0E" w14:textId="77777777" w:rsidR="000A4E00" w:rsidRDefault="000A4E00" w:rsidP="000A4E00"/>
        </w:tc>
        <w:tc>
          <w:tcPr>
            <w:tcW w:w="2400" w:type="dxa"/>
          </w:tcPr>
          <w:p w14:paraId="3055741B" w14:textId="165BB9CD" w:rsidR="000A4E00" w:rsidRDefault="000A4E00" w:rsidP="000A4E00">
            <w:r>
              <w:t>Scheme</w:t>
            </w:r>
          </w:p>
        </w:tc>
        <w:tc>
          <w:tcPr>
            <w:tcW w:w="4263" w:type="dxa"/>
          </w:tcPr>
          <w:p w14:paraId="5953F63D" w14:textId="0B27C328" w:rsidR="000A4E00" w:rsidRDefault="00563012" w:rsidP="000A4E00">
            <w:r>
              <w:t>Static</w:t>
            </w:r>
            <w:r w:rsidR="00F71C58">
              <w:t>,</w:t>
            </w:r>
            <w:r>
              <w:t xml:space="preserve"> </w:t>
            </w:r>
            <w:r w:rsidR="000A4E00">
              <w:t xml:space="preserve">Per-tensor, </w:t>
            </w:r>
            <w:r w:rsidR="000A4E00">
              <w:rPr>
                <w:rFonts w:eastAsia="DengXian" w:hint="eastAsia"/>
              </w:rPr>
              <w:t>RNE</w:t>
            </w:r>
          </w:p>
        </w:tc>
      </w:tr>
      <w:tr w:rsidR="000A4E00" w14:paraId="52C26842" w14:textId="77777777" w:rsidTr="0083197E">
        <w:trPr>
          <w:trHeight w:val="300"/>
        </w:trPr>
        <w:tc>
          <w:tcPr>
            <w:tcW w:w="1696" w:type="dxa"/>
            <w:vMerge/>
          </w:tcPr>
          <w:p w14:paraId="3C9D1AEB" w14:textId="77777777" w:rsidR="000A4E00" w:rsidRDefault="000A4E00" w:rsidP="000A4E00"/>
        </w:tc>
        <w:tc>
          <w:tcPr>
            <w:tcW w:w="2400" w:type="dxa"/>
          </w:tcPr>
          <w:p w14:paraId="721E7173" w14:textId="3A32C7C6" w:rsidR="000A4E00" w:rsidRDefault="000A4E00" w:rsidP="000A4E00">
            <w:r>
              <w:t>Scale type</w:t>
            </w:r>
          </w:p>
        </w:tc>
        <w:tc>
          <w:tcPr>
            <w:tcW w:w="4263" w:type="dxa"/>
          </w:tcPr>
          <w:p w14:paraId="14F33EF1" w14:textId="4926D99C" w:rsidR="000A4E00" w:rsidRDefault="000A4E00" w:rsidP="000A4E00">
            <w:r>
              <w:t>FP32</w:t>
            </w:r>
          </w:p>
        </w:tc>
      </w:tr>
    </w:tbl>
    <w:p w14:paraId="519BCB82" w14:textId="21E22923" w:rsidR="7A28E28E" w:rsidRDefault="7A28E28E"/>
    <w:p w14:paraId="0A65C288" w14:textId="0AE224BB" w:rsidR="152FBF70" w:rsidRDefault="2809FCB9" w:rsidP="1ED4F078">
      <w:pPr>
        <w:pStyle w:val="Heading3"/>
        <w:numPr>
          <w:ilvl w:val="2"/>
          <w:numId w:val="3"/>
        </w:numPr>
        <w:rPr>
          <w:b/>
          <w:bCs/>
          <w:color w:val="auto"/>
        </w:rPr>
      </w:pPr>
      <w:bookmarkStart w:id="128" w:name="_Toc228179942"/>
      <w:r w:rsidRPr="1ED4F078">
        <w:rPr>
          <w:b/>
          <w:bCs/>
          <w:color w:val="auto"/>
        </w:rPr>
        <w:t>Accuracy result</w:t>
      </w:r>
      <w:bookmarkEnd w:id="128"/>
    </w:p>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4"/>
        <w:gridCol w:w="1319"/>
        <w:gridCol w:w="982"/>
        <w:gridCol w:w="1082"/>
        <w:gridCol w:w="1181"/>
        <w:gridCol w:w="1170"/>
        <w:gridCol w:w="1104"/>
        <w:gridCol w:w="1082"/>
      </w:tblGrid>
      <w:tr w:rsidR="009374E8" w14:paraId="739C16DF" w14:textId="76AAEFC3" w:rsidTr="00286ADD">
        <w:trPr>
          <w:trHeight w:val="300"/>
        </w:trPr>
        <w:tc>
          <w:tcPr>
            <w:tcW w:w="1275" w:type="dxa"/>
            <w:vAlign w:val="center"/>
          </w:tcPr>
          <w:p w14:paraId="72FAA114" w14:textId="663131D0" w:rsidR="3E385298" w:rsidRDefault="3E385298" w:rsidP="3E385298">
            <w:pPr>
              <w:rPr>
                <w:rFonts w:ascii="Aptos" w:eastAsia="Aptos" w:hAnsi="Aptos" w:cs="Aptos"/>
                <w:color w:val="000000" w:themeColor="text1"/>
              </w:rPr>
            </w:pPr>
            <w:r w:rsidRPr="3E385298">
              <w:rPr>
                <w:rFonts w:ascii="Aptos" w:eastAsia="Aptos" w:hAnsi="Aptos" w:cs="Aptos"/>
                <w:b/>
                <w:bCs/>
                <w:color w:val="000000" w:themeColor="text1"/>
              </w:rPr>
              <w:t>Llama-4-Scout-17B-16E-Instruct</w:t>
            </w:r>
          </w:p>
        </w:tc>
        <w:tc>
          <w:tcPr>
            <w:tcW w:w="1319" w:type="dxa"/>
            <w:vAlign w:val="center"/>
          </w:tcPr>
          <w:p w14:paraId="0D53C3EE" w14:textId="0FF369E6" w:rsidR="3E385298" w:rsidRDefault="3E385298" w:rsidP="3E385298">
            <w:pPr>
              <w:rPr>
                <w:rFonts w:ascii="Aptos" w:eastAsia="Aptos" w:hAnsi="Aptos" w:cs="Aptos"/>
                <w:color w:val="000000" w:themeColor="text1"/>
              </w:rPr>
            </w:pPr>
            <w:r w:rsidRPr="3E385298">
              <w:rPr>
                <w:rFonts w:ascii="Aptos" w:eastAsia="Aptos" w:hAnsi="Aptos" w:cs="Aptos"/>
                <w:b/>
                <w:bCs/>
                <w:color w:val="000000" w:themeColor="text1"/>
              </w:rPr>
              <w:t>hellaswag</w:t>
            </w:r>
          </w:p>
        </w:tc>
        <w:tc>
          <w:tcPr>
            <w:tcW w:w="994" w:type="dxa"/>
            <w:vAlign w:val="center"/>
          </w:tcPr>
          <w:p w14:paraId="3075CFF0" w14:textId="299715B6" w:rsidR="3E385298" w:rsidRDefault="3E385298" w:rsidP="3E385298">
            <w:pPr>
              <w:rPr>
                <w:rFonts w:ascii="Aptos" w:eastAsia="Aptos" w:hAnsi="Aptos" w:cs="Aptos"/>
                <w:color w:val="000000" w:themeColor="text1"/>
              </w:rPr>
            </w:pPr>
            <w:r w:rsidRPr="3E385298">
              <w:rPr>
                <w:rFonts w:ascii="Aptos" w:eastAsia="Aptos" w:hAnsi="Aptos" w:cs="Aptos"/>
                <w:b/>
                <w:bCs/>
                <w:color w:val="000000" w:themeColor="text1"/>
              </w:rPr>
              <w:t>piqa</w:t>
            </w:r>
          </w:p>
        </w:tc>
        <w:tc>
          <w:tcPr>
            <w:tcW w:w="1114" w:type="dxa"/>
            <w:vAlign w:val="center"/>
          </w:tcPr>
          <w:p w14:paraId="480269C8" w14:textId="1A157BD6" w:rsidR="3E385298" w:rsidRDefault="3E385298" w:rsidP="3E385298">
            <w:pPr>
              <w:rPr>
                <w:rFonts w:ascii="Aptos" w:eastAsia="Aptos" w:hAnsi="Aptos" w:cs="Aptos"/>
                <w:color w:val="000000" w:themeColor="text1"/>
              </w:rPr>
            </w:pPr>
            <w:r w:rsidRPr="3E385298">
              <w:rPr>
                <w:rFonts w:ascii="Aptos" w:eastAsia="Aptos" w:hAnsi="Aptos" w:cs="Aptos"/>
                <w:b/>
                <w:bCs/>
                <w:color w:val="000000" w:themeColor="text1"/>
              </w:rPr>
              <w:t>mmlu</w:t>
            </w:r>
          </w:p>
        </w:tc>
        <w:tc>
          <w:tcPr>
            <w:tcW w:w="1233" w:type="dxa"/>
            <w:vAlign w:val="center"/>
          </w:tcPr>
          <w:p w14:paraId="699FAA45" w14:textId="77777777" w:rsidR="00286ADD" w:rsidRDefault="3E385298" w:rsidP="00286ADD">
            <w:pPr>
              <w:rPr>
                <w:rFonts w:ascii="Aptos" w:eastAsia="DengXian" w:hAnsi="Aptos" w:cs="Aptos"/>
                <w:b/>
                <w:color w:val="000000" w:themeColor="text1"/>
              </w:rPr>
            </w:pPr>
            <w:r w:rsidRPr="3E385298">
              <w:rPr>
                <w:rFonts w:ascii="Aptos" w:eastAsia="Aptos" w:hAnsi="Aptos" w:cs="Aptos"/>
                <w:b/>
                <w:bCs/>
                <w:color w:val="000000" w:themeColor="text1"/>
              </w:rPr>
              <w:t>gsm8k</w:t>
            </w:r>
          </w:p>
          <w:p w14:paraId="14C283C2" w14:textId="5F113D8B" w:rsidR="3E385298" w:rsidRPr="00286ADD" w:rsidRDefault="00286ADD" w:rsidP="3E385298">
            <w:pPr>
              <w:rPr>
                <w:rFonts w:ascii="Aptos" w:eastAsia="DengXian" w:hAnsi="Aptos" w:cs="Aptos"/>
                <w:b/>
                <w:color w:val="000000" w:themeColor="text1"/>
              </w:rPr>
            </w:pPr>
            <w:r>
              <w:rPr>
                <w:rFonts w:ascii="Aptos" w:eastAsia="DengXian" w:hAnsi="Aptos" w:cs="Aptos" w:hint="eastAsia"/>
                <w:b/>
                <w:color w:val="000000" w:themeColor="text1"/>
              </w:rPr>
              <w:t>(</w:t>
            </w:r>
            <w:r w:rsidRPr="00286ADD">
              <w:rPr>
                <w:rFonts w:ascii="Aptos" w:eastAsia="DengXian" w:hAnsi="Aptos" w:cs="Aptos"/>
                <w:b/>
                <w:color w:val="000000" w:themeColor="text1"/>
              </w:rPr>
              <w:t>strict</w:t>
            </w:r>
            <w:r>
              <w:rPr>
                <w:rFonts w:ascii="Aptos" w:eastAsia="DengXian" w:hAnsi="Aptos" w:cs="Aptos" w:hint="eastAsia"/>
                <w:b/>
                <w:color w:val="000000" w:themeColor="text1"/>
              </w:rPr>
              <w:t>)</w:t>
            </w:r>
          </w:p>
        </w:tc>
        <w:tc>
          <w:tcPr>
            <w:tcW w:w="1019" w:type="dxa"/>
            <w:vAlign w:val="center"/>
          </w:tcPr>
          <w:p w14:paraId="7B650B4B" w14:textId="3BED7F6B" w:rsidR="3E385298" w:rsidRDefault="008374C9" w:rsidP="3E385298">
            <w:pPr>
              <w:rPr>
                <w:rFonts w:ascii="Aptos" w:eastAsia="DengXian" w:hAnsi="Aptos" w:cs="Aptos"/>
                <w:b/>
                <w:color w:val="000000" w:themeColor="text1"/>
              </w:rPr>
            </w:pPr>
            <w:r w:rsidRPr="3E385298">
              <w:rPr>
                <w:rFonts w:ascii="Aptos" w:eastAsia="Aptos" w:hAnsi="Aptos" w:cs="Aptos"/>
                <w:b/>
                <w:bCs/>
                <w:color w:val="000000" w:themeColor="text1"/>
              </w:rPr>
              <w:t>C</w:t>
            </w:r>
            <w:r w:rsidR="3E385298" w:rsidRPr="3E385298">
              <w:rPr>
                <w:rFonts w:ascii="Aptos" w:eastAsia="Aptos" w:hAnsi="Aptos" w:cs="Aptos"/>
                <w:b/>
                <w:bCs/>
                <w:color w:val="000000" w:themeColor="text1"/>
              </w:rPr>
              <w:t>hartqa</w:t>
            </w:r>
          </w:p>
          <w:p w14:paraId="16D22142" w14:textId="6A9BF166" w:rsidR="3E385298" w:rsidRPr="0084032D" w:rsidRDefault="008374C9" w:rsidP="3E385298">
            <w:pPr>
              <w:rPr>
                <w:rFonts w:ascii="Aptos" w:eastAsia="Aptos" w:hAnsi="Aptos" w:cs="Aptos"/>
                <w:b/>
                <w:color w:val="000000" w:themeColor="text1"/>
              </w:rPr>
            </w:pPr>
            <w:r w:rsidRPr="0084032D">
              <w:rPr>
                <w:rFonts w:ascii="Aptos" w:eastAsia="Aptos" w:hAnsi="Aptos" w:cs="Aptos" w:hint="eastAsia"/>
                <w:b/>
                <w:bCs/>
                <w:color w:val="000000" w:themeColor="text1"/>
              </w:rPr>
              <w:t>(</w:t>
            </w:r>
            <w:r w:rsidRPr="0084032D">
              <w:rPr>
                <w:rFonts w:ascii="Aptos" w:eastAsia="Aptos" w:hAnsi="Aptos" w:cs="Aptos"/>
                <w:b/>
                <w:bCs/>
                <w:color w:val="000000" w:themeColor="text1"/>
              </w:rPr>
              <w:t>relaxed</w:t>
            </w:r>
            <w:r w:rsidRPr="0084032D">
              <w:rPr>
                <w:rFonts w:ascii="Aptos" w:eastAsia="Aptos" w:hAnsi="Aptos" w:cs="Aptos" w:hint="eastAsia"/>
                <w:b/>
                <w:bCs/>
                <w:color w:val="000000" w:themeColor="text1"/>
              </w:rPr>
              <w:t>)</w:t>
            </w:r>
          </w:p>
        </w:tc>
        <w:tc>
          <w:tcPr>
            <w:tcW w:w="1126" w:type="dxa"/>
            <w:vAlign w:val="center"/>
          </w:tcPr>
          <w:p w14:paraId="6BD050BC" w14:textId="44A994CD" w:rsidR="3E385298" w:rsidRDefault="3E385298" w:rsidP="3E385298">
            <w:pPr>
              <w:rPr>
                <w:rFonts w:ascii="Aptos" w:eastAsia="Aptos" w:hAnsi="Aptos" w:cs="Aptos"/>
                <w:color w:val="000000" w:themeColor="text1"/>
              </w:rPr>
            </w:pPr>
            <w:r w:rsidRPr="3E385298">
              <w:rPr>
                <w:rFonts w:ascii="Aptos" w:eastAsia="Aptos" w:hAnsi="Aptos" w:cs="Aptos"/>
                <w:b/>
                <w:bCs/>
                <w:color w:val="000000" w:themeColor="text1"/>
              </w:rPr>
              <w:t>mmmu</w:t>
            </w:r>
          </w:p>
        </w:tc>
        <w:tc>
          <w:tcPr>
            <w:tcW w:w="1114" w:type="dxa"/>
            <w:vAlign w:val="center"/>
          </w:tcPr>
          <w:p w14:paraId="78C62B09" w14:textId="34A8A8D9" w:rsidR="35AADA89" w:rsidRPr="0118E3A2" w:rsidRDefault="35AADA89" w:rsidP="0118E3A2">
            <w:pPr>
              <w:rPr>
                <w:rFonts w:ascii="Aptos" w:eastAsia="Aptos" w:hAnsi="Aptos" w:cs="Aptos"/>
                <w:b/>
                <w:bCs/>
                <w:color w:val="000000" w:themeColor="text1"/>
              </w:rPr>
            </w:pPr>
            <w:r w:rsidRPr="0118E3A2">
              <w:rPr>
                <w:rFonts w:ascii="Aptos" w:eastAsia="Aptos" w:hAnsi="Aptos" w:cs="Aptos"/>
                <w:b/>
                <w:bCs/>
                <w:color w:val="000000" w:themeColor="text1"/>
              </w:rPr>
              <w:t>AVG.</w:t>
            </w:r>
          </w:p>
        </w:tc>
      </w:tr>
      <w:tr w:rsidR="009374E8" w14:paraId="5996117B" w14:textId="33835B2F" w:rsidTr="00286ADD">
        <w:trPr>
          <w:trHeight w:val="300"/>
        </w:trPr>
        <w:tc>
          <w:tcPr>
            <w:tcW w:w="1275" w:type="dxa"/>
            <w:vAlign w:val="center"/>
          </w:tcPr>
          <w:p w14:paraId="2AA1E7ED" w14:textId="7D8E7CA4"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BF16</w:t>
            </w:r>
          </w:p>
        </w:tc>
        <w:tc>
          <w:tcPr>
            <w:tcW w:w="1319" w:type="dxa"/>
            <w:vAlign w:val="center"/>
          </w:tcPr>
          <w:p w14:paraId="2C9547C0" w14:textId="2C30EAFB"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w:t>
            </w:r>
            <w:r w:rsidR="250E54AD" w:rsidRPr="615D4277">
              <w:rPr>
                <w:rFonts w:ascii="Aptos" w:eastAsia="Aptos" w:hAnsi="Aptos" w:cs="Aptos"/>
                <w:color w:val="000000" w:themeColor="text1"/>
              </w:rPr>
              <w:t>63</w:t>
            </w:r>
            <w:r w:rsidR="01E94C63" w:rsidRPr="615D4277">
              <w:rPr>
                <w:rFonts w:ascii="Aptos" w:eastAsia="Aptos" w:hAnsi="Aptos" w:cs="Aptos"/>
                <w:color w:val="000000" w:themeColor="text1"/>
              </w:rPr>
              <w:t>89</w:t>
            </w:r>
          </w:p>
        </w:tc>
        <w:tc>
          <w:tcPr>
            <w:tcW w:w="994" w:type="dxa"/>
            <w:vAlign w:val="center"/>
          </w:tcPr>
          <w:p w14:paraId="262883F8" w14:textId="3FC28DF5"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w:t>
            </w:r>
            <w:r w:rsidR="250E54AD" w:rsidRPr="615D4277">
              <w:rPr>
                <w:rFonts w:ascii="Aptos" w:eastAsia="Aptos" w:hAnsi="Aptos" w:cs="Aptos"/>
                <w:color w:val="000000" w:themeColor="text1"/>
              </w:rPr>
              <w:t>8</w:t>
            </w:r>
            <w:r w:rsidR="5F7A2EC7" w:rsidRPr="615D4277">
              <w:rPr>
                <w:rFonts w:ascii="Aptos" w:eastAsia="Aptos" w:hAnsi="Aptos" w:cs="Aptos"/>
                <w:color w:val="000000" w:themeColor="text1"/>
              </w:rPr>
              <w:t>156</w:t>
            </w:r>
          </w:p>
        </w:tc>
        <w:tc>
          <w:tcPr>
            <w:tcW w:w="1114" w:type="dxa"/>
            <w:vAlign w:val="center"/>
          </w:tcPr>
          <w:p w14:paraId="61355BC6" w14:textId="1EBD8B00"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w:t>
            </w:r>
            <w:r w:rsidR="250E54AD" w:rsidRPr="615D4277">
              <w:rPr>
                <w:rFonts w:ascii="Aptos" w:eastAsia="Aptos" w:hAnsi="Aptos" w:cs="Aptos"/>
                <w:color w:val="000000" w:themeColor="text1"/>
              </w:rPr>
              <w:t>79</w:t>
            </w:r>
            <w:r w:rsidR="5FFDAB67" w:rsidRPr="615D4277">
              <w:rPr>
                <w:rFonts w:ascii="Aptos" w:eastAsia="Aptos" w:hAnsi="Aptos" w:cs="Aptos"/>
                <w:color w:val="000000" w:themeColor="text1"/>
              </w:rPr>
              <w:t>97</w:t>
            </w:r>
          </w:p>
        </w:tc>
        <w:tc>
          <w:tcPr>
            <w:tcW w:w="1233" w:type="dxa"/>
            <w:vAlign w:val="center"/>
          </w:tcPr>
          <w:p w14:paraId="68071B28" w14:textId="00B6EBE0"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w:t>
            </w:r>
            <w:r w:rsidR="250E54AD" w:rsidRPr="615D4277">
              <w:rPr>
                <w:rFonts w:ascii="Aptos" w:eastAsia="Aptos" w:hAnsi="Aptos" w:cs="Aptos"/>
                <w:color w:val="000000" w:themeColor="text1"/>
              </w:rPr>
              <w:t>90</w:t>
            </w:r>
            <w:r w:rsidR="6E6C441C" w:rsidRPr="615D4277">
              <w:rPr>
                <w:rFonts w:ascii="Aptos" w:eastAsia="Aptos" w:hAnsi="Aptos" w:cs="Aptos"/>
                <w:color w:val="000000" w:themeColor="text1"/>
              </w:rPr>
              <w:t>90</w:t>
            </w:r>
          </w:p>
        </w:tc>
        <w:tc>
          <w:tcPr>
            <w:tcW w:w="1019" w:type="dxa"/>
            <w:vAlign w:val="center"/>
          </w:tcPr>
          <w:p w14:paraId="70AFE34E" w14:textId="744717B3"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w:t>
            </w:r>
            <w:r w:rsidR="50E6B38E" w:rsidRPr="615D4277">
              <w:rPr>
                <w:rFonts w:ascii="Aptos" w:eastAsia="Aptos" w:hAnsi="Aptos" w:cs="Aptos"/>
                <w:color w:val="000000" w:themeColor="text1"/>
              </w:rPr>
              <w:t>8900</w:t>
            </w:r>
          </w:p>
        </w:tc>
        <w:tc>
          <w:tcPr>
            <w:tcW w:w="1126" w:type="dxa"/>
            <w:vAlign w:val="center"/>
          </w:tcPr>
          <w:p w14:paraId="3CC0894B" w14:textId="16057302" w:rsidR="3E385298" w:rsidRDefault="3E385298" w:rsidP="3E385298">
            <w:pPr>
              <w:rPr>
                <w:rFonts w:ascii="Aptos" w:eastAsia="Aptos" w:hAnsi="Aptos" w:cs="Aptos"/>
                <w:color w:val="000000" w:themeColor="text1"/>
              </w:rPr>
            </w:pPr>
            <w:r w:rsidRPr="3E385298">
              <w:rPr>
                <w:rFonts w:ascii="Aptos" w:eastAsia="Aptos" w:hAnsi="Aptos" w:cs="Aptos"/>
                <w:color w:val="000000" w:themeColor="text1"/>
              </w:rPr>
              <w:t>0.</w:t>
            </w:r>
            <w:r w:rsidR="250E54AD" w:rsidRPr="615D4277">
              <w:rPr>
                <w:rFonts w:ascii="Aptos" w:eastAsia="Aptos" w:hAnsi="Aptos" w:cs="Aptos"/>
                <w:color w:val="000000" w:themeColor="text1"/>
              </w:rPr>
              <w:t>5</w:t>
            </w:r>
            <w:r w:rsidR="2730C201" w:rsidRPr="615D4277">
              <w:rPr>
                <w:rFonts w:ascii="Aptos" w:eastAsia="Aptos" w:hAnsi="Aptos" w:cs="Aptos"/>
                <w:color w:val="000000" w:themeColor="text1"/>
              </w:rPr>
              <w:t>989</w:t>
            </w:r>
          </w:p>
        </w:tc>
        <w:tc>
          <w:tcPr>
            <w:tcW w:w="1114" w:type="dxa"/>
            <w:vAlign w:val="center"/>
          </w:tcPr>
          <w:p w14:paraId="02C5A77A" w14:textId="00EE37DF" w:rsidR="57E32F12" w:rsidRPr="0118E3A2" w:rsidRDefault="57E32F12" w:rsidP="0118E3A2">
            <w:pPr>
              <w:rPr>
                <w:rFonts w:ascii="Aptos" w:eastAsia="Aptos" w:hAnsi="Aptos" w:cs="Aptos"/>
                <w:color w:val="000000" w:themeColor="text1"/>
              </w:rPr>
            </w:pPr>
            <w:r w:rsidRPr="0118E3A2">
              <w:rPr>
                <w:rFonts w:ascii="Aptos" w:eastAsia="Aptos" w:hAnsi="Aptos" w:cs="Aptos"/>
                <w:color w:val="000000" w:themeColor="text1"/>
              </w:rPr>
              <w:t>0.7754</w:t>
            </w:r>
          </w:p>
        </w:tc>
      </w:tr>
      <w:tr w:rsidR="009374E8" w14:paraId="37CA481A" w14:textId="0014328F" w:rsidTr="00286ADD">
        <w:trPr>
          <w:trHeight w:val="300"/>
        </w:trPr>
        <w:tc>
          <w:tcPr>
            <w:tcW w:w="1275" w:type="dxa"/>
            <w:vAlign w:val="center"/>
          </w:tcPr>
          <w:p w14:paraId="40F6521F" w14:textId="503E6800" w:rsidR="6763FF39" w:rsidRDefault="6763FF39" w:rsidP="0118E3A2">
            <w:pPr>
              <w:rPr>
                <w:rFonts w:ascii="Aptos" w:eastAsia="Aptos" w:hAnsi="Aptos" w:cs="Aptos"/>
                <w:color w:val="000000" w:themeColor="text1"/>
              </w:rPr>
            </w:pPr>
            <w:r w:rsidRPr="5E333694">
              <w:rPr>
                <w:rFonts w:ascii="Aptos" w:eastAsia="Aptos" w:hAnsi="Aptos" w:cs="Aptos"/>
                <w:color w:val="000000" w:themeColor="text1"/>
              </w:rPr>
              <w:t xml:space="preserve">MXFP4 </w:t>
            </w:r>
          </w:p>
          <w:p w14:paraId="4B1CBC2D" w14:textId="10FE9310"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w:t>
            </w:r>
            <w:r w:rsidR="3B9E6BB4" w:rsidRPr="5E333694">
              <w:rPr>
                <w:rFonts w:ascii="Aptos" w:eastAsia="Aptos" w:hAnsi="Aptos" w:cs="Aptos"/>
                <w:color w:val="000000" w:themeColor="text1"/>
              </w:rPr>
              <w:t>Intel</w:t>
            </w:r>
            <w:r w:rsidRPr="5E333694">
              <w:rPr>
                <w:rFonts w:ascii="Aptos" w:eastAsia="Aptos" w:hAnsi="Aptos" w:cs="Aptos"/>
                <w:color w:val="000000" w:themeColor="text1"/>
              </w:rPr>
              <w:t>)</w:t>
            </w:r>
          </w:p>
        </w:tc>
        <w:tc>
          <w:tcPr>
            <w:tcW w:w="1319" w:type="dxa"/>
            <w:vAlign w:val="center"/>
          </w:tcPr>
          <w:p w14:paraId="29EB00EC" w14:textId="60F6A47B"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0.</w:t>
            </w:r>
            <w:r w:rsidR="73A221CF" w:rsidRPr="615D4277">
              <w:rPr>
                <w:rFonts w:ascii="Aptos" w:eastAsia="Aptos" w:hAnsi="Aptos" w:cs="Aptos"/>
                <w:color w:val="000000" w:themeColor="text1"/>
              </w:rPr>
              <w:t>63</w:t>
            </w:r>
            <w:r w:rsidR="17674452" w:rsidRPr="615D4277">
              <w:rPr>
                <w:rFonts w:ascii="Aptos" w:eastAsia="Aptos" w:hAnsi="Aptos" w:cs="Aptos"/>
                <w:color w:val="000000" w:themeColor="text1"/>
              </w:rPr>
              <w:t>82</w:t>
            </w:r>
          </w:p>
        </w:tc>
        <w:tc>
          <w:tcPr>
            <w:tcW w:w="994" w:type="dxa"/>
            <w:vAlign w:val="center"/>
          </w:tcPr>
          <w:p w14:paraId="77087320" w14:textId="406FD8DD"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0.</w:t>
            </w:r>
            <w:r w:rsidR="73A221CF" w:rsidRPr="615D4277">
              <w:rPr>
                <w:rFonts w:ascii="Aptos" w:eastAsia="Aptos" w:hAnsi="Aptos" w:cs="Aptos"/>
                <w:color w:val="000000" w:themeColor="text1"/>
              </w:rPr>
              <w:t>79</w:t>
            </w:r>
            <w:r w:rsidR="1EF72FE1" w:rsidRPr="615D4277">
              <w:rPr>
                <w:rFonts w:ascii="Aptos" w:eastAsia="Aptos" w:hAnsi="Aptos" w:cs="Aptos"/>
                <w:color w:val="000000" w:themeColor="text1"/>
              </w:rPr>
              <w:t>71</w:t>
            </w:r>
          </w:p>
        </w:tc>
        <w:tc>
          <w:tcPr>
            <w:tcW w:w="1114" w:type="dxa"/>
            <w:vAlign w:val="center"/>
          </w:tcPr>
          <w:p w14:paraId="5AF3F072" w14:textId="62B14882"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0.</w:t>
            </w:r>
            <w:r w:rsidR="73A221CF" w:rsidRPr="615D4277">
              <w:rPr>
                <w:rFonts w:ascii="Aptos" w:eastAsia="Aptos" w:hAnsi="Aptos" w:cs="Aptos"/>
                <w:color w:val="000000" w:themeColor="text1"/>
              </w:rPr>
              <w:t>79</w:t>
            </w:r>
            <w:r w:rsidR="1C3FD199" w:rsidRPr="615D4277">
              <w:rPr>
                <w:rFonts w:ascii="Aptos" w:eastAsia="Aptos" w:hAnsi="Aptos" w:cs="Aptos"/>
                <w:color w:val="000000" w:themeColor="text1"/>
              </w:rPr>
              <w:t>43</w:t>
            </w:r>
          </w:p>
        </w:tc>
        <w:tc>
          <w:tcPr>
            <w:tcW w:w="1233" w:type="dxa"/>
            <w:vAlign w:val="center"/>
          </w:tcPr>
          <w:p w14:paraId="666B1AC2" w14:textId="2ABA3BEE"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0.</w:t>
            </w:r>
            <w:r w:rsidR="788B9D20" w:rsidRPr="615D4277">
              <w:rPr>
                <w:rFonts w:ascii="Aptos" w:eastAsia="Aptos" w:hAnsi="Aptos" w:cs="Aptos"/>
                <w:color w:val="000000" w:themeColor="text1"/>
              </w:rPr>
              <w:t>8939</w:t>
            </w:r>
          </w:p>
        </w:tc>
        <w:tc>
          <w:tcPr>
            <w:tcW w:w="1019" w:type="dxa"/>
            <w:vAlign w:val="center"/>
          </w:tcPr>
          <w:p w14:paraId="674633E2" w14:textId="1B22738C"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0.8840</w:t>
            </w:r>
          </w:p>
        </w:tc>
        <w:tc>
          <w:tcPr>
            <w:tcW w:w="1126" w:type="dxa"/>
            <w:vAlign w:val="center"/>
          </w:tcPr>
          <w:p w14:paraId="1B96301F" w14:textId="6FEA5FAA" w:rsidR="6763FF39" w:rsidRDefault="6763FF39" w:rsidP="5E333694">
            <w:r w:rsidRPr="5E333694">
              <w:rPr>
                <w:rFonts w:ascii="Aptos" w:eastAsia="Aptos" w:hAnsi="Aptos" w:cs="Aptos"/>
                <w:color w:val="000000" w:themeColor="text1"/>
              </w:rPr>
              <w:t>0.</w:t>
            </w:r>
            <w:r w:rsidR="56BF792C" w:rsidRPr="615D4277">
              <w:rPr>
                <w:rFonts w:ascii="Aptos" w:eastAsia="Aptos" w:hAnsi="Aptos" w:cs="Aptos"/>
                <w:color w:val="000000" w:themeColor="text1"/>
              </w:rPr>
              <w:t>5822</w:t>
            </w:r>
          </w:p>
        </w:tc>
        <w:tc>
          <w:tcPr>
            <w:tcW w:w="1114" w:type="dxa"/>
            <w:vAlign w:val="center"/>
          </w:tcPr>
          <w:p w14:paraId="47E2F5A8" w14:textId="02F206C9" w:rsidR="123D7C8C" w:rsidRPr="0118E3A2" w:rsidRDefault="123D7C8C" w:rsidP="0118E3A2">
            <w:pPr>
              <w:rPr>
                <w:rFonts w:ascii="Aptos" w:eastAsia="Aptos" w:hAnsi="Aptos" w:cs="Aptos"/>
                <w:color w:val="000000" w:themeColor="text1"/>
              </w:rPr>
            </w:pPr>
            <w:r w:rsidRPr="0118E3A2">
              <w:rPr>
                <w:rFonts w:ascii="Aptos" w:eastAsia="Aptos" w:hAnsi="Aptos" w:cs="Aptos"/>
                <w:color w:val="000000" w:themeColor="text1"/>
              </w:rPr>
              <w:t>0.7650</w:t>
            </w:r>
          </w:p>
        </w:tc>
      </w:tr>
      <w:tr w:rsidR="009374E8" w14:paraId="2AD356C2" w14:textId="08DEA6BD" w:rsidTr="00286ADD">
        <w:trPr>
          <w:trHeight w:val="300"/>
        </w:trPr>
        <w:tc>
          <w:tcPr>
            <w:tcW w:w="1275" w:type="dxa"/>
            <w:vAlign w:val="center"/>
          </w:tcPr>
          <w:p w14:paraId="1BE08E61" w14:textId="15611BE4" w:rsidR="6763FF39" w:rsidRDefault="6763FF39" w:rsidP="0118E3A2">
            <w:pPr>
              <w:rPr>
                <w:rFonts w:ascii="Aptos" w:eastAsia="Aptos" w:hAnsi="Aptos" w:cs="Aptos"/>
                <w:color w:val="000000" w:themeColor="text1"/>
              </w:rPr>
            </w:pPr>
            <w:r w:rsidRPr="5E333694">
              <w:rPr>
                <w:rFonts w:ascii="Aptos" w:eastAsia="Aptos" w:hAnsi="Aptos" w:cs="Aptos"/>
                <w:color w:val="000000" w:themeColor="text1"/>
              </w:rPr>
              <w:lastRenderedPageBreak/>
              <w:t xml:space="preserve">NVFP4 </w:t>
            </w:r>
          </w:p>
          <w:p w14:paraId="3ED52F37" w14:textId="7F329A4F" w:rsidR="6763FF39" w:rsidRDefault="6763FF39" w:rsidP="5E333694">
            <w:pPr>
              <w:rPr>
                <w:rFonts w:ascii="Aptos" w:eastAsia="Aptos" w:hAnsi="Aptos" w:cs="Aptos"/>
                <w:color w:val="000000" w:themeColor="text1"/>
              </w:rPr>
            </w:pPr>
            <w:r w:rsidRPr="5E333694">
              <w:rPr>
                <w:rFonts w:ascii="Aptos" w:eastAsia="Aptos" w:hAnsi="Aptos" w:cs="Aptos"/>
                <w:color w:val="000000" w:themeColor="text1"/>
              </w:rPr>
              <w:t>(NV reference)</w:t>
            </w:r>
          </w:p>
        </w:tc>
        <w:tc>
          <w:tcPr>
            <w:tcW w:w="1319" w:type="dxa"/>
            <w:vAlign w:val="center"/>
          </w:tcPr>
          <w:p w14:paraId="40A8E8C5" w14:textId="45FAFF57" w:rsidR="3B349008" w:rsidRDefault="3B349008" w:rsidP="5E333694">
            <w:pPr>
              <w:rPr>
                <w:rFonts w:ascii="Aptos" w:eastAsia="Aptos" w:hAnsi="Aptos" w:cs="Aptos"/>
                <w:color w:val="000000" w:themeColor="text1"/>
              </w:rPr>
            </w:pPr>
            <w:r w:rsidRPr="5E333694">
              <w:rPr>
                <w:rFonts w:ascii="Aptos" w:eastAsia="Aptos" w:hAnsi="Aptos" w:cs="Aptos"/>
                <w:color w:val="000000" w:themeColor="text1"/>
              </w:rPr>
              <w:t>0.6204</w:t>
            </w:r>
          </w:p>
        </w:tc>
        <w:tc>
          <w:tcPr>
            <w:tcW w:w="994" w:type="dxa"/>
            <w:vAlign w:val="center"/>
          </w:tcPr>
          <w:p w14:paraId="4A9C1D39" w14:textId="6E4C9FB5" w:rsidR="5CCFEE33" w:rsidRDefault="5CCFEE33" w:rsidP="5E333694">
            <w:pPr>
              <w:rPr>
                <w:rFonts w:ascii="Aptos" w:eastAsia="Aptos" w:hAnsi="Aptos" w:cs="Aptos"/>
                <w:color w:val="000000" w:themeColor="text1"/>
              </w:rPr>
            </w:pPr>
            <w:r w:rsidRPr="5E333694">
              <w:rPr>
                <w:rFonts w:ascii="Aptos" w:eastAsia="Aptos" w:hAnsi="Aptos" w:cs="Aptos"/>
                <w:color w:val="000000" w:themeColor="text1"/>
              </w:rPr>
              <w:t>0.7992</w:t>
            </w:r>
          </w:p>
        </w:tc>
        <w:tc>
          <w:tcPr>
            <w:tcW w:w="1114" w:type="dxa"/>
            <w:vAlign w:val="center"/>
          </w:tcPr>
          <w:p w14:paraId="33D6222F" w14:textId="2E018E2F" w:rsidR="2C5E8ACA" w:rsidRDefault="2C5E8ACA" w:rsidP="5E333694">
            <w:pPr>
              <w:rPr>
                <w:rFonts w:ascii="Aptos" w:eastAsia="Aptos" w:hAnsi="Aptos" w:cs="Aptos"/>
                <w:color w:val="000000" w:themeColor="text1"/>
              </w:rPr>
            </w:pPr>
            <w:r w:rsidRPr="5E333694">
              <w:rPr>
                <w:rFonts w:ascii="Aptos" w:eastAsia="Aptos" w:hAnsi="Aptos" w:cs="Aptos"/>
                <w:color w:val="000000" w:themeColor="text1"/>
              </w:rPr>
              <w:t>0.7822</w:t>
            </w:r>
          </w:p>
        </w:tc>
        <w:tc>
          <w:tcPr>
            <w:tcW w:w="1233" w:type="dxa"/>
            <w:vAlign w:val="center"/>
          </w:tcPr>
          <w:p w14:paraId="05A9C4C7" w14:textId="7AC3DE24" w:rsidR="1C794B1D" w:rsidRDefault="1C794B1D" w:rsidP="5E333694">
            <w:pPr>
              <w:rPr>
                <w:rFonts w:ascii="Aptos" w:eastAsia="Aptos" w:hAnsi="Aptos" w:cs="Aptos"/>
                <w:color w:val="000000" w:themeColor="text1"/>
              </w:rPr>
            </w:pPr>
            <w:r w:rsidRPr="5E333694">
              <w:rPr>
                <w:rFonts w:ascii="Aptos" w:eastAsia="Aptos" w:hAnsi="Aptos" w:cs="Aptos"/>
                <w:color w:val="000000" w:themeColor="text1"/>
              </w:rPr>
              <w:t>0.8817</w:t>
            </w:r>
          </w:p>
        </w:tc>
        <w:tc>
          <w:tcPr>
            <w:tcW w:w="1019" w:type="dxa"/>
            <w:vAlign w:val="center"/>
          </w:tcPr>
          <w:p w14:paraId="35BA0F56" w14:textId="0DD9B061" w:rsidR="038F6628" w:rsidRDefault="038F6628" w:rsidP="5E333694">
            <w:pPr>
              <w:rPr>
                <w:rFonts w:ascii="Aptos" w:eastAsia="Aptos" w:hAnsi="Aptos" w:cs="Aptos"/>
                <w:color w:val="000000" w:themeColor="text1"/>
              </w:rPr>
            </w:pPr>
            <w:r w:rsidRPr="5E333694">
              <w:rPr>
                <w:rFonts w:ascii="Aptos" w:eastAsia="Aptos" w:hAnsi="Aptos" w:cs="Aptos"/>
                <w:color w:val="000000" w:themeColor="text1"/>
              </w:rPr>
              <w:t>0</w:t>
            </w:r>
          </w:p>
        </w:tc>
        <w:tc>
          <w:tcPr>
            <w:tcW w:w="1126" w:type="dxa"/>
            <w:vAlign w:val="center"/>
          </w:tcPr>
          <w:p w14:paraId="20E41693" w14:textId="7FBF3972" w:rsidR="39ED9760" w:rsidRDefault="39ED9760" w:rsidP="5E333694">
            <w:pPr>
              <w:rPr>
                <w:color w:val="000000" w:themeColor="text1"/>
              </w:rPr>
            </w:pPr>
            <w:r w:rsidRPr="5E333694">
              <w:rPr>
                <w:color w:val="000000" w:themeColor="text1"/>
              </w:rPr>
              <w:t>0.2433</w:t>
            </w:r>
          </w:p>
        </w:tc>
        <w:tc>
          <w:tcPr>
            <w:tcW w:w="1114" w:type="dxa"/>
            <w:vAlign w:val="center"/>
          </w:tcPr>
          <w:p w14:paraId="7AC06136" w14:textId="64FD846E" w:rsidR="3C195694" w:rsidRPr="0118E3A2" w:rsidRDefault="3C195694" w:rsidP="0118E3A2">
            <w:pPr>
              <w:rPr>
                <w:color w:val="000000" w:themeColor="text1"/>
              </w:rPr>
            </w:pPr>
            <w:r w:rsidRPr="0118E3A2">
              <w:rPr>
                <w:color w:val="000000" w:themeColor="text1"/>
              </w:rPr>
              <w:t>0.7331</w:t>
            </w:r>
          </w:p>
        </w:tc>
      </w:tr>
      <w:tr w:rsidR="009374E8" w14:paraId="31DFF7DB" w14:textId="77777777" w:rsidTr="00286ADD">
        <w:trPr>
          <w:trHeight w:val="300"/>
        </w:trPr>
        <w:tc>
          <w:tcPr>
            <w:tcW w:w="1275" w:type="dxa"/>
            <w:vAlign w:val="center"/>
          </w:tcPr>
          <w:p w14:paraId="49EF4A7C" w14:textId="423E424E" w:rsidR="60DD6266" w:rsidRDefault="60DD6266" w:rsidP="3BFCB0E3">
            <w:pPr>
              <w:rPr>
                <w:rFonts w:ascii="Aptos" w:eastAsia="Aptos" w:hAnsi="Aptos" w:cs="Aptos"/>
                <w:color w:val="000000" w:themeColor="text1"/>
              </w:rPr>
            </w:pPr>
            <w:r w:rsidRPr="3BFCB0E3">
              <w:rPr>
                <w:rFonts w:ascii="Aptos" w:eastAsia="Aptos" w:hAnsi="Aptos" w:cs="Aptos"/>
                <w:color w:val="000000" w:themeColor="text1"/>
              </w:rPr>
              <w:t xml:space="preserve">NVFP4 </w:t>
            </w:r>
          </w:p>
          <w:p w14:paraId="15A0C345" w14:textId="1A6B40EE" w:rsidR="60DD6266" w:rsidRDefault="60DD6266" w:rsidP="3BFCB0E3">
            <w:pPr>
              <w:rPr>
                <w:rFonts w:ascii="Aptos" w:eastAsia="Aptos" w:hAnsi="Aptos" w:cs="Aptos"/>
                <w:color w:val="000000" w:themeColor="text1"/>
              </w:rPr>
            </w:pPr>
            <w:r w:rsidRPr="3BFCB0E3">
              <w:rPr>
                <w:rFonts w:ascii="Aptos" w:eastAsia="Aptos" w:hAnsi="Aptos" w:cs="Aptos"/>
                <w:color w:val="000000" w:themeColor="text1"/>
              </w:rPr>
              <w:t>(redhatAI</w:t>
            </w:r>
          </w:p>
        </w:tc>
        <w:tc>
          <w:tcPr>
            <w:tcW w:w="1319" w:type="dxa"/>
            <w:vAlign w:val="center"/>
          </w:tcPr>
          <w:p w14:paraId="6E523885" w14:textId="1D47628F"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0.6218</w:t>
            </w:r>
          </w:p>
        </w:tc>
        <w:tc>
          <w:tcPr>
            <w:tcW w:w="994" w:type="dxa"/>
            <w:vAlign w:val="center"/>
          </w:tcPr>
          <w:p w14:paraId="7AE2BA9C" w14:textId="4AC5F779"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0.8009</w:t>
            </w:r>
          </w:p>
        </w:tc>
        <w:tc>
          <w:tcPr>
            <w:tcW w:w="1114" w:type="dxa"/>
            <w:vAlign w:val="center"/>
          </w:tcPr>
          <w:p w14:paraId="1F397F98" w14:textId="66476EC7"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0.774</w:t>
            </w:r>
          </w:p>
        </w:tc>
        <w:tc>
          <w:tcPr>
            <w:tcW w:w="1233" w:type="dxa"/>
            <w:vAlign w:val="center"/>
          </w:tcPr>
          <w:p w14:paraId="3DC8C742" w14:textId="17E70877"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0.8984</w:t>
            </w:r>
          </w:p>
        </w:tc>
        <w:tc>
          <w:tcPr>
            <w:tcW w:w="1019" w:type="dxa"/>
            <w:vAlign w:val="center"/>
          </w:tcPr>
          <w:p w14:paraId="71F09854" w14:textId="0B18686A"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0.8892</w:t>
            </w:r>
          </w:p>
        </w:tc>
        <w:tc>
          <w:tcPr>
            <w:tcW w:w="1126" w:type="dxa"/>
            <w:vAlign w:val="center"/>
          </w:tcPr>
          <w:p w14:paraId="3590CCB3" w14:textId="1A7BEAB4"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0.5400</w:t>
            </w:r>
          </w:p>
        </w:tc>
        <w:tc>
          <w:tcPr>
            <w:tcW w:w="1114" w:type="dxa"/>
            <w:vAlign w:val="center"/>
          </w:tcPr>
          <w:p w14:paraId="24B2D002" w14:textId="0651DBAF" w:rsidR="3BFCB0E3" w:rsidRDefault="3BFCB0E3" w:rsidP="3BFCB0E3">
            <w:pPr>
              <w:rPr>
                <w:rFonts w:ascii="Aptos" w:eastAsia="Aptos" w:hAnsi="Aptos" w:cs="Aptos"/>
                <w:color w:val="000000" w:themeColor="text1"/>
              </w:rPr>
            </w:pPr>
            <w:r w:rsidRPr="3BFCB0E3">
              <w:rPr>
                <w:rFonts w:ascii="Aptos" w:eastAsia="Aptos" w:hAnsi="Aptos" w:cs="Aptos"/>
                <w:color w:val="000000" w:themeColor="text1"/>
              </w:rPr>
              <w:t>0.7541</w:t>
            </w:r>
          </w:p>
        </w:tc>
      </w:tr>
    </w:tbl>
    <w:p w14:paraId="5748DCC4" w14:textId="7CDD0048" w:rsidR="3BFCB0E3" w:rsidRDefault="3BFCB0E3"/>
    <w:tbl>
      <w:tblPr>
        <w:tblW w:w="91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5"/>
        <w:gridCol w:w="3202"/>
        <w:gridCol w:w="2937"/>
      </w:tblGrid>
      <w:tr w:rsidR="002F7441" w14:paraId="373BE722" w14:textId="77777777" w:rsidTr="00051FD4">
        <w:trPr>
          <w:trHeight w:val="300"/>
        </w:trPr>
        <w:tc>
          <w:tcPr>
            <w:tcW w:w="3055" w:type="dxa"/>
            <w:vAlign w:val="center"/>
          </w:tcPr>
          <w:p w14:paraId="0442194B" w14:textId="77777777" w:rsidR="00051FD4" w:rsidRDefault="00051FD4">
            <w:pPr>
              <w:rPr>
                <w:rFonts w:ascii="Aptos" w:eastAsia="Aptos" w:hAnsi="Aptos" w:cs="Aptos"/>
                <w:color w:val="000000" w:themeColor="text1"/>
              </w:rPr>
            </w:pPr>
            <w:r w:rsidRPr="3E385298">
              <w:rPr>
                <w:rFonts w:ascii="Aptos" w:eastAsia="Aptos" w:hAnsi="Aptos" w:cs="Aptos"/>
                <w:b/>
                <w:bCs/>
                <w:color w:val="000000" w:themeColor="text1"/>
              </w:rPr>
              <w:t>Llama-4-Scout-17B-16E-Instruct</w:t>
            </w:r>
          </w:p>
        </w:tc>
        <w:tc>
          <w:tcPr>
            <w:tcW w:w="3202" w:type="dxa"/>
            <w:vAlign w:val="center"/>
          </w:tcPr>
          <w:p w14:paraId="76D11587" w14:textId="5269631A" w:rsidR="00051FD4" w:rsidRPr="00051FD4" w:rsidRDefault="00051FD4" w:rsidP="00051FD4">
            <w:pPr>
              <w:rPr>
                <w:rFonts w:ascii="Aptos" w:eastAsia="DengXian" w:hAnsi="Aptos" w:cs="Aptos"/>
                <w:b/>
                <w:color w:val="000000" w:themeColor="text1"/>
              </w:rPr>
            </w:pPr>
            <w:r w:rsidRPr="3E385298">
              <w:rPr>
                <w:rFonts w:ascii="Aptos" w:eastAsia="Aptos" w:hAnsi="Aptos" w:cs="Aptos"/>
                <w:b/>
                <w:bCs/>
                <w:color w:val="000000" w:themeColor="text1"/>
              </w:rPr>
              <w:t>gsm8k</w:t>
            </w:r>
            <w:r>
              <w:rPr>
                <w:rFonts w:ascii="Aptos" w:eastAsia="DengXian" w:hAnsi="Aptos" w:cs="Aptos" w:hint="eastAsia"/>
                <w:b/>
                <w:color w:val="000000" w:themeColor="text1"/>
              </w:rPr>
              <w:t>(</w:t>
            </w:r>
            <w:r w:rsidRPr="00286ADD">
              <w:rPr>
                <w:rFonts w:ascii="Aptos" w:eastAsia="DengXian" w:hAnsi="Aptos" w:cs="Aptos"/>
                <w:b/>
                <w:color w:val="000000" w:themeColor="text1"/>
              </w:rPr>
              <w:t>strict</w:t>
            </w:r>
            <w:r>
              <w:rPr>
                <w:rFonts w:ascii="Aptos" w:eastAsia="DengXian" w:hAnsi="Aptos" w:cs="Aptos" w:hint="eastAsia"/>
                <w:b/>
                <w:color w:val="000000" w:themeColor="text1"/>
              </w:rPr>
              <w:t>)</w:t>
            </w:r>
          </w:p>
        </w:tc>
        <w:tc>
          <w:tcPr>
            <w:tcW w:w="2937" w:type="dxa"/>
            <w:vAlign w:val="center"/>
          </w:tcPr>
          <w:p w14:paraId="4E33E097" w14:textId="4118E1FF" w:rsidR="00051FD4" w:rsidRDefault="00051FD4">
            <w:pPr>
              <w:rPr>
                <w:rFonts w:ascii="Aptos" w:eastAsia="Aptos" w:hAnsi="Aptos" w:cs="Aptos"/>
                <w:color w:val="000000" w:themeColor="text1"/>
              </w:rPr>
            </w:pPr>
            <w:r>
              <w:rPr>
                <w:rFonts w:ascii="Aptos" w:eastAsia="Aptos" w:hAnsi="Aptos" w:cs="Aptos"/>
                <w:b/>
                <w:bCs/>
                <w:color w:val="000000" w:themeColor="text1"/>
              </w:rPr>
              <w:t>longbench</w:t>
            </w:r>
          </w:p>
        </w:tc>
      </w:tr>
      <w:tr w:rsidR="002F7441" w14:paraId="78BB1F45" w14:textId="77777777" w:rsidTr="00051FD4">
        <w:trPr>
          <w:trHeight w:val="300"/>
        </w:trPr>
        <w:tc>
          <w:tcPr>
            <w:tcW w:w="3055" w:type="dxa"/>
            <w:vAlign w:val="center"/>
          </w:tcPr>
          <w:p w14:paraId="101EDADF" w14:textId="79171604" w:rsidR="00051FD4" w:rsidRDefault="00051FD4">
            <w:pPr>
              <w:rPr>
                <w:rFonts w:ascii="Aptos" w:eastAsia="Aptos" w:hAnsi="Aptos" w:cs="Aptos"/>
                <w:color w:val="000000" w:themeColor="text1"/>
              </w:rPr>
            </w:pPr>
            <w:r w:rsidRPr="5E333694">
              <w:rPr>
                <w:rFonts w:ascii="Aptos" w:eastAsia="Aptos" w:hAnsi="Aptos" w:cs="Aptos"/>
                <w:color w:val="000000" w:themeColor="text1"/>
              </w:rPr>
              <w:t xml:space="preserve">MXFP4 </w:t>
            </w:r>
            <w:r>
              <w:rPr>
                <w:rFonts w:ascii="Aptos" w:eastAsia="Aptos" w:hAnsi="Aptos" w:cs="Aptos"/>
                <w:color w:val="000000" w:themeColor="text1"/>
              </w:rPr>
              <w:t>+ BF16 KV Cache</w:t>
            </w:r>
            <w:r w:rsidR="00774848">
              <w:rPr>
                <w:rFonts w:ascii="Aptos" w:eastAsia="Aptos" w:hAnsi="Aptos" w:cs="Aptos"/>
                <w:color w:val="000000" w:themeColor="text1"/>
              </w:rPr>
              <w:t xml:space="preserve"> + BF16 Attention</w:t>
            </w:r>
          </w:p>
        </w:tc>
        <w:tc>
          <w:tcPr>
            <w:tcW w:w="3202" w:type="dxa"/>
            <w:vAlign w:val="center"/>
          </w:tcPr>
          <w:p w14:paraId="0ABF567C" w14:textId="737C9576" w:rsidR="00051FD4" w:rsidRDefault="007E3B91">
            <w:pPr>
              <w:rPr>
                <w:rFonts w:ascii="Aptos" w:eastAsia="Aptos" w:hAnsi="Aptos" w:cs="Aptos"/>
                <w:color w:val="000000" w:themeColor="text1"/>
              </w:rPr>
            </w:pPr>
            <w:r w:rsidRPr="007E3B91">
              <w:rPr>
                <w:rFonts w:ascii="Aptos" w:eastAsia="Aptos" w:hAnsi="Aptos" w:cs="Aptos"/>
                <w:color w:val="000000" w:themeColor="text1"/>
              </w:rPr>
              <w:t>0.9075</w:t>
            </w:r>
          </w:p>
        </w:tc>
        <w:tc>
          <w:tcPr>
            <w:tcW w:w="2937" w:type="dxa"/>
            <w:vAlign w:val="center"/>
          </w:tcPr>
          <w:p w14:paraId="696592BC" w14:textId="11D2F2AF" w:rsidR="00051FD4" w:rsidRDefault="003F7B67">
            <w:pPr>
              <w:rPr>
                <w:rFonts w:ascii="Aptos" w:eastAsia="Aptos" w:hAnsi="Aptos" w:cs="Aptos"/>
                <w:color w:val="000000" w:themeColor="text1"/>
              </w:rPr>
            </w:pPr>
            <w:r w:rsidRPr="003F7B67">
              <w:rPr>
                <w:rFonts w:ascii="Aptos" w:eastAsia="Aptos" w:hAnsi="Aptos" w:cs="Aptos"/>
                <w:color w:val="000000" w:themeColor="text1"/>
              </w:rPr>
              <w:t>0.4285</w:t>
            </w:r>
          </w:p>
        </w:tc>
      </w:tr>
      <w:tr w:rsidR="002F7441" w14:paraId="7DE4243F" w14:textId="77777777" w:rsidTr="00051FD4">
        <w:trPr>
          <w:trHeight w:val="300"/>
        </w:trPr>
        <w:tc>
          <w:tcPr>
            <w:tcW w:w="3055" w:type="dxa"/>
            <w:vAlign w:val="center"/>
          </w:tcPr>
          <w:p w14:paraId="784A9D44" w14:textId="5A1CE519" w:rsidR="00051FD4" w:rsidRDefault="00051FD4">
            <w:pPr>
              <w:rPr>
                <w:rFonts w:ascii="Aptos" w:eastAsia="Aptos" w:hAnsi="Aptos" w:cs="Aptos"/>
                <w:color w:val="000000" w:themeColor="text1"/>
              </w:rPr>
            </w:pPr>
            <w:r w:rsidRPr="5E333694">
              <w:rPr>
                <w:rFonts w:ascii="Aptos" w:eastAsia="Aptos" w:hAnsi="Aptos" w:cs="Aptos"/>
                <w:color w:val="000000" w:themeColor="text1"/>
              </w:rPr>
              <w:t xml:space="preserve">MXFP4 </w:t>
            </w:r>
            <w:r>
              <w:rPr>
                <w:rFonts w:ascii="Aptos" w:eastAsia="Aptos" w:hAnsi="Aptos" w:cs="Aptos"/>
                <w:color w:val="000000" w:themeColor="text1"/>
              </w:rPr>
              <w:t>+ FP8 KV Cache</w:t>
            </w:r>
          </w:p>
        </w:tc>
        <w:tc>
          <w:tcPr>
            <w:tcW w:w="3202" w:type="dxa"/>
            <w:vAlign w:val="center"/>
          </w:tcPr>
          <w:p w14:paraId="61802D3E" w14:textId="69A2C0E5" w:rsidR="00051FD4" w:rsidRDefault="00630D58">
            <w:pPr>
              <w:rPr>
                <w:rFonts w:ascii="Aptos" w:eastAsia="Aptos" w:hAnsi="Aptos" w:cs="Aptos"/>
                <w:color w:val="000000" w:themeColor="text1"/>
              </w:rPr>
            </w:pPr>
            <w:r w:rsidRPr="00630D58">
              <w:rPr>
                <w:rFonts w:ascii="Aptos" w:eastAsia="Aptos" w:hAnsi="Aptos" w:cs="Aptos"/>
                <w:color w:val="000000" w:themeColor="text1"/>
              </w:rPr>
              <w:t>0.9083</w:t>
            </w:r>
          </w:p>
        </w:tc>
        <w:tc>
          <w:tcPr>
            <w:tcW w:w="2937" w:type="dxa"/>
            <w:vAlign w:val="center"/>
          </w:tcPr>
          <w:p w14:paraId="0D5480F6" w14:textId="2EDDD8D0" w:rsidR="00051FD4" w:rsidRDefault="003F7B67">
            <w:pPr>
              <w:rPr>
                <w:rFonts w:ascii="Aptos" w:eastAsia="Aptos" w:hAnsi="Aptos" w:cs="Aptos"/>
                <w:color w:val="000000" w:themeColor="text1"/>
              </w:rPr>
            </w:pPr>
            <w:r w:rsidRPr="003F7B67">
              <w:rPr>
                <w:rFonts w:ascii="Aptos" w:eastAsia="Aptos" w:hAnsi="Aptos" w:cs="Aptos"/>
                <w:color w:val="000000" w:themeColor="text1"/>
              </w:rPr>
              <w:t>0.4283</w:t>
            </w:r>
          </w:p>
        </w:tc>
      </w:tr>
      <w:tr w:rsidR="002F7441" w14:paraId="2CA1D557" w14:textId="77777777" w:rsidTr="00051FD4">
        <w:trPr>
          <w:trHeight w:val="300"/>
        </w:trPr>
        <w:tc>
          <w:tcPr>
            <w:tcW w:w="3055" w:type="dxa"/>
            <w:vAlign w:val="center"/>
          </w:tcPr>
          <w:p w14:paraId="5D0A6733" w14:textId="4B515936" w:rsidR="00051FD4" w:rsidRPr="5E333694" w:rsidRDefault="00051FD4">
            <w:pPr>
              <w:rPr>
                <w:rFonts w:ascii="Aptos" w:eastAsia="Aptos" w:hAnsi="Aptos" w:cs="Aptos"/>
                <w:color w:val="000000" w:themeColor="text1"/>
              </w:rPr>
            </w:pPr>
            <w:r w:rsidRPr="5E333694">
              <w:rPr>
                <w:rFonts w:ascii="Aptos" w:eastAsia="Aptos" w:hAnsi="Aptos" w:cs="Aptos"/>
                <w:color w:val="000000" w:themeColor="text1"/>
              </w:rPr>
              <w:t xml:space="preserve">MXFP4 </w:t>
            </w:r>
            <w:r>
              <w:rPr>
                <w:rFonts w:ascii="Aptos" w:eastAsia="Aptos" w:hAnsi="Aptos" w:cs="Aptos"/>
                <w:color w:val="000000" w:themeColor="text1"/>
              </w:rPr>
              <w:t>+ FP8 Attention</w:t>
            </w:r>
          </w:p>
        </w:tc>
        <w:tc>
          <w:tcPr>
            <w:tcW w:w="3202" w:type="dxa"/>
            <w:vAlign w:val="center"/>
          </w:tcPr>
          <w:p w14:paraId="7325FA26" w14:textId="4E2CDCCD" w:rsidR="00051FD4" w:rsidRDefault="00774848">
            <w:pPr>
              <w:rPr>
                <w:rFonts w:ascii="Aptos" w:eastAsia="Aptos" w:hAnsi="Aptos" w:cs="Aptos"/>
                <w:color w:val="000000" w:themeColor="text1"/>
              </w:rPr>
            </w:pPr>
            <w:r w:rsidRPr="00774848">
              <w:rPr>
                <w:rFonts w:ascii="Aptos" w:eastAsia="Aptos" w:hAnsi="Aptos" w:cs="Aptos"/>
                <w:color w:val="000000" w:themeColor="text1"/>
              </w:rPr>
              <w:t>0.9045</w:t>
            </w:r>
          </w:p>
        </w:tc>
        <w:tc>
          <w:tcPr>
            <w:tcW w:w="2937" w:type="dxa"/>
            <w:vAlign w:val="center"/>
          </w:tcPr>
          <w:p w14:paraId="12FA6FDB" w14:textId="4AC9F5A5" w:rsidR="00051FD4" w:rsidRDefault="003A39F2">
            <w:pPr>
              <w:rPr>
                <w:rFonts w:ascii="Aptos" w:eastAsia="Aptos" w:hAnsi="Aptos" w:cs="Aptos"/>
                <w:color w:val="000000" w:themeColor="text1"/>
              </w:rPr>
            </w:pPr>
            <w:r w:rsidRPr="003A39F2">
              <w:rPr>
                <w:rFonts w:ascii="Aptos" w:eastAsia="Aptos" w:hAnsi="Aptos" w:cs="Aptos"/>
                <w:color w:val="000000" w:themeColor="text1"/>
              </w:rPr>
              <w:t>0.4299</w:t>
            </w:r>
          </w:p>
        </w:tc>
      </w:tr>
    </w:tbl>
    <w:p w14:paraId="4998D991" w14:textId="77777777" w:rsidR="00051FD4" w:rsidRDefault="00051FD4"/>
    <w:p w14:paraId="7EEF5D7A" w14:textId="17D81E24" w:rsidR="00270A9A" w:rsidRDefault="5FDF6096" w:rsidP="1ED4F078">
      <w:pPr>
        <w:pStyle w:val="Heading3"/>
        <w:numPr>
          <w:ilvl w:val="1"/>
          <w:numId w:val="3"/>
        </w:numPr>
        <w:rPr>
          <w:rFonts w:eastAsia="DengXian"/>
          <w:b/>
          <w:bCs/>
          <w:color w:val="auto"/>
        </w:rPr>
      </w:pPr>
      <w:bookmarkStart w:id="129" w:name="_Toc228179943"/>
      <w:r w:rsidRPr="1ED4F078">
        <w:rPr>
          <w:rFonts w:eastAsia="DengXian"/>
          <w:b/>
          <w:bCs/>
          <w:color w:val="auto"/>
        </w:rPr>
        <w:t>DLRM</w:t>
      </w:r>
      <w:bookmarkEnd w:id="129"/>
    </w:p>
    <w:p w14:paraId="53170F52" w14:textId="245A0FD6" w:rsidR="00E01985" w:rsidRDefault="4D914DF7" w:rsidP="1ED4F078">
      <w:pPr>
        <w:pStyle w:val="Heading3"/>
        <w:numPr>
          <w:ilvl w:val="2"/>
          <w:numId w:val="3"/>
        </w:numPr>
        <w:rPr>
          <w:b/>
          <w:bCs/>
          <w:color w:val="auto"/>
        </w:rPr>
      </w:pPr>
      <w:bookmarkStart w:id="130" w:name="_Toc228179944"/>
      <w:r w:rsidRPr="1ED4F078">
        <w:rPr>
          <w:b/>
          <w:bCs/>
          <w:color w:val="auto"/>
        </w:rPr>
        <w:t>FP8 recipe</w:t>
      </w:r>
      <w:bookmarkEnd w:id="130"/>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0"/>
        <w:gridCol w:w="2299"/>
        <w:gridCol w:w="4253"/>
      </w:tblGrid>
      <w:tr w:rsidR="00EE7190" w14:paraId="73A9661D" w14:textId="77777777" w:rsidTr="004B3CF1">
        <w:trPr>
          <w:trHeight w:val="300"/>
        </w:trPr>
        <w:tc>
          <w:tcPr>
            <w:tcW w:w="4189" w:type="dxa"/>
            <w:gridSpan w:val="2"/>
          </w:tcPr>
          <w:p w14:paraId="114F225D" w14:textId="6C5AF8B2" w:rsidR="3E385298" w:rsidRDefault="3E385298" w:rsidP="3E385298">
            <w:pPr>
              <w:rPr>
                <w:b/>
                <w:bCs/>
              </w:rPr>
            </w:pPr>
            <w:r w:rsidRPr="3E385298">
              <w:rPr>
                <w:b/>
                <w:bCs/>
              </w:rPr>
              <w:t xml:space="preserve">Recipe  </w:t>
            </w:r>
          </w:p>
        </w:tc>
        <w:tc>
          <w:tcPr>
            <w:tcW w:w="4253" w:type="dxa"/>
          </w:tcPr>
          <w:p w14:paraId="0A55E99F" w14:textId="77777777" w:rsidR="3E385298" w:rsidRDefault="3E385298" w:rsidP="3E385298">
            <w:pPr>
              <w:rPr>
                <w:b/>
                <w:bCs/>
              </w:rPr>
            </w:pPr>
            <w:r w:rsidRPr="3E385298">
              <w:rPr>
                <w:b/>
                <w:bCs/>
              </w:rPr>
              <w:t>Config/Setting</w:t>
            </w:r>
          </w:p>
        </w:tc>
      </w:tr>
      <w:tr w:rsidR="00EE7190" w14:paraId="69518696" w14:textId="77777777" w:rsidTr="004B3CF1">
        <w:trPr>
          <w:trHeight w:val="300"/>
        </w:trPr>
        <w:tc>
          <w:tcPr>
            <w:tcW w:w="4189" w:type="dxa"/>
            <w:gridSpan w:val="2"/>
          </w:tcPr>
          <w:p w14:paraId="5D7C23E0" w14:textId="77777777" w:rsidR="3E385298" w:rsidRDefault="3E385298">
            <w:r>
              <w:t>Quant approach</w:t>
            </w:r>
          </w:p>
        </w:tc>
        <w:tc>
          <w:tcPr>
            <w:tcW w:w="4253" w:type="dxa"/>
          </w:tcPr>
          <w:p w14:paraId="01E04160" w14:textId="1982D9C4" w:rsidR="3E385298" w:rsidRDefault="3E385298">
            <w:r>
              <w:t>PTQ</w:t>
            </w:r>
          </w:p>
        </w:tc>
      </w:tr>
      <w:tr w:rsidR="00EE7190" w14:paraId="1F6B5F03" w14:textId="77777777" w:rsidTr="004B3CF1">
        <w:trPr>
          <w:trHeight w:val="300"/>
        </w:trPr>
        <w:tc>
          <w:tcPr>
            <w:tcW w:w="4189" w:type="dxa"/>
            <w:gridSpan w:val="2"/>
          </w:tcPr>
          <w:p w14:paraId="7C42104D" w14:textId="77777777" w:rsidR="3E385298" w:rsidRDefault="3E385298">
            <w:r>
              <w:t>Quant algo</w:t>
            </w:r>
          </w:p>
        </w:tc>
        <w:tc>
          <w:tcPr>
            <w:tcW w:w="4253" w:type="dxa"/>
          </w:tcPr>
          <w:p w14:paraId="54390EFF" w14:textId="77777777" w:rsidR="3E385298" w:rsidRDefault="3E385298">
            <w:r>
              <w:t>RTN</w:t>
            </w:r>
          </w:p>
        </w:tc>
      </w:tr>
      <w:tr w:rsidR="00EE7190" w14:paraId="24CDE0D6" w14:textId="77777777" w:rsidTr="004B3CF1">
        <w:trPr>
          <w:trHeight w:val="300"/>
        </w:trPr>
        <w:tc>
          <w:tcPr>
            <w:tcW w:w="4189" w:type="dxa"/>
            <w:gridSpan w:val="2"/>
          </w:tcPr>
          <w:p w14:paraId="700CCB5A" w14:textId="77777777" w:rsidR="3E385298" w:rsidRDefault="3E385298">
            <w:r>
              <w:t>Quantized ops</w:t>
            </w:r>
          </w:p>
        </w:tc>
        <w:tc>
          <w:tcPr>
            <w:tcW w:w="4253" w:type="dxa"/>
          </w:tcPr>
          <w:p w14:paraId="1D274F33" w14:textId="0B4B4A4F" w:rsidR="3E385298" w:rsidRDefault="3E385298">
            <w:r>
              <w:t>Linear, EmbeddingBag</w:t>
            </w:r>
          </w:p>
        </w:tc>
      </w:tr>
      <w:tr w:rsidR="002F7441" w14:paraId="59B64881" w14:textId="77777777" w:rsidTr="004B3CF1">
        <w:trPr>
          <w:trHeight w:val="300"/>
        </w:trPr>
        <w:tc>
          <w:tcPr>
            <w:tcW w:w="1890" w:type="dxa"/>
            <w:vMerge w:val="restart"/>
          </w:tcPr>
          <w:p w14:paraId="59B045D3" w14:textId="77777777" w:rsidR="3E385298" w:rsidRDefault="3E385298">
            <w:r>
              <w:t>Linear</w:t>
            </w:r>
          </w:p>
        </w:tc>
        <w:tc>
          <w:tcPr>
            <w:tcW w:w="2299" w:type="dxa"/>
          </w:tcPr>
          <w:p w14:paraId="78A3E0CB" w14:textId="77777777" w:rsidR="3E385298" w:rsidRDefault="3E385298">
            <w:r>
              <w:t>Data type</w:t>
            </w:r>
          </w:p>
        </w:tc>
        <w:tc>
          <w:tcPr>
            <w:tcW w:w="4253" w:type="dxa"/>
          </w:tcPr>
          <w:p w14:paraId="03F09681" w14:textId="77777777" w:rsidR="3E385298" w:rsidRDefault="3E385298">
            <w:r>
              <w:t>FP8</w:t>
            </w:r>
          </w:p>
        </w:tc>
      </w:tr>
      <w:tr w:rsidR="002F7441" w14:paraId="35A4804E" w14:textId="77777777" w:rsidTr="004B3CF1">
        <w:trPr>
          <w:trHeight w:val="300"/>
        </w:trPr>
        <w:tc>
          <w:tcPr>
            <w:tcW w:w="1890" w:type="dxa"/>
            <w:vMerge/>
          </w:tcPr>
          <w:p w14:paraId="551FA7C2" w14:textId="77777777" w:rsidR="00972EA8" w:rsidRDefault="00972EA8"/>
        </w:tc>
        <w:tc>
          <w:tcPr>
            <w:tcW w:w="2299" w:type="dxa"/>
          </w:tcPr>
          <w:p w14:paraId="041483AB" w14:textId="77777777" w:rsidR="3E385298" w:rsidRDefault="3E385298">
            <w:r>
              <w:t>Element format</w:t>
            </w:r>
          </w:p>
        </w:tc>
        <w:tc>
          <w:tcPr>
            <w:tcW w:w="4253" w:type="dxa"/>
          </w:tcPr>
          <w:p w14:paraId="61858F87" w14:textId="77777777" w:rsidR="3E385298" w:rsidRDefault="3E385298">
            <w:r>
              <w:t>E4M3</w:t>
            </w:r>
          </w:p>
        </w:tc>
      </w:tr>
      <w:tr w:rsidR="002F7441" w14:paraId="2A056D78" w14:textId="77777777" w:rsidTr="004B3CF1">
        <w:trPr>
          <w:trHeight w:val="300"/>
        </w:trPr>
        <w:tc>
          <w:tcPr>
            <w:tcW w:w="1890" w:type="dxa"/>
            <w:vMerge/>
          </w:tcPr>
          <w:p w14:paraId="4F399765" w14:textId="77777777" w:rsidR="00972EA8" w:rsidRDefault="00972EA8"/>
        </w:tc>
        <w:tc>
          <w:tcPr>
            <w:tcW w:w="2299" w:type="dxa"/>
          </w:tcPr>
          <w:p w14:paraId="7CD24593" w14:textId="77777777" w:rsidR="3E385298" w:rsidRDefault="3E385298">
            <w:r>
              <w:t xml:space="preserve">Scheme </w:t>
            </w:r>
          </w:p>
        </w:tc>
        <w:tc>
          <w:tcPr>
            <w:tcW w:w="4253" w:type="dxa"/>
          </w:tcPr>
          <w:p w14:paraId="4B4ED824" w14:textId="3AAB9E61" w:rsidR="3E385298" w:rsidRDefault="3E385298">
            <w:r>
              <w:t>Weight - E4M3, Activation - E4M3</w:t>
            </w:r>
            <w:commentRangeStart w:id="131"/>
            <w:commentRangeStart w:id="132"/>
            <w:commentRangeEnd w:id="131"/>
            <w:r>
              <w:rPr>
                <w:rStyle w:val="CommentReference"/>
                <w:rFonts w:hint="eastAsia"/>
                <w:sz w:val="24"/>
                <w:szCs w:val="24"/>
              </w:rPr>
              <w:commentReference w:id="131"/>
            </w:r>
            <w:commentRangeEnd w:id="132"/>
            <w:r>
              <w:rPr>
                <w:rStyle w:val="CommentReference"/>
                <w:rFonts w:hint="eastAsia"/>
                <w:sz w:val="24"/>
                <w:szCs w:val="24"/>
              </w:rPr>
              <w:commentReference w:id="132"/>
            </w:r>
          </w:p>
        </w:tc>
      </w:tr>
      <w:tr w:rsidR="002F7441" w14:paraId="1D375055" w14:textId="77777777" w:rsidTr="004B3CF1">
        <w:trPr>
          <w:trHeight w:val="300"/>
        </w:trPr>
        <w:tc>
          <w:tcPr>
            <w:tcW w:w="1890" w:type="dxa"/>
            <w:vMerge/>
          </w:tcPr>
          <w:p w14:paraId="6E2069A4" w14:textId="77777777" w:rsidR="00972EA8" w:rsidRDefault="00972EA8"/>
        </w:tc>
        <w:tc>
          <w:tcPr>
            <w:tcW w:w="2299" w:type="dxa"/>
          </w:tcPr>
          <w:p w14:paraId="206BEB9B" w14:textId="77777777" w:rsidR="3E385298" w:rsidRDefault="3E385298">
            <w:r>
              <w:t>Weight scheme</w:t>
            </w:r>
          </w:p>
        </w:tc>
        <w:tc>
          <w:tcPr>
            <w:tcW w:w="4253" w:type="dxa"/>
          </w:tcPr>
          <w:p w14:paraId="799EC31B" w14:textId="7944B1F8" w:rsidR="3E385298" w:rsidRDefault="3E385298">
            <w:r>
              <w:t>Static, tensor-wise</w:t>
            </w:r>
          </w:p>
        </w:tc>
      </w:tr>
      <w:tr w:rsidR="002F7441" w14:paraId="10EB0EFA" w14:textId="77777777" w:rsidTr="004B3CF1">
        <w:trPr>
          <w:trHeight w:val="300"/>
        </w:trPr>
        <w:tc>
          <w:tcPr>
            <w:tcW w:w="1890" w:type="dxa"/>
            <w:vMerge/>
          </w:tcPr>
          <w:p w14:paraId="4BFEEA60" w14:textId="77777777" w:rsidR="00972EA8" w:rsidRDefault="00972EA8"/>
        </w:tc>
        <w:tc>
          <w:tcPr>
            <w:tcW w:w="2299" w:type="dxa"/>
          </w:tcPr>
          <w:p w14:paraId="4F6F8B8B" w14:textId="77777777" w:rsidR="3E385298" w:rsidRDefault="3E385298">
            <w:r>
              <w:t>Activation scheme</w:t>
            </w:r>
          </w:p>
        </w:tc>
        <w:tc>
          <w:tcPr>
            <w:tcW w:w="4253" w:type="dxa"/>
          </w:tcPr>
          <w:p w14:paraId="676BA489" w14:textId="5816DC2A" w:rsidR="3E385298" w:rsidRDefault="3E385298">
            <w:r>
              <w:t>Static, tensor-wise</w:t>
            </w:r>
          </w:p>
        </w:tc>
      </w:tr>
      <w:tr w:rsidR="002F7441" w14:paraId="47D3D4B2" w14:textId="77777777" w:rsidTr="004B3CF1">
        <w:trPr>
          <w:trHeight w:val="300"/>
        </w:trPr>
        <w:tc>
          <w:tcPr>
            <w:tcW w:w="1890" w:type="dxa"/>
            <w:vMerge/>
          </w:tcPr>
          <w:p w14:paraId="0CA49BC5" w14:textId="77777777" w:rsidR="00972EA8" w:rsidRDefault="00972EA8"/>
        </w:tc>
        <w:tc>
          <w:tcPr>
            <w:tcW w:w="2299" w:type="dxa"/>
          </w:tcPr>
          <w:p w14:paraId="34BC1395" w14:textId="77777777" w:rsidR="3E385298" w:rsidRDefault="3E385298">
            <w:r>
              <w:t>Scale type</w:t>
            </w:r>
          </w:p>
        </w:tc>
        <w:tc>
          <w:tcPr>
            <w:tcW w:w="4253" w:type="dxa"/>
          </w:tcPr>
          <w:p w14:paraId="196D6688" w14:textId="14DE3EDC" w:rsidR="3E385298" w:rsidRDefault="3E385298">
            <w:r>
              <w:t>FP32</w:t>
            </w:r>
          </w:p>
        </w:tc>
      </w:tr>
      <w:tr w:rsidR="002F7441" w14:paraId="1CF3E78B" w14:textId="77777777" w:rsidTr="004B3CF1">
        <w:trPr>
          <w:trHeight w:val="300"/>
        </w:trPr>
        <w:tc>
          <w:tcPr>
            <w:tcW w:w="1890" w:type="dxa"/>
            <w:vMerge/>
          </w:tcPr>
          <w:p w14:paraId="65F4D763" w14:textId="77777777" w:rsidR="00972EA8" w:rsidRDefault="00972EA8"/>
        </w:tc>
        <w:tc>
          <w:tcPr>
            <w:tcW w:w="2299" w:type="dxa"/>
          </w:tcPr>
          <w:p w14:paraId="09C69330" w14:textId="77777777" w:rsidR="3E385298" w:rsidRDefault="3E385298">
            <w:r>
              <w:t>Scale method</w:t>
            </w:r>
          </w:p>
        </w:tc>
        <w:tc>
          <w:tcPr>
            <w:tcW w:w="4253" w:type="dxa"/>
          </w:tcPr>
          <w:p w14:paraId="03836C44" w14:textId="40AC3A8A" w:rsidR="3E385298" w:rsidRDefault="3E385298">
            <w:r>
              <w:t>MaxAbs</w:t>
            </w:r>
          </w:p>
        </w:tc>
      </w:tr>
      <w:tr w:rsidR="002F7441" w14:paraId="38820844" w14:textId="77777777" w:rsidTr="004B3CF1">
        <w:trPr>
          <w:trHeight w:val="300"/>
        </w:trPr>
        <w:tc>
          <w:tcPr>
            <w:tcW w:w="1890" w:type="dxa"/>
            <w:vMerge w:val="restart"/>
          </w:tcPr>
          <w:p w14:paraId="43B59CED" w14:textId="6029F560" w:rsidR="3E385298" w:rsidRDefault="3E385298">
            <w:r>
              <w:t>EmbeddingBag</w:t>
            </w:r>
          </w:p>
        </w:tc>
        <w:tc>
          <w:tcPr>
            <w:tcW w:w="2299" w:type="dxa"/>
          </w:tcPr>
          <w:p w14:paraId="5AC72BDB" w14:textId="77777777" w:rsidR="3E385298" w:rsidRDefault="3E385298">
            <w:r>
              <w:t>Data type</w:t>
            </w:r>
          </w:p>
        </w:tc>
        <w:tc>
          <w:tcPr>
            <w:tcW w:w="4253" w:type="dxa"/>
          </w:tcPr>
          <w:p w14:paraId="5955C844" w14:textId="6555756D" w:rsidR="3E385298" w:rsidRDefault="3E385298">
            <w:r>
              <w:t>FP8</w:t>
            </w:r>
          </w:p>
        </w:tc>
      </w:tr>
      <w:tr w:rsidR="002F7441" w14:paraId="082C0974" w14:textId="77777777" w:rsidTr="004B3CF1">
        <w:trPr>
          <w:trHeight w:val="300"/>
        </w:trPr>
        <w:tc>
          <w:tcPr>
            <w:tcW w:w="1890" w:type="dxa"/>
            <w:vMerge/>
          </w:tcPr>
          <w:p w14:paraId="2EEE5598" w14:textId="77777777" w:rsidR="00972EA8" w:rsidRDefault="00972EA8"/>
        </w:tc>
        <w:tc>
          <w:tcPr>
            <w:tcW w:w="2299" w:type="dxa"/>
          </w:tcPr>
          <w:p w14:paraId="4A7726B0" w14:textId="77777777" w:rsidR="3E385298" w:rsidRDefault="3E385298">
            <w:r>
              <w:t>Element format</w:t>
            </w:r>
          </w:p>
        </w:tc>
        <w:tc>
          <w:tcPr>
            <w:tcW w:w="4253" w:type="dxa"/>
          </w:tcPr>
          <w:p w14:paraId="34F57EF4" w14:textId="689BCEA4" w:rsidR="3E385298" w:rsidRDefault="3E385298">
            <w:r>
              <w:t>E4M3</w:t>
            </w:r>
          </w:p>
        </w:tc>
      </w:tr>
      <w:tr w:rsidR="002F7441" w14:paraId="433AF3A2" w14:textId="77777777" w:rsidTr="004B3CF1">
        <w:trPr>
          <w:trHeight w:val="300"/>
        </w:trPr>
        <w:tc>
          <w:tcPr>
            <w:tcW w:w="1890" w:type="dxa"/>
            <w:vMerge/>
          </w:tcPr>
          <w:p w14:paraId="17222E53" w14:textId="77777777" w:rsidR="00972EA8" w:rsidRDefault="00972EA8"/>
        </w:tc>
        <w:tc>
          <w:tcPr>
            <w:tcW w:w="2299" w:type="dxa"/>
          </w:tcPr>
          <w:p w14:paraId="5F3F9817" w14:textId="77777777" w:rsidR="3E385298" w:rsidRDefault="3E385298">
            <w:r>
              <w:t xml:space="preserve">Scheme </w:t>
            </w:r>
          </w:p>
        </w:tc>
        <w:tc>
          <w:tcPr>
            <w:tcW w:w="4253" w:type="dxa"/>
          </w:tcPr>
          <w:p w14:paraId="1A4605B8" w14:textId="5A8FB951" w:rsidR="3E385298" w:rsidRDefault="3E385298">
            <w:r>
              <w:t>Weight-only FP8</w:t>
            </w:r>
          </w:p>
        </w:tc>
      </w:tr>
      <w:tr w:rsidR="002F7441" w14:paraId="727D0E4E" w14:textId="77777777" w:rsidTr="004B3CF1">
        <w:trPr>
          <w:trHeight w:val="300"/>
        </w:trPr>
        <w:tc>
          <w:tcPr>
            <w:tcW w:w="1890" w:type="dxa"/>
            <w:vMerge/>
          </w:tcPr>
          <w:p w14:paraId="573ECEBB" w14:textId="77777777" w:rsidR="00972EA8" w:rsidRDefault="00972EA8"/>
        </w:tc>
        <w:tc>
          <w:tcPr>
            <w:tcW w:w="2299" w:type="dxa"/>
          </w:tcPr>
          <w:p w14:paraId="5E26A4ED" w14:textId="77777777" w:rsidR="3E385298" w:rsidRDefault="3E385298">
            <w:r>
              <w:t>Weight scheme</w:t>
            </w:r>
          </w:p>
        </w:tc>
        <w:tc>
          <w:tcPr>
            <w:tcW w:w="4253" w:type="dxa"/>
          </w:tcPr>
          <w:p w14:paraId="1143797B" w14:textId="4D9E0084" w:rsidR="3E385298" w:rsidRDefault="3E385298">
            <w:r>
              <w:t>Static, tensor-wise</w:t>
            </w:r>
          </w:p>
        </w:tc>
      </w:tr>
      <w:tr w:rsidR="002F7441" w14:paraId="76A9B443" w14:textId="77777777" w:rsidTr="004B3CF1">
        <w:trPr>
          <w:trHeight w:val="300"/>
        </w:trPr>
        <w:tc>
          <w:tcPr>
            <w:tcW w:w="1890" w:type="dxa"/>
            <w:vMerge/>
          </w:tcPr>
          <w:p w14:paraId="771B16E4" w14:textId="77777777" w:rsidR="00972EA8" w:rsidRDefault="00972EA8"/>
        </w:tc>
        <w:tc>
          <w:tcPr>
            <w:tcW w:w="2299" w:type="dxa"/>
          </w:tcPr>
          <w:p w14:paraId="3739D989" w14:textId="77777777" w:rsidR="3E385298" w:rsidRDefault="3E385298">
            <w:r>
              <w:t>Activation scheme</w:t>
            </w:r>
          </w:p>
        </w:tc>
        <w:tc>
          <w:tcPr>
            <w:tcW w:w="4253" w:type="dxa"/>
          </w:tcPr>
          <w:p w14:paraId="7E3B4C5F" w14:textId="4BFE7828" w:rsidR="3E385298" w:rsidRDefault="3E385298">
            <w:r>
              <w:t>/</w:t>
            </w:r>
          </w:p>
        </w:tc>
      </w:tr>
      <w:tr w:rsidR="002F7441" w14:paraId="53C585C4" w14:textId="77777777" w:rsidTr="004B3CF1">
        <w:trPr>
          <w:trHeight w:val="300"/>
        </w:trPr>
        <w:tc>
          <w:tcPr>
            <w:tcW w:w="1890" w:type="dxa"/>
            <w:vMerge/>
          </w:tcPr>
          <w:p w14:paraId="549F256D" w14:textId="77777777" w:rsidR="00972EA8" w:rsidRDefault="00972EA8"/>
        </w:tc>
        <w:tc>
          <w:tcPr>
            <w:tcW w:w="2299" w:type="dxa"/>
          </w:tcPr>
          <w:p w14:paraId="3E81764E" w14:textId="77777777" w:rsidR="3E385298" w:rsidRDefault="3E385298">
            <w:r>
              <w:t>Scale type</w:t>
            </w:r>
          </w:p>
        </w:tc>
        <w:tc>
          <w:tcPr>
            <w:tcW w:w="4253" w:type="dxa"/>
          </w:tcPr>
          <w:p w14:paraId="4A2D4FC5" w14:textId="0467E207" w:rsidR="3E385298" w:rsidRDefault="3E385298">
            <w:r>
              <w:t>FP32</w:t>
            </w:r>
          </w:p>
        </w:tc>
      </w:tr>
      <w:tr w:rsidR="002F7441" w14:paraId="164EE39E" w14:textId="77777777" w:rsidTr="004B3CF1">
        <w:trPr>
          <w:trHeight w:val="300"/>
        </w:trPr>
        <w:tc>
          <w:tcPr>
            <w:tcW w:w="1890" w:type="dxa"/>
            <w:vMerge/>
          </w:tcPr>
          <w:p w14:paraId="5BD78439" w14:textId="77777777" w:rsidR="00972EA8" w:rsidRDefault="00972EA8"/>
        </w:tc>
        <w:tc>
          <w:tcPr>
            <w:tcW w:w="2299" w:type="dxa"/>
          </w:tcPr>
          <w:p w14:paraId="3EDBE87A" w14:textId="77777777" w:rsidR="3E385298" w:rsidRDefault="3E385298">
            <w:r>
              <w:t>Scale method</w:t>
            </w:r>
          </w:p>
        </w:tc>
        <w:tc>
          <w:tcPr>
            <w:tcW w:w="4253" w:type="dxa"/>
          </w:tcPr>
          <w:p w14:paraId="15039E38" w14:textId="1A49D683" w:rsidR="3E385298" w:rsidRDefault="3E385298">
            <w:r>
              <w:t>Tensor-wise scaling for FP8</w:t>
            </w:r>
            <w:commentRangeStart w:id="133"/>
            <w:commentRangeStart w:id="134"/>
            <w:commentRangeStart w:id="135"/>
            <w:commentRangeStart w:id="136"/>
            <w:commentRangeStart w:id="137"/>
            <w:commentRangeEnd w:id="133"/>
            <w:r>
              <w:rPr>
                <w:rStyle w:val="CommentReference"/>
                <w:rFonts w:hint="eastAsia"/>
                <w:sz w:val="24"/>
                <w:szCs w:val="24"/>
              </w:rPr>
              <w:commentReference w:id="133"/>
            </w:r>
            <w:commentRangeEnd w:id="134"/>
            <w:r>
              <w:rPr>
                <w:rStyle w:val="CommentReference"/>
                <w:rFonts w:hint="eastAsia"/>
                <w:sz w:val="24"/>
                <w:szCs w:val="24"/>
              </w:rPr>
              <w:commentReference w:id="134"/>
            </w:r>
            <w:commentRangeEnd w:id="135"/>
            <w:r>
              <w:rPr>
                <w:rStyle w:val="CommentReference"/>
                <w:rFonts w:hint="eastAsia"/>
                <w:sz w:val="24"/>
                <w:szCs w:val="24"/>
              </w:rPr>
              <w:commentReference w:id="135"/>
            </w:r>
            <w:commentRangeEnd w:id="136"/>
            <w:r>
              <w:rPr>
                <w:rStyle w:val="CommentReference"/>
                <w:rFonts w:hint="eastAsia"/>
                <w:sz w:val="24"/>
                <w:szCs w:val="24"/>
              </w:rPr>
              <w:commentReference w:id="136"/>
            </w:r>
            <w:commentRangeEnd w:id="137"/>
            <w:r>
              <w:rPr>
                <w:rStyle w:val="CommentReference"/>
                <w:rFonts w:hint="eastAsia"/>
                <w:sz w:val="24"/>
                <w:szCs w:val="24"/>
              </w:rPr>
              <w:commentReference w:id="137"/>
            </w:r>
          </w:p>
        </w:tc>
      </w:tr>
    </w:tbl>
    <w:p w14:paraId="3C4687E6" w14:textId="476061E9" w:rsidR="009A5C97" w:rsidRDefault="009A5C97" w:rsidP="009A5C97"/>
    <w:p w14:paraId="45049827" w14:textId="45B69700" w:rsidR="00504A7A" w:rsidRDefault="08F46600" w:rsidP="1ED4F078">
      <w:pPr>
        <w:pStyle w:val="Heading3"/>
        <w:numPr>
          <w:ilvl w:val="2"/>
          <w:numId w:val="3"/>
        </w:numPr>
        <w:rPr>
          <w:b/>
          <w:bCs/>
          <w:color w:val="auto"/>
        </w:rPr>
      </w:pPr>
      <w:bookmarkStart w:id="138" w:name="_Toc228179945"/>
      <w:r w:rsidRPr="1ED4F078">
        <w:rPr>
          <w:b/>
          <w:bCs/>
          <w:color w:val="auto"/>
        </w:rPr>
        <w:t>NV</w:t>
      </w:r>
      <w:r w:rsidR="5F4D2A0B" w:rsidRPr="1ED4F078">
        <w:rPr>
          <w:b/>
          <w:bCs/>
          <w:color w:val="auto"/>
        </w:rPr>
        <w:t>FP</w:t>
      </w:r>
      <w:r w:rsidR="079970EC" w:rsidRPr="1ED4F078">
        <w:rPr>
          <w:b/>
          <w:bCs/>
          <w:color w:val="auto"/>
        </w:rPr>
        <w:t>4</w:t>
      </w:r>
      <w:r w:rsidR="5F4D2A0B" w:rsidRPr="1ED4F078">
        <w:rPr>
          <w:b/>
          <w:bCs/>
          <w:color w:val="auto"/>
        </w:rPr>
        <w:t xml:space="preserve"> recipe</w:t>
      </w:r>
      <w:bookmarkEnd w:id="13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0"/>
        <w:gridCol w:w="2269"/>
        <w:gridCol w:w="4253"/>
      </w:tblGrid>
      <w:tr w:rsidR="00EE7190" w14:paraId="1856024F" w14:textId="77777777" w:rsidTr="004B3CF1">
        <w:trPr>
          <w:trHeight w:val="300"/>
        </w:trPr>
        <w:tc>
          <w:tcPr>
            <w:tcW w:w="4189" w:type="dxa"/>
            <w:gridSpan w:val="2"/>
          </w:tcPr>
          <w:p w14:paraId="1DB1898B" w14:textId="6C5AF8B2" w:rsidR="3E385298" w:rsidRDefault="3E385298" w:rsidP="3E385298">
            <w:pPr>
              <w:rPr>
                <w:b/>
                <w:bCs/>
              </w:rPr>
            </w:pPr>
            <w:r w:rsidRPr="3E385298">
              <w:rPr>
                <w:b/>
                <w:bCs/>
              </w:rPr>
              <w:t xml:space="preserve">Recipe  </w:t>
            </w:r>
          </w:p>
        </w:tc>
        <w:tc>
          <w:tcPr>
            <w:tcW w:w="4253" w:type="dxa"/>
          </w:tcPr>
          <w:p w14:paraId="0B3756CE" w14:textId="77777777" w:rsidR="3E385298" w:rsidRDefault="3E385298" w:rsidP="3E385298">
            <w:pPr>
              <w:rPr>
                <w:b/>
                <w:bCs/>
              </w:rPr>
            </w:pPr>
            <w:r w:rsidRPr="3E385298">
              <w:rPr>
                <w:b/>
                <w:bCs/>
              </w:rPr>
              <w:t>Config/Setting</w:t>
            </w:r>
          </w:p>
        </w:tc>
      </w:tr>
      <w:tr w:rsidR="00EE7190" w14:paraId="71D13CA9" w14:textId="77777777" w:rsidTr="004B3CF1">
        <w:trPr>
          <w:trHeight w:val="300"/>
        </w:trPr>
        <w:tc>
          <w:tcPr>
            <w:tcW w:w="4189" w:type="dxa"/>
            <w:gridSpan w:val="2"/>
          </w:tcPr>
          <w:p w14:paraId="01922760" w14:textId="77777777" w:rsidR="3E385298" w:rsidRDefault="3E385298">
            <w:r>
              <w:t>Quant approach</w:t>
            </w:r>
          </w:p>
        </w:tc>
        <w:tc>
          <w:tcPr>
            <w:tcW w:w="4253" w:type="dxa"/>
          </w:tcPr>
          <w:p w14:paraId="65D23133" w14:textId="1982D9C4" w:rsidR="3E385298" w:rsidRDefault="3E385298">
            <w:r>
              <w:t>PTQ</w:t>
            </w:r>
          </w:p>
        </w:tc>
      </w:tr>
      <w:tr w:rsidR="00EE7190" w14:paraId="304BB1D8" w14:textId="77777777" w:rsidTr="004B3CF1">
        <w:trPr>
          <w:trHeight w:val="300"/>
        </w:trPr>
        <w:tc>
          <w:tcPr>
            <w:tcW w:w="4189" w:type="dxa"/>
            <w:gridSpan w:val="2"/>
          </w:tcPr>
          <w:p w14:paraId="50F7751E" w14:textId="77777777" w:rsidR="3E385298" w:rsidRDefault="3E385298">
            <w:r>
              <w:t>Quant algo</w:t>
            </w:r>
          </w:p>
        </w:tc>
        <w:tc>
          <w:tcPr>
            <w:tcW w:w="4253" w:type="dxa"/>
          </w:tcPr>
          <w:p w14:paraId="1B4BA62C" w14:textId="77777777" w:rsidR="3E385298" w:rsidRDefault="3E385298">
            <w:r>
              <w:t>RTN</w:t>
            </w:r>
          </w:p>
        </w:tc>
      </w:tr>
      <w:tr w:rsidR="00EE7190" w14:paraId="357B32DA" w14:textId="77777777" w:rsidTr="004B3CF1">
        <w:trPr>
          <w:trHeight w:val="300"/>
        </w:trPr>
        <w:tc>
          <w:tcPr>
            <w:tcW w:w="4189" w:type="dxa"/>
            <w:gridSpan w:val="2"/>
          </w:tcPr>
          <w:p w14:paraId="40A5A341" w14:textId="77777777" w:rsidR="3E385298" w:rsidRDefault="3E385298">
            <w:r>
              <w:t>Quantized ops</w:t>
            </w:r>
          </w:p>
        </w:tc>
        <w:tc>
          <w:tcPr>
            <w:tcW w:w="4253" w:type="dxa"/>
          </w:tcPr>
          <w:p w14:paraId="164B1D0E" w14:textId="0B4B4A4F" w:rsidR="3E385298" w:rsidRDefault="3E385298">
            <w:r>
              <w:t>Linear, EmbeddingBag</w:t>
            </w:r>
          </w:p>
        </w:tc>
      </w:tr>
      <w:tr w:rsidR="002F7441" w14:paraId="0A0AA604" w14:textId="77777777" w:rsidTr="004B3CF1">
        <w:trPr>
          <w:trHeight w:val="300"/>
        </w:trPr>
        <w:tc>
          <w:tcPr>
            <w:tcW w:w="1920" w:type="dxa"/>
            <w:vMerge w:val="restart"/>
          </w:tcPr>
          <w:p w14:paraId="54CB0933" w14:textId="77777777" w:rsidR="3E385298" w:rsidRDefault="3E385298">
            <w:r>
              <w:t>Linear</w:t>
            </w:r>
          </w:p>
        </w:tc>
        <w:tc>
          <w:tcPr>
            <w:tcW w:w="2269" w:type="dxa"/>
          </w:tcPr>
          <w:p w14:paraId="6EF23A78" w14:textId="77777777" w:rsidR="3E385298" w:rsidRDefault="3E385298">
            <w:r>
              <w:t>Data type</w:t>
            </w:r>
          </w:p>
        </w:tc>
        <w:tc>
          <w:tcPr>
            <w:tcW w:w="4253" w:type="dxa"/>
          </w:tcPr>
          <w:p w14:paraId="39517F8E" w14:textId="57C3366E" w:rsidR="3E385298" w:rsidRDefault="3E385298">
            <w:r>
              <w:t>NVFP4</w:t>
            </w:r>
          </w:p>
        </w:tc>
      </w:tr>
      <w:tr w:rsidR="002F7441" w14:paraId="7292C517" w14:textId="77777777" w:rsidTr="004B3CF1">
        <w:trPr>
          <w:trHeight w:val="300"/>
        </w:trPr>
        <w:tc>
          <w:tcPr>
            <w:tcW w:w="1920" w:type="dxa"/>
            <w:vMerge/>
          </w:tcPr>
          <w:p w14:paraId="47479259" w14:textId="77777777" w:rsidR="00972EA8" w:rsidRDefault="00972EA8"/>
        </w:tc>
        <w:tc>
          <w:tcPr>
            <w:tcW w:w="2269" w:type="dxa"/>
          </w:tcPr>
          <w:p w14:paraId="5C77A745" w14:textId="77777777" w:rsidR="3E385298" w:rsidRDefault="3E385298">
            <w:r>
              <w:t>Element format</w:t>
            </w:r>
          </w:p>
        </w:tc>
        <w:tc>
          <w:tcPr>
            <w:tcW w:w="4253" w:type="dxa"/>
          </w:tcPr>
          <w:p w14:paraId="3803816F" w14:textId="6258AC20" w:rsidR="3E385298" w:rsidRDefault="3E385298">
            <w:r>
              <w:t>E2M1</w:t>
            </w:r>
          </w:p>
        </w:tc>
      </w:tr>
      <w:tr w:rsidR="002F7441" w14:paraId="55933E8E" w14:textId="77777777" w:rsidTr="004B3CF1">
        <w:trPr>
          <w:trHeight w:val="300"/>
        </w:trPr>
        <w:tc>
          <w:tcPr>
            <w:tcW w:w="1920" w:type="dxa"/>
            <w:vMerge/>
          </w:tcPr>
          <w:p w14:paraId="1E67573C" w14:textId="77777777" w:rsidR="00972EA8" w:rsidRDefault="00972EA8"/>
        </w:tc>
        <w:tc>
          <w:tcPr>
            <w:tcW w:w="2269" w:type="dxa"/>
          </w:tcPr>
          <w:p w14:paraId="4463972B" w14:textId="77777777" w:rsidR="3E385298" w:rsidRDefault="3E385298">
            <w:r>
              <w:t xml:space="preserve">Scheme </w:t>
            </w:r>
          </w:p>
        </w:tc>
        <w:tc>
          <w:tcPr>
            <w:tcW w:w="4253" w:type="dxa"/>
          </w:tcPr>
          <w:p w14:paraId="44B274E8" w14:textId="1B21E179" w:rsidR="3E385298" w:rsidRDefault="3E385298">
            <w:r>
              <w:t>Weight – NVFP4, Activation – NVFP4</w:t>
            </w:r>
            <w:commentRangeStart w:id="139"/>
            <w:commentRangeStart w:id="140"/>
            <w:commentRangeEnd w:id="139"/>
            <w:r>
              <w:rPr>
                <w:rStyle w:val="CommentReference"/>
                <w:rFonts w:hint="eastAsia"/>
                <w:sz w:val="24"/>
                <w:szCs w:val="24"/>
              </w:rPr>
              <w:commentReference w:id="139"/>
            </w:r>
            <w:commentRangeEnd w:id="140"/>
            <w:r>
              <w:rPr>
                <w:rStyle w:val="CommentReference"/>
                <w:rFonts w:hint="eastAsia"/>
                <w:sz w:val="24"/>
                <w:szCs w:val="24"/>
              </w:rPr>
              <w:commentReference w:id="140"/>
            </w:r>
          </w:p>
        </w:tc>
      </w:tr>
      <w:tr w:rsidR="002F7441" w14:paraId="20BFB525" w14:textId="77777777" w:rsidTr="004B3CF1">
        <w:trPr>
          <w:trHeight w:val="300"/>
        </w:trPr>
        <w:tc>
          <w:tcPr>
            <w:tcW w:w="1920" w:type="dxa"/>
            <w:vMerge/>
          </w:tcPr>
          <w:p w14:paraId="4733A52C" w14:textId="77777777" w:rsidR="00972EA8" w:rsidRDefault="00972EA8"/>
        </w:tc>
        <w:tc>
          <w:tcPr>
            <w:tcW w:w="2269" w:type="dxa"/>
          </w:tcPr>
          <w:p w14:paraId="5EDEDED0" w14:textId="77777777" w:rsidR="3E385298" w:rsidRDefault="3E385298">
            <w:r>
              <w:t>Weight scheme</w:t>
            </w:r>
          </w:p>
        </w:tc>
        <w:tc>
          <w:tcPr>
            <w:tcW w:w="4253" w:type="dxa"/>
          </w:tcPr>
          <w:p w14:paraId="42FFB3F5" w14:textId="047159B0" w:rsidR="3E385298" w:rsidRDefault="3E385298">
            <w:r>
              <w:t>Static, block-wise</w:t>
            </w:r>
          </w:p>
        </w:tc>
      </w:tr>
      <w:tr w:rsidR="002F7441" w14:paraId="73107E1E" w14:textId="77777777" w:rsidTr="004B3CF1">
        <w:trPr>
          <w:trHeight w:val="300"/>
        </w:trPr>
        <w:tc>
          <w:tcPr>
            <w:tcW w:w="1920" w:type="dxa"/>
            <w:vMerge/>
          </w:tcPr>
          <w:p w14:paraId="4FC3E53B" w14:textId="77777777" w:rsidR="00972EA8" w:rsidRDefault="00972EA8"/>
        </w:tc>
        <w:tc>
          <w:tcPr>
            <w:tcW w:w="2269" w:type="dxa"/>
          </w:tcPr>
          <w:p w14:paraId="27963A99" w14:textId="77777777" w:rsidR="3E385298" w:rsidRDefault="3E385298">
            <w:r>
              <w:t>Activation scheme</w:t>
            </w:r>
          </w:p>
        </w:tc>
        <w:tc>
          <w:tcPr>
            <w:tcW w:w="4253" w:type="dxa"/>
          </w:tcPr>
          <w:p w14:paraId="728D4E21" w14:textId="59FC6359" w:rsidR="3E385298" w:rsidRDefault="3E385298">
            <w:r>
              <w:t>Dynamic, block-wise</w:t>
            </w:r>
          </w:p>
        </w:tc>
      </w:tr>
      <w:tr w:rsidR="002F7441" w14:paraId="446816DD" w14:textId="77777777" w:rsidTr="004B3CF1">
        <w:trPr>
          <w:trHeight w:val="300"/>
        </w:trPr>
        <w:tc>
          <w:tcPr>
            <w:tcW w:w="1920" w:type="dxa"/>
            <w:vMerge/>
          </w:tcPr>
          <w:p w14:paraId="4446CA15" w14:textId="77777777" w:rsidR="00972EA8" w:rsidRDefault="00972EA8"/>
        </w:tc>
        <w:tc>
          <w:tcPr>
            <w:tcW w:w="2269" w:type="dxa"/>
          </w:tcPr>
          <w:p w14:paraId="46D74226" w14:textId="095B1D83" w:rsidR="3E385298" w:rsidRDefault="3E385298">
            <w:r>
              <w:t>Block size</w:t>
            </w:r>
          </w:p>
        </w:tc>
        <w:tc>
          <w:tcPr>
            <w:tcW w:w="4253" w:type="dxa"/>
          </w:tcPr>
          <w:p w14:paraId="4D526CB9" w14:textId="03D1D32B" w:rsidR="3E385298" w:rsidRDefault="3E385298">
            <w:r>
              <w:t>16</w:t>
            </w:r>
          </w:p>
        </w:tc>
      </w:tr>
      <w:tr w:rsidR="002F7441" w14:paraId="66191D41" w14:textId="77777777" w:rsidTr="004B3CF1">
        <w:trPr>
          <w:trHeight w:val="300"/>
        </w:trPr>
        <w:tc>
          <w:tcPr>
            <w:tcW w:w="1920" w:type="dxa"/>
            <w:vMerge/>
          </w:tcPr>
          <w:p w14:paraId="111EE84B" w14:textId="77777777" w:rsidR="00972EA8" w:rsidRDefault="00972EA8"/>
        </w:tc>
        <w:tc>
          <w:tcPr>
            <w:tcW w:w="2269" w:type="dxa"/>
          </w:tcPr>
          <w:p w14:paraId="2CB99A01" w14:textId="77777777" w:rsidR="3E385298" w:rsidRDefault="3E385298">
            <w:r>
              <w:t>Scale type</w:t>
            </w:r>
          </w:p>
        </w:tc>
        <w:tc>
          <w:tcPr>
            <w:tcW w:w="4253" w:type="dxa"/>
          </w:tcPr>
          <w:p w14:paraId="02D3CB28" w14:textId="6124F6A8" w:rsidR="3E385298" w:rsidRDefault="3E385298">
            <w:r>
              <w:t>FP8 UE4M3</w:t>
            </w:r>
            <w:commentRangeStart w:id="141"/>
            <w:commentRangeStart w:id="142"/>
            <w:commentRangeEnd w:id="141"/>
            <w:r>
              <w:rPr>
                <w:rStyle w:val="CommentReference"/>
                <w:rFonts w:hint="eastAsia"/>
                <w:sz w:val="24"/>
                <w:szCs w:val="24"/>
              </w:rPr>
              <w:commentReference w:id="141"/>
            </w:r>
            <w:commentRangeEnd w:id="142"/>
            <w:r>
              <w:rPr>
                <w:rStyle w:val="CommentReference"/>
                <w:rFonts w:hint="eastAsia"/>
                <w:sz w:val="24"/>
                <w:szCs w:val="24"/>
              </w:rPr>
              <w:commentReference w:id="142"/>
            </w:r>
          </w:p>
        </w:tc>
      </w:tr>
      <w:tr w:rsidR="002F7441" w14:paraId="03F825AF" w14:textId="77777777" w:rsidTr="004B3CF1">
        <w:trPr>
          <w:trHeight w:val="300"/>
        </w:trPr>
        <w:tc>
          <w:tcPr>
            <w:tcW w:w="1920" w:type="dxa"/>
            <w:vMerge/>
          </w:tcPr>
          <w:p w14:paraId="6EC00C2D" w14:textId="77777777" w:rsidR="00972EA8" w:rsidRDefault="00972EA8"/>
        </w:tc>
        <w:tc>
          <w:tcPr>
            <w:tcW w:w="2269" w:type="dxa"/>
          </w:tcPr>
          <w:p w14:paraId="1065335A" w14:textId="77777777" w:rsidR="3E385298" w:rsidRDefault="3E385298">
            <w:r>
              <w:t>Scale method</w:t>
            </w:r>
          </w:p>
        </w:tc>
        <w:tc>
          <w:tcPr>
            <w:tcW w:w="4253" w:type="dxa"/>
          </w:tcPr>
          <w:p w14:paraId="6F178C37" w14:textId="0425C971" w:rsidR="3E385298" w:rsidRDefault="3E385298">
            <w:r>
              <w:t>MaxAbs</w:t>
            </w:r>
          </w:p>
        </w:tc>
      </w:tr>
      <w:tr w:rsidR="002F7441" w14:paraId="5DD95FDD" w14:textId="77777777" w:rsidTr="004B3CF1">
        <w:trPr>
          <w:trHeight w:val="300"/>
        </w:trPr>
        <w:tc>
          <w:tcPr>
            <w:tcW w:w="1920" w:type="dxa"/>
            <w:vMerge/>
          </w:tcPr>
          <w:p w14:paraId="35DA2937" w14:textId="77777777" w:rsidR="00972EA8" w:rsidRDefault="00972EA8"/>
        </w:tc>
        <w:tc>
          <w:tcPr>
            <w:tcW w:w="2269" w:type="dxa"/>
          </w:tcPr>
          <w:p w14:paraId="3D492D08" w14:textId="20230D39" w:rsidR="3E385298" w:rsidRDefault="3E385298">
            <w:r>
              <w:t>Extra tensor scaling</w:t>
            </w:r>
          </w:p>
        </w:tc>
        <w:tc>
          <w:tcPr>
            <w:tcW w:w="4253" w:type="dxa"/>
          </w:tcPr>
          <w:p w14:paraId="4BA663B3" w14:textId="5AC2E091" w:rsidR="3E385298" w:rsidRDefault="3E385298">
            <w:r>
              <w:t>FP32 global scale</w:t>
            </w:r>
          </w:p>
        </w:tc>
      </w:tr>
      <w:tr w:rsidR="002F7441" w14:paraId="0FD9F34B" w14:textId="77777777" w:rsidTr="004B3CF1">
        <w:trPr>
          <w:trHeight w:val="300"/>
        </w:trPr>
        <w:tc>
          <w:tcPr>
            <w:tcW w:w="1920" w:type="dxa"/>
            <w:vMerge w:val="restart"/>
          </w:tcPr>
          <w:p w14:paraId="1D88F5F7" w14:textId="6029F560" w:rsidR="3E385298" w:rsidRDefault="3E385298">
            <w:r>
              <w:t>EmbeddingBag</w:t>
            </w:r>
          </w:p>
        </w:tc>
        <w:tc>
          <w:tcPr>
            <w:tcW w:w="2269" w:type="dxa"/>
          </w:tcPr>
          <w:p w14:paraId="11AAAD4F" w14:textId="77777777" w:rsidR="3E385298" w:rsidRDefault="3E385298">
            <w:r>
              <w:t>Data type</w:t>
            </w:r>
          </w:p>
        </w:tc>
        <w:tc>
          <w:tcPr>
            <w:tcW w:w="4253" w:type="dxa"/>
          </w:tcPr>
          <w:p w14:paraId="5768AD31" w14:textId="7F4A32C8" w:rsidR="3E385298" w:rsidRDefault="3E385298">
            <w:r>
              <w:t>NVFP4</w:t>
            </w:r>
          </w:p>
        </w:tc>
      </w:tr>
      <w:tr w:rsidR="002F7441" w14:paraId="1869B4CE" w14:textId="77777777" w:rsidTr="004B3CF1">
        <w:trPr>
          <w:trHeight w:val="300"/>
        </w:trPr>
        <w:tc>
          <w:tcPr>
            <w:tcW w:w="1920" w:type="dxa"/>
            <w:vMerge/>
          </w:tcPr>
          <w:p w14:paraId="188BCC29" w14:textId="77777777" w:rsidR="00972EA8" w:rsidRDefault="00972EA8"/>
        </w:tc>
        <w:tc>
          <w:tcPr>
            <w:tcW w:w="2269" w:type="dxa"/>
          </w:tcPr>
          <w:p w14:paraId="0445678E" w14:textId="77777777" w:rsidR="3E385298" w:rsidRDefault="3E385298">
            <w:r>
              <w:t>Element format</w:t>
            </w:r>
          </w:p>
        </w:tc>
        <w:tc>
          <w:tcPr>
            <w:tcW w:w="4253" w:type="dxa"/>
          </w:tcPr>
          <w:p w14:paraId="3526FA3E" w14:textId="0AC201B2" w:rsidR="3E385298" w:rsidRDefault="3E385298">
            <w:r>
              <w:t>E2M1</w:t>
            </w:r>
          </w:p>
        </w:tc>
      </w:tr>
      <w:tr w:rsidR="002F7441" w14:paraId="7E0417E1" w14:textId="77777777" w:rsidTr="004B3CF1">
        <w:trPr>
          <w:trHeight w:val="300"/>
        </w:trPr>
        <w:tc>
          <w:tcPr>
            <w:tcW w:w="1920" w:type="dxa"/>
            <w:vMerge/>
          </w:tcPr>
          <w:p w14:paraId="67941F90" w14:textId="77777777" w:rsidR="00972EA8" w:rsidRDefault="00972EA8"/>
        </w:tc>
        <w:tc>
          <w:tcPr>
            <w:tcW w:w="2269" w:type="dxa"/>
          </w:tcPr>
          <w:p w14:paraId="1DE5BE33" w14:textId="77777777" w:rsidR="3E385298" w:rsidRDefault="3E385298">
            <w:r>
              <w:t xml:space="preserve">Scheme </w:t>
            </w:r>
          </w:p>
        </w:tc>
        <w:tc>
          <w:tcPr>
            <w:tcW w:w="4253" w:type="dxa"/>
          </w:tcPr>
          <w:p w14:paraId="211C55B6" w14:textId="03385249" w:rsidR="3E385298" w:rsidRDefault="3E385298">
            <w:r>
              <w:t>Weight-only NVFP4</w:t>
            </w:r>
          </w:p>
        </w:tc>
      </w:tr>
      <w:tr w:rsidR="002F7441" w14:paraId="2FA91C98" w14:textId="77777777" w:rsidTr="004B3CF1">
        <w:trPr>
          <w:trHeight w:val="300"/>
        </w:trPr>
        <w:tc>
          <w:tcPr>
            <w:tcW w:w="1920" w:type="dxa"/>
            <w:vMerge/>
          </w:tcPr>
          <w:p w14:paraId="59601858" w14:textId="77777777" w:rsidR="00972EA8" w:rsidRDefault="00972EA8"/>
        </w:tc>
        <w:tc>
          <w:tcPr>
            <w:tcW w:w="2269" w:type="dxa"/>
          </w:tcPr>
          <w:p w14:paraId="29021E65" w14:textId="77777777" w:rsidR="3E385298" w:rsidRDefault="3E385298">
            <w:r>
              <w:t>Weight scheme</w:t>
            </w:r>
          </w:p>
        </w:tc>
        <w:tc>
          <w:tcPr>
            <w:tcW w:w="4253" w:type="dxa"/>
          </w:tcPr>
          <w:p w14:paraId="4868137A" w14:textId="462A812A" w:rsidR="3E385298" w:rsidRDefault="3E385298">
            <w:r>
              <w:t>Static, block-wise</w:t>
            </w:r>
          </w:p>
        </w:tc>
      </w:tr>
      <w:tr w:rsidR="002F7441" w14:paraId="38FBCA99" w14:textId="77777777" w:rsidTr="004B3CF1">
        <w:trPr>
          <w:trHeight w:val="300"/>
        </w:trPr>
        <w:tc>
          <w:tcPr>
            <w:tcW w:w="1920" w:type="dxa"/>
            <w:vMerge/>
          </w:tcPr>
          <w:p w14:paraId="76F9B42A" w14:textId="77777777" w:rsidR="00972EA8" w:rsidRDefault="00972EA8"/>
        </w:tc>
        <w:tc>
          <w:tcPr>
            <w:tcW w:w="2269" w:type="dxa"/>
          </w:tcPr>
          <w:p w14:paraId="32F965C5" w14:textId="77777777" w:rsidR="3E385298" w:rsidRDefault="3E385298">
            <w:r>
              <w:t>Activation scheme</w:t>
            </w:r>
          </w:p>
        </w:tc>
        <w:tc>
          <w:tcPr>
            <w:tcW w:w="4253" w:type="dxa"/>
          </w:tcPr>
          <w:p w14:paraId="551DE841" w14:textId="4BFE7828" w:rsidR="3E385298" w:rsidRDefault="3E385298">
            <w:r>
              <w:t>/</w:t>
            </w:r>
          </w:p>
        </w:tc>
      </w:tr>
      <w:tr w:rsidR="002F7441" w14:paraId="6AEAF9D3" w14:textId="77777777" w:rsidTr="004B3CF1">
        <w:trPr>
          <w:trHeight w:val="300"/>
        </w:trPr>
        <w:tc>
          <w:tcPr>
            <w:tcW w:w="1920" w:type="dxa"/>
            <w:vMerge/>
          </w:tcPr>
          <w:p w14:paraId="7029CA31" w14:textId="77777777" w:rsidR="00972EA8" w:rsidRDefault="00972EA8"/>
        </w:tc>
        <w:tc>
          <w:tcPr>
            <w:tcW w:w="2269" w:type="dxa"/>
          </w:tcPr>
          <w:p w14:paraId="36849978" w14:textId="45C73BF0" w:rsidR="3E385298" w:rsidRDefault="3E385298">
            <w:r>
              <w:t>Block size</w:t>
            </w:r>
          </w:p>
        </w:tc>
        <w:tc>
          <w:tcPr>
            <w:tcW w:w="4253" w:type="dxa"/>
          </w:tcPr>
          <w:p w14:paraId="0D3E9CDF" w14:textId="1E61EE83" w:rsidR="3E385298" w:rsidRDefault="3E385298">
            <w:r>
              <w:t>16</w:t>
            </w:r>
          </w:p>
        </w:tc>
      </w:tr>
      <w:tr w:rsidR="002F7441" w14:paraId="1EB4BA5C" w14:textId="77777777" w:rsidTr="004B3CF1">
        <w:trPr>
          <w:trHeight w:val="300"/>
        </w:trPr>
        <w:tc>
          <w:tcPr>
            <w:tcW w:w="1920" w:type="dxa"/>
            <w:vMerge/>
          </w:tcPr>
          <w:p w14:paraId="0B5E4DA6" w14:textId="77777777" w:rsidR="00972EA8" w:rsidRDefault="00972EA8"/>
        </w:tc>
        <w:tc>
          <w:tcPr>
            <w:tcW w:w="2269" w:type="dxa"/>
          </w:tcPr>
          <w:p w14:paraId="6BB66243" w14:textId="77777777" w:rsidR="3E385298" w:rsidRDefault="3E385298">
            <w:r>
              <w:t>Scale type</w:t>
            </w:r>
          </w:p>
        </w:tc>
        <w:tc>
          <w:tcPr>
            <w:tcW w:w="4253" w:type="dxa"/>
          </w:tcPr>
          <w:p w14:paraId="3465CB9D" w14:textId="5F90FDEF" w:rsidR="3E385298" w:rsidRDefault="3E385298">
            <w:r>
              <w:t>FP8 UE4M3</w:t>
            </w:r>
          </w:p>
        </w:tc>
      </w:tr>
      <w:tr w:rsidR="002F7441" w14:paraId="69BD2561" w14:textId="77777777" w:rsidTr="004B3CF1">
        <w:trPr>
          <w:trHeight w:val="300"/>
        </w:trPr>
        <w:tc>
          <w:tcPr>
            <w:tcW w:w="1920" w:type="dxa"/>
            <w:vMerge/>
          </w:tcPr>
          <w:p w14:paraId="64670C13" w14:textId="77777777" w:rsidR="00972EA8" w:rsidRDefault="00972EA8"/>
        </w:tc>
        <w:tc>
          <w:tcPr>
            <w:tcW w:w="2269" w:type="dxa"/>
          </w:tcPr>
          <w:p w14:paraId="31ECBC42" w14:textId="77777777" w:rsidR="3E385298" w:rsidRDefault="3E385298">
            <w:r>
              <w:t>Scale method</w:t>
            </w:r>
          </w:p>
        </w:tc>
        <w:tc>
          <w:tcPr>
            <w:tcW w:w="4253" w:type="dxa"/>
          </w:tcPr>
          <w:p w14:paraId="45A66B55" w14:textId="7E4A6150" w:rsidR="3E385298" w:rsidRDefault="3E385298">
            <w:r>
              <w:t>1D block-wise scaling for NVFP4</w:t>
            </w:r>
          </w:p>
        </w:tc>
      </w:tr>
      <w:tr w:rsidR="002F7441" w14:paraId="125ABA06" w14:textId="77777777" w:rsidTr="004B3CF1">
        <w:trPr>
          <w:trHeight w:val="300"/>
        </w:trPr>
        <w:tc>
          <w:tcPr>
            <w:tcW w:w="1920" w:type="dxa"/>
            <w:vMerge/>
          </w:tcPr>
          <w:p w14:paraId="5FC9FADA" w14:textId="77777777" w:rsidR="00972EA8" w:rsidRDefault="00972EA8"/>
        </w:tc>
        <w:tc>
          <w:tcPr>
            <w:tcW w:w="2269" w:type="dxa"/>
          </w:tcPr>
          <w:p w14:paraId="705527D2" w14:textId="116501FE" w:rsidR="3E385298" w:rsidRDefault="3E385298">
            <w:r>
              <w:t>Extra tensor scaling</w:t>
            </w:r>
          </w:p>
        </w:tc>
        <w:tc>
          <w:tcPr>
            <w:tcW w:w="4253" w:type="dxa"/>
          </w:tcPr>
          <w:p w14:paraId="774382EC" w14:textId="6B0A1F9F" w:rsidR="3E385298" w:rsidRDefault="3E385298">
            <w:r>
              <w:t>FP32 global scale</w:t>
            </w:r>
          </w:p>
        </w:tc>
      </w:tr>
    </w:tbl>
    <w:p w14:paraId="4CB8DD74" w14:textId="68B9D927" w:rsidR="3E385298" w:rsidRDefault="3E385298" w:rsidP="3E385298">
      <w:pPr>
        <w:rPr>
          <w:rFonts w:eastAsia="DengXian"/>
        </w:rPr>
      </w:pPr>
    </w:p>
    <w:p w14:paraId="20175220" w14:textId="418C11E0" w:rsidR="152FBF70" w:rsidRDefault="66EB4151" w:rsidP="1ED4F078">
      <w:pPr>
        <w:pStyle w:val="Heading3"/>
        <w:numPr>
          <w:ilvl w:val="1"/>
          <w:numId w:val="3"/>
        </w:numPr>
        <w:rPr>
          <w:b/>
          <w:bCs/>
          <w:color w:val="auto"/>
        </w:rPr>
      </w:pPr>
      <w:r w:rsidRPr="1ED4F078">
        <w:rPr>
          <w:rFonts w:eastAsia="DengXian"/>
          <w:b/>
          <w:bCs/>
          <w:color w:val="auto"/>
        </w:rPr>
        <w:t xml:space="preserve"> </w:t>
      </w:r>
      <w:bookmarkStart w:id="143" w:name="_Toc228179946"/>
      <w:r w:rsidR="2809FCB9" w:rsidRPr="1ED4F078">
        <w:rPr>
          <w:rFonts w:eastAsia="DengXian"/>
          <w:b/>
          <w:bCs/>
          <w:color w:val="auto"/>
        </w:rPr>
        <w:t>Flux</w:t>
      </w:r>
      <w:bookmarkEnd w:id="143"/>
    </w:p>
    <w:p w14:paraId="6F25DFAE" w14:textId="1D6816C1" w:rsidR="30C2BD42" w:rsidRDefault="5444EAB6" w:rsidP="1ED4F078">
      <w:pPr>
        <w:pStyle w:val="Heading3"/>
        <w:numPr>
          <w:ilvl w:val="2"/>
          <w:numId w:val="3"/>
        </w:numPr>
        <w:rPr>
          <w:b/>
          <w:bCs/>
          <w:color w:val="auto"/>
        </w:rPr>
      </w:pPr>
      <w:bookmarkStart w:id="144" w:name="_FP8_recipe"/>
      <w:bookmarkStart w:id="145" w:name="_FP8_recipe_2"/>
      <w:bookmarkStart w:id="146" w:name="_Toc228179947"/>
      <w:r w:rsidRPr="1ED4F078">
        <w:rPr>
          <w:b/>
          <w:bCs/>
          <w:color w:val="auto"/>
        </w:rPr>
        <w:t>FP8 recipe</w:t>
      </w:r>
      <w:bookmarkEnd w:id="144"/>
      <w:bookmarkEnd w:id="145"/>
      <w:bookmarkEnd w:id="14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078B1EF4" w14:textId="77777777" w:rsidTr="004B3CF1">
        <w:trPr>
          <w:trHeight w:val="300"/>
        </w:trPr>
        <w:tc>
          <w:tcPr>
            <w:tcW w:w="4106" w:type="dxa"/>
            <w:gridSpan w:val="2"/>
          </w:tcPr>
          <w:p w14:paraId="0C848690" w14:textId="77777777" w:rsidR="3E385298" w:rsidRDefault="3E385298" w:rsidP="3E385298">
            <w:pPr>
              <w:rPr>
                <w:b/>
                <w:bCs/>
              </w:rPr>
            </w:pPr>
            <w:r w:rsidRPr="3E385298">
              <w:rPr>
                <w:b/>
                <w:bCs/>
              </w:rPr>
              <w:t xml:space="preserve">Recipe  </w:t>
            </w:r>
          </w:p>
        </w:tc>
        <w:tc>
          <w:tcPr>
            <w:tcW w:w="4253" w:type="dxa"/>
          </w:tcPr>
          <w:p w14:paraId="28A4B514" w14:textId="77777777" w:rsidR="3E385298" w:rsidRDefault="3E385298" w:rsidP="3E385298">
            <w:pPr>
              <w:rPr>
                <w:b/>
                <w:bCs/>
              </w:rPr>
            </w:pPr>
            <w:r w:rsidRPr="3E385298">
              <w:rPr>
                <w:b/>
                <w:bCs/>
              </w:rPr>
              <w:t>Config/Setting</w:t>
            </w:r>
          </w:p>
        </w:tc>
      </w:tr>
      <w:tr w:rsidR="00EE7190" w14:paraId="646B748E" w14:textId="77777777" w:rsidTr="004B3CF1">
        <w:trPr>
          <w:trHeight w:val="300"/>
        </w:trPr>
        <w:tc>
          <w:tcPr>
            <w:tcW w:w="4106" w:type="dxa"/>
            <w:gridSpan w:val="2"/>
          </w:tcPr>
          <w:p w14:paraId="08971C0F" w14:textId="77777777" w:rsidR="3E385298" w:rsidRDefault="3E385298">
            <w:r>
              <w:t>Quant approach</w:t>
            </w:r>
          </w:p>
        </w:tc>
        <w:tc>
          <w:tcPr>
            <w:tcW w:w="4253" w:type="dxa"/>
          </w:tcPr>
          <w:p w14:paraId="359DE4DF" w14:textId="77777777" w:rsidR="3E385298" w:rsidRDefault="3E385298">
            <w:r>
              <w:t>PTQ</w:t>
            </w:r>
          </w:p>
        </w:tc>
      </w:tr>
      <w:tr w:rsidR="00EE7190" w14:paraId="2308E7CA" w14:textId="77777777" w:rsidTr="004B3CF1">
        <w:trPr>
          <w:trHeight w:val="300"/>
        </w:trPr>
        <w:tc>
          <w:tcPr>
            <w:tcW w:w="4106" w:type="dxa"/>
            <w:gridSpan w:val="2"/>
          </w:tcPr>
          <w:p w14:paraId="06BEF7A4" w14:textId="77777777" w:rsidR="3E385298" w:rsidRDefault="3E385298">
            <w:r>
              <w:t>Quant algo</w:t>
            </w:r>
          </w:p>
        </w:tc>
        <w:tc>
          <w:tcPr>
            <w:tcW w:w="4253" w:type="dxa"/>
          </w:tcPr>
          <w:p w14:paraId="75FEA69A" w14:textId="77777777" w:rsidR="3E385298" w:rsidRDefault="3E385298">
            <w:r>
              <w:t>RTN</w:t>
            </w:r>
          </w:p>
        </w:tc>
      </w:tr>
      <w:tr w:rsidR="00EE7190" w14:paraId="22DBF8EF" w14:textId="77777777" w:rsidTr="004B3CF1">
        <w:trPr>
          <w:trHeight w:val="300"/>
        </w:trPr>
        <w:tc>
          <w:tcPr>
            <w:tcW w:w="4106" w:type="dxa"/>
            <w:gridSpan w:val="2"/>
          </w:tcPr>
          <w:p w14:paraId="0A874B4E" w14:textId="77777777" w:rsidR="3E385298" w:rsidRDefault="3E385298">
            <w:r>
              <w:t>Quantized ops</w:t>
            </w:r>
          </w:p>
        </w:tc>
        <w:tc>
          <w:tcPr>
            <w:tcW w:w="4253" w:type="dxa"/>
          </w:tcPr>
          <w:p w14:paraId="5F3BB7E7" w14:textId="77777777" w:rsidR="3E385298" w:rsidRDefault="3E385298">
            <w:r>
              <w:t xml:space="preserve">Linear </w:t>
            </w:r>
          </w:p>
        </w:tc>
      </w:tr>
      <w:tr w:rsidR="002F7441" w14:paraId="01D20286" w14:textId="77777777" w:rsidTr="004B3CF1">
        <w:trPr>
          <w:trHeight w:val="300"/>
        </w:trPr>
        <w:tc>
          <w:tcPr>
            <w:tcW w:w="1696" w:type="dxa"/>
            <w:vMerge w:val="restart"/>
          </w:tcPr>
          <w:p w14:paraId="4E4B1C62" w14:textId="77777777" w:rsidR="3E385298" w:rsidRDefault="3E385298">
            <w:r>
              <w:t>Linear</w:t>
            </w:r>
          </w:p>
        </w:tc>
        <w:tc>
          <w:tcPr>
            <w:tcW w:w="2410" w:type="dxa"/>
          </w:tcPr>
          <w:p w14:paraId="294AF7B7" w14:textId="77777777" w:rsidR="3E385298" w:rsidRDefault="3E385298">
            <w:r>
              <w:t>Data type</w:t>
            </w:r>
          </w:p>
        </w:tc>
        <w:tc>
          <w:tcPr>
            <w:tcW w:w="4253" w:type="dxa"/>
          </w:tcPr>
          <w:p w14:paraId="5A8F77E1" w14:textId="77777777" w:rsidR="3E385298" w:rsidRDefault="3E385298">
            <w:r>
              <w:t>FP8</w:t>
            </w:r>
          </w:p>
        </w:tc>
      </w:tr>
      <w:tr w:rsidR="002F7441" w14:paraId="7933C111" w14:textId="77777777" w:rsidTr="004B3CF1">
        <w:trPr>
          <w:trHeight w:val="300"/>
        </w:trPr>
        <w:tc>
          <w:tcPr>
            <w:tcW w:w="1696" w:type="dxa"/>
            <w:vMerge/>
          </w:tcPr>
          <w:p w14:paraId="1C4D71AA" w14:textId="77777777" w:rsidR="3E385298" w:rsidRDefault="3E385298"/>
        </w:tc>
        <w:tc>
          <w:tcPr>
            <w:tcW w:w="2410" w:type="dxa"/>
          </w:tcPr>
          <w:p w14:paraId="3BFEB68B" w14:textId="77777777" w:rsidR="3E385298" w:rsidRDefault="3E385298">
            <w:r>
              <w:t>Element format</w:t>
            </w:r>
          </w:p>
        </w:tc>
        <w:tc>
          <w:tcPr>
            <w:tcW w:w="4253" w:type="dxa"/>
          </w:tcPr>
          <w:p w14:paraId="61594F4A" w14:textId="77777777" w:rsidR="3E385298" w:rsidRDefault="3E385298">
            <w:r>
              <w:t>E4M3</w:t>
            </w:r>
          </w:p>
        </w:tc>
      </w:tr>
      <w:tr w:rsidR="002F7441" w14:paraId="43A0A18C" w14:textId="77777777" w:rsidTr="004B3CF1">
        <w:trPr>
          <w:trHeight w:val="300"/>
        </w:trPr>
        <w:tc>
          <w:tcPr>
            <w:tcW w:w="1696" w:type="dxa"/>
            <w:vMerge/>
          </w:tcPr>
          <w:p w14:paraId="0802CAD9" w14:textId="77777777" w:rsidR="3E385298" w:rsidRDefault="3E385298"/>
        </w:tc>
        <w:tc>
          <w:tcPr>
            <w:tcW w:w="2410" w:type="dxa"/>
          </w:tcPr>
          <w:p w14:paraId="3C27B6C0" w14:textId="77777777" w:rsidR="3E385298" w:rsidRDefault="3E385298">
            <w:r>
              <w:t xml:space="preserve">Scheme </w:t>
            </w:r>
          </w:p>
        </w:tc>
        <w:tc>
          <w:tcPr>
            <w:tcW w:w="4253" w:type="dxa"/>
          </w:tcPr>
          <w:p w14:paraId="06F24A51" w14:textId="2A66F3AE" w:rsidR="3E385298" w:rsidRDefault="3E385298" w:rsidP="3E385298">
            <w:r>
              <w:t xml:space="preserve">Weight – </w:t>
            </w:r>
            <w:r w:rsidR="7F1B3F1D">
              <w:t>E4M3</w:t>
            </w:r>
            <w:r>
              <w:t xml:space="preserve">, Activation – </w:t>
            </w:r>
            <w:r w:rsidR="52406FB6">
              <w:t>E4M3</w:t>
            </w:r>
          </w:p>
        </w:tc>
      </w:tr>
      <w:tr w:rsidR="002F7441" w14:paraId="002F49DC" w14:textId="77777777" w:rsidTr="004B3CF1">
        <w:trPr>
          <w:trHeight w:val="300"/>
        </w:trPr>
        <w:tc>
          <w:tcPr>
            <w:tcW w:w="1696" w:type="dxa"/>
            <w:vMerge/>
          </w:tcPr>
          <w:p w14:paraId="27736DEE" w14:textId="77777777" w:rsidR="3E385298" w:rsidRDefault="3E385298"/>
        </w:tc>
        <w:tc>
          <w:tcPr>
            <w:tcW w:w="2410" w:type="dxa"/>
          </w:tcPr>
          <w:p w14:paraId="23464541" w14:textId="77777777" w:rsidR="3E385298" w:rsidRDefault="3E385298">
            <w:r>
              <w:t>Weight scheme</w:t>
            </w:r>
          </w:p>
        </w:tc>
        <w:tc>
          <w:tcPr>
            <w:tcW w:w="4253" w:type="dxa"/>
          </w:tcPr>
          <w:p w14:paraId="01BF2410" w14:textId="174C6FD4" w:rsidR="3E385298" w:rsidRPr="0018563D" w:rsidRDefault="3E385298">
            <w:pPr>
              <w:rPr>
                <w:rFonts w:eastAsia="DengXian"/>
              </w:rPr>
            </w:pPr>
            <w:r>
              <w:t xml:space="preserve">Static, </w:t>
            </w:r>
            <w:r w:rsidR="7B6256A5">
              <w:t>tensor</w:t>
            </w:r>
            <w:r>
              <w:t>-wise</w:t>
            </w:r>
            <w:r w:rsidR="0018563D">
              <w:t>,</w:t>
            </w:r>
            <w:r w:rsidR="0018563D">
              <w:rPr>
                <w:rFonts w:eastAsia="DengXian" w:hint="eastAsia"/>
              </w:rPr>
              <w:t xml:space="preserve"> RNE</w:t>
            </w:r>
          </w:p>
        </w:tc>
      </w:tr>
      <w:tr w:rsidR="002F7441" w14:paraId="1C8C4BAB" w14:textId="77777777" w:rsidTr="004B3CF1">
        <w:trPr>
          <w:trHeight w:val="300"/>
        </w:trPr>
        <w:tc>
          <w:tcPr>
            <w:tcW w:w="1696" w:type="dxa"/>
            <w:vMerge/>
          </w:tcPr>
          <w:p w14:paraId="7659002E" w14:textId="77777777" w:rsidR="3E385298" w:rsidRDefault="3E385298"/>
        </w:tc>
        <w:tc>
          <w:tcPr>
            <w:tcW w:w="2410" w:type="dxa"/>
          </w:tcPr>
          <w:p w14:paraId="3CECED82" w14:textId="77777777" w:rsidR="3E385298" w:rsidRDefault="3E385298">
            <w:r>
              <w:t>Activation scheme</w:t>
            </w:r>
          </w:p>
        </w:tc>
        <w:tc>
          <w:tcPr>
            <w:tcW w:w="4253" w:type="dxa"/>
          </w:tcPr>
          <w:p w14:paraId="62F7487A" w14:textId="2185AA7C" w:rsidR="3E385298" w:rsidRDefault="3E385298">
            <w:r>
              <w:t xml:space="preserve">Dynamic, </w:t>
            </w:r>
            <w:r w:rsidR="7BE8F41E">
              <w:t>tensor</w:t>
            </w:r>
            <w:r>
              <w:t>-wise</w:t>
            </w:r>
            <w:r w:rsidR="0018563D">
              <w:t>,</w:t>
            </w:r>
            <w:r w:rsidR="0018563D">
              <w:rPr>
                <w:rFonts w:eastAsia="DengXian" w:hint="eastAsia"/>
              </w:rPr>
              <w:t xml:space="preserve"> RNE</w:t>
            </w:r>
          </w:p>
        </w:tc>
      </w:tr>
      <w:tr w:rsidR="002F7441" w14:paraId="774FDD31" w14:textId="77777777" w:rsidTr="004B3CF1">
        <w:trPr>
          <w:trHeight w:val="300"/>
        </w:trPr>
        <w:tc>
          <w:tcPr>
            <w:tcW w:w="1696" w:type="dxa"/>
            <w:vMerge/>
          </w:tcPr>
          <w:p w14:paraId="39D93D97" w14:textId="77777777" w:rsidR="3E385298" w:rsidRDefault="3E385298"/>
        </w:tc>
        <w:tc>
          <w:tcPr>
            <w:tcW w:w="2410" w:type="dxa"/>
          </w:tcPr>
          <w:p w14:paraId="230AA8ED" w14:textId="77777777" w:rsidR="3E385298" w:rsidRDefault="3E385298">
            <w:r>
              <w:t>Scale type</w:t>
            </w:r>
          </w:p>
        </w:tc>
        <w:tc>
          <w:tcPr>
            <w:tcW w:w="4253" w:type="dxa"/>
          </w:tcPr>
          <w:p w14:paraId="139ACF44" w14:textId="163D3F64" w:rsidR="3E385298" w:rsidRDefault="3E385298">
            <w:r>
              <w:t>FP32</w:t>
            </w:r>
          </w:p>
        </w:tc>
      </w:tr>
      <w:tr w:rsidR="002F7441" w14:paraId="22B6D7C6" w14:textId="77777777" w:rsidTr="004B3CF1">
        <w:trPr>
          <w:trHeight w:val="300"/>
        </w:trPr>
        <w:tc>
          <w:tcPr>
            <w:tcW w:w="1696" w:type="dxa"/>
            <w:vMerge/>
          </w:tcPr>
          <w:p w14:paraId="2FF98B39" w14:textId="77777777" w:rsidR="00BA59C2" w:rsidRDefault="00BA59C2"/>
        </w:tc>
        <w:tc>
          <w:tcPr>
            <w:tcW w:w="2410" w:type="dxa"/>
          </w:tcPr>
          <w:p w14:paraId="7167D42F" w14:textId="70F108C4" w:rsidR="0EA1FC2D" w:rsidRDefault="0EA1FC2D">
            <w:r>
              <w:t>Exclude layers</w:t>
            </w:r>
          </w:p>
        </w:tc>
        <w:tc>
          <w:tcPr>
            <w:tcW w:w="4253" w:type="dxa"/>
          </w:tcPr>
          <w:p w14:paraId="75C40665" w14:textId="26245DA4" w:rsidR="0EA1FC2D" w:rsidRDefault="25DAEAE9" w:rsidP="615D4277">
            <w:r>
              <w:t>/</w:t>
            </w:r>
          </w:p>
        </w:tc>
      </w:tr>
    </w:tbl>
    <w:p w14:paraId="0691524F" w14:textId="356A5E61" w:rsidR="1792ADC9" w:rsidRDefault="1792ADC9" w:rsidP="1792ADC9"/>
    <w:p w14:paraId="198E01B0" w14:textId="5D538F74" w:rsidR="43233738" w:rsidRDefault="7A72886E" w:rsidP="1ED4F078">
      <w:pPr>
        <w:pStyle w:val="Heading3"/>
        <w:numPr>
          <w:ilvl w:val="2"/>
          <w:numId w:val="3"/>
        </w:numPr>
        <w:rPr>
          <w:b/>
          <w:bCs/>
          <w:color w:val="auto"/>
        </w:rPr>
      </w:pPr>
      <w:bookmarkStart w:id="147" w:name="_MXFP8_recipe_1"/>
      <w:bookmarkStart w:id="148" w:name="_MXFP8_recipe_3"/>
      <w:bookmarkStart w:id="149" w:name="_Toc228179948"/>
      <w:r w:rsidRPr="1ED4F078">
        <w:rPr>
          <w:b/>
          <w:bCs/>
          <w:color w:val="auto"/>
        </w:rPr>
        <w:t>MXFP8 recipe</w:t>
      </w:r>
      <w:bookmarkEnd w:id="147"/>
      <w:bookmarkEnd w:id="148"/>
      <w:bookmarkEnd w:id="14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E7190" w14:paraId="5F01BF2A" w14:textId="77777777" w:rsidTr="004B3CF1">
        <w:trPr>
          <w:trHeight w:val="300"/>
        </w:trPr>
        <w:tc>
          <w:tcPr>
            <w:tcW w:w="4106" w:type="dxa"/>
            <w:gridSpan w:val="2"/>
          </w:tcPr>
          <w:p w14:paraId="77264D8F" w14:textId="77777777" w:rsidR="5F996B3D" w:rsidRDefault="5F996B3D" w:rsidP="5F996B3D">
            <w:pPr>
              <w:rPr>
                <w:b/>
                <w:bCs/>
              </w:rPr>
            </w:pPr>
            <w:r w:rsidRPr="5F996B3D">
              <w:rPr>
                <w:b/>
                <w:bCs/>
              </w:rPr>
              <w:t xml:space="preserve">Recipe  </w:t>
            </w:r>
          </w:p>
        </w:tc>
        <w:tc>
          <w:tcPr>
            <w:tcW w:w="4253" w:type="dxa"/>
          </w:tcPr>
          <w:p w14:paraId="564F77C9" w14:textId="77777777" w:rsidR="5F996B3D" w:rsidRDefault="5F996B3D" w:rsidP="5F996B3D">
            <w:pPr>
              <w:rPr>
                <w:b/>
                <w:bCs/>
              </w:rPr>
            </w:pPr>
            <w:r w:rsidRPr="5F996B3D">
              <w:rPr>
                <w:b/>
                <w:bCs/>
              </w:rPr>
              <w:t>Config/Setting</w:t>
            </w:r>
          </w:p>
        </w:tc>
      </w:tr>
      <w:tr w:rsidR="00EE7190" w14:paraId="24CB6293" w14:textId="77777777" w:rsidTr="004B3CF1">
        <w:trPr>
          <w:trHeight w:val="300"/>
        </w:trPr>
        <w:tc>
          <w:tcPr>
            <w:tcW w:w="4106" w:type="dxa"/>
            <w:gridSpan w:val="2"/>
          </w:tcPr>
          <w:p w14:paraId="22156BF5" w14:textId="77777777" w:rsidR="5F996B3D" w:rsidRDefault="5F996B3D">
            <w:r>
              <w:t>Quant approach</w:t>
            </w:r>
          </w:p>
        </w:tc>
        <w:tc>
          <w:tcPr>
            <w:tcW w:w="4253" w:type="dxa"/>
          </w:tcPr>
          <w:p w14:paraId="104496A1" w14:textId="77777777" w:rsidR="5F996B3D" w:rsidRDefault="5F996B3D">
            <w:r>
              <w:t>PTQ</w:t>
            </w:r>
          </w:p>
        </w:tc>
      </w:tr>
      <w:tr w:rsidR="00EE7190" w14:paraId="611B76CE" w14:textId="77777777" w:rsidTr="004B3CF1">
        <w:trPr>
          <w:trHeight w:val="300"/>
        </w:trPr>
        <w:tc>
          <w:tcPr>
            <w:tcW w:w="4106" w:type="dxa"/>
            <w:gridSpan w:val="2"/>
          </w:tcPr>
          <w:p w14:paraId="4542BBCE" w14:textId="77777777" w:rsidR="5F996B3D" w:rsidRDefault="5F996B3D">
            <w:r>
              <w:t>Quant algo</w:t>
            </w:r>
          </w:p>
        </w:tc>
        <w:tc>
          <w:tcPr>
            <w:tcW w:w="4253" w:type="dxa"/>
          </w:tcPr>
          <w:p w14:paraId="1CD02EFB" w14:textId="703B76B8" w:rsidR="5F996B3D" w:rsidRDefault="397298F5">
            <w:r>
              <w:t>AutoRound</w:t>
            </w:r>
          </w:p>
        </w:tc>
      </w:tr>
      <w:tr w:rsidR="00EE7190" w14:paraId="286C4DDC" w14:textId="77777777" w:rsidTr="004B3CF1">
        <w:trPr>
          <w:trHeight w:val="300"/>
        </w:trPr>
        <w:tc>
          <w:tcPr>
            <w:tcW w:w="4106" w:type="dxa"/>
            <w:gridSpan w:val="2"/>
          </w:tcPr>
          <w:p w14:paraId="24A00FAB" w14:textId="77777777" w:rsidR="5F996B3D" w:rsidRDefault="5F996B3D">
            <w:r>
              <w:t>Quantized ops</w:t>
            </w:r>
          </w:p>
        </w:tc>
        <w:tc>
          <w:tcPr>
            <w:tcW w:w="4253" w:type="dxa"/>
          </w:tcPr>
          <w:p w14:paraId="704002BB" w14:textId="77777777" w:rsidR="5F996B3D" w:rsidRDefault="5F996B3D">
            <w:r>
              <w:t xml:space="preserve">Linear </w:t>
            </w:r>
          </w:p>
        </w:tc>
      </w:tr>
      <w:tr w:rsidR="002F7441" w14:paraId="49652AFF" w14:textId="77777777" w:rsidTr="004B3CF1">
        <w:trPr>
          <w:trHeight w:val="300"/>
        </w:trPr>
        <w:tc>
          <w:tcPr>
            <w:tcW w:w="1696" w:type="dxa"/>
            <w:vMerge w:val="restart"/>
          </w:tcPr>
          <w:p w14:paraId="2F5FB0E7" w14:textId="77777777" w:rsidR="5F996B3D" w:rsidRDefault="5F996B3D">
            <w:r>
              <w:t>Linear</w:t>
            </w:r>
          </w:p>
        </w:tc>
        <w:tc>
          <w:tcPr>
            <w:tcW w:w="2410" w:type="dxa"/>
          </w:tcPr>
          <w:p w14:paraId="409C06E4" w14:textId="77777777" w:rsidR="5F996B3D" w:rsidRDefault="5F996B3D">
            <w:r>
              <w:t>Data type</w:t>
            </w:r>
          </w:p>
        </w:tc>
        <w:tc>
          <w:tcPr>
            <w:tcW w:w="4253" w:type="dxa"/>
          </w:tcPr>
          <w:p w14:paraId="68BD9909" w14:textId="5819B16E" w:rsidR="5F996B3D" w:rsidRDefault="5F996B3D">
            <w:r w:rsidRPr="5F996B3D">
              <w:rPr>
                <w:rFonts w:eastAsia="DengXian"/>
              </w:rPr>
              <w:t>MX</w:t>
            </w:r>
            <w:r>
              <w:t>FP8</w:t>
            </w:r>
          </w:p>
        </w:tc>
      </w:tr>
      <w:tr w:rsidR="002F7441" w14:paraId="64D8DBC9" w14:textId="77777777" w:rsidTr="004B3CF1">
        <w:trPr>
          <w:trHeight w:val="300"/>
        </w:trPr>
        <w:tc>
          <w:tcPr>
            <w:tcW w:w="1696" w:type="dxa"/>
            <w:vMerge/>
          </w:tcPr>
          <w:p w14:paraId="7FD695A4" w14:textId="77777777" w:rsidR="007301E9" w:rsidRDefault="007301E9"/>
        </w:tc>
        <w:tc>
          <w:tcPr>
            <w:tcW w:w="2410" w:type="dxa"/>
          </w:tcPr>
          <w:p w14:paraId="29649A0C" w14:textId="77777777" w:rsidR="5F996B3D" w:rsidRDefault="5F996B3D">
            <w:r>
              <w:t>Element format</w:t>
            </w:r>
          </w:p>
        </w:tc>
        <w:tc>
          <w:tcPr>
            <w:tcW w:w="4253" w:type="dxa"/>
          </w:tcPr>
          <w:p w14:paraId="53E6563A" w14:textId="77777777" w:rsidR="5F996B3D" w:rsidRDefault="5F996B3D">
            <w:r>
              <w:t>E4M3</w:t>
            </w:r>
          </w:p>
        </w:tc>
      </w:tr>
      <w:tr w:rsidR="002F7441" w14:paraId="68AA9F8E" w14:textId="77777777" w:rsidTr="004B3CF1">
        <w:trPr>
          <w:trHeight w:val="300"/>
        </w:trPr>
        <w:tc>
          <w:tcPr>
            <w:tcW w:w="1696" w:type="dxa"/>
            <w:vMerge/>
          </w:tcPr>
          <w:p w14:paraId="3C03B75A" w14:textId="77777777" w:rsidR="5F996B3D" w:rsidRDefault="5F996B3D"/>
        </w:tc>
        <w:tc>
          <w:tcPr>
            <w:tcW w:w="2410" w:type="dxa"/>
          </w:tcPr>
          <w:p w14:paraId="147DCB3D" w14:textId="77777777" w:rsidR="5F996B3D" w:rsidRDefault="5F996B3D">
            <w:r>
              <w:t>Scheme</w:t>
            </w:r>
          </w:p>
        </w:tc>
        <w:tc>
          <w:tcPr>
            <w:tcW w:w="4253" w:type="dxa"/>
          </w:tcPr>
          <w:p w14:paraId="52BF8B0F" w14:textId="194A1C76" w:rsidR="5F996B3D" w:rsidRDefault="5F996B3D" w:rsidP="5F996B3D">
            <w:pPr>
              <w:rPr>
                <w:rFonts w:eastAsia="DengXian"/>
              </w:rPr>
            </w:pPr>
            <w:r>
              <w:t xml:space="preserve">Weight – </w:t>
            </w:r>
            <w:r w:rsidRPr="5F996B3D">
              <w:rPr>
                <w:rFonts w:eastAsia="DengXian"/>
              </w:rPr>
              <w:t>MXFP8</w:t>
            </w:r>
            <w:r>
              <w:t xml:space="preserve">, Activation – </w:t>
            </w:r>
            <w:r w:rsidRPr="5F996B3D">
              <w:rPr>
                <w:rFonts w:eastAsia="DengXian"/>
              </w:rPr>
              <w:t>MXFP8</w:t>
            </w:r>
          </w:p>
        </w:tc>
      </w:tr>
      <w:tr w:rsidR="002F7441" w14:paraId="40AE157D" w14:textId="77777777" w:rsidTr="004B3CF1">
        <w:trPr>
          <w:trHeight w:val="300"/>
        </w:trPr>
        <w:tc>
          <w:tcPr>
            <w:tcW w:w="1696" w:type="dxa"/>
            <w:vMerge/>
          </w:tcPr>
          <w:p w14:paraId="06F9FED0" w14:textId="77777777" w:rsidR="5F996B3D" w:rsidRDefault="5F996B3D"/>
        </w:tc>
        <w:tc>
          <w:tcPr>
            <w:tcW w:w="2410" w:type="dxa"/>
          </w:tcPr>
          <w:p w14:paraId="4935E334" w14:textId="77777777" w:rsidR="5F996B3D" w:rsidRDefault="5F996B3D">
            <w:r>
              <w:t>Weight scheme</w:t>
            </w:r>
          </w:p>
        </w:tc>
        <w:tc>
          <w:tcPr>
            <w:tcW w:w="4253" w:type="dxa"/>
          </w:tcPr>
          <w:p w14:paraId="435EB690" w14:textId="1B601E26" w:rsidR="5F996B3D" w:rsidRDefault="5F996B3D">
            <w:r>
              <w:t>Static, block-wise</w:t>
            </w:r>
            <w:r w:rsidR="27E92A41">
              <w:t xml:space="preserve">, </w:t>
            </w:r>
            <w:r w:rsidR="009A4234">
              <w:t>FLOOR</w:t>
            </w:r>
          </w:p>
        </w:tc>
      </w:tr>
      <w:tr w:rsidR="002F7441" w14:paraId="752763E6" w14:textId="77777777" w:rsidTr="004B3CF1">
        <w:trPr>
          <w:trHeight w:val="300"/>
        </w:trPr>
        <w:tc>
          <w:tcPr>
            <w:tcW w:w="1696" w:type="dxa"/>
            <w:vMerge/>
          </w:tcPr>
          <w:p w14:paraId="31464BC4" w14:textId="77777777" w:rsidR="5F996B3D" w:rsidRDefault="5F996B3D"/>
        </w:tc>
        <w:tc>
          <w:tcPr>
            <w:tcW w:w="2410" w:type="dxa"/>
          </w:tcPr>
          <w:p w14:paraId="0EB9FEA3" w14:textId="77777777" w:rsidR="5F996B3D" w:rsidRDefault="5F996B3D">
            <w:r>
              <w:t>Activation scheme</w:t>
            </w:r>
          </w:p>
        </w:tc>
        <w:tc>
          <w:tcPr>
            <w:tcW w:w="4253" w:type="dxa"/>
          </w:tcPr>
          <w:p w14:paraId="1E6A4929" w14:textId="2F70788A" w:rsidR="5F996B3D" w:rsidRDefault="5F996B3D">
            <w:r>
              <w:t>Dynamic, block-wise</w:t>
            </w:r>
            <w:r w:rsidR="501C8153">
              <w:t xml:space="preserve">, </w:t>
            </w:r>
            <w:r w:rsidR="009A4234">
              <w:t>RCEIL</w:t>
            </w:r>
          </w:p>
        </w:tc>
      </w:tr>
      <w:tr w:rsidR="002F7441" w14:paraId="2D95D181" w14:textId="77777777" w:rsidTr="004B3CF1">
        <w:trPr>
          <w:trHeight w:val="300"/>
        </w:trPr>
        <w:tc>
          <w:tcPr>
            <w:tcW w:w="1696" w:type="dxa"/>
            <w:vMerge/>
          </w:tcPr>
          <w:p w14:paraId="295B0225" w14:textId="77777777" w:rsidR="5F996B3D" w:rsidRDefault="5F996B3D"/>
        </w:tc>
        <w:tc>
          <w:tcPr>
            <w:tcW w:w="2410" w:type="dxa"/>
          </w:tcPr>
          <w:p w14:paraId="3B476BF0" w14:textId="77777777" w:rsidR="5F996B3D" w:rsidRDefault="5F996B3D">
            <w:r>
              <w:t>Block size</w:t>
            </w:r>
          </w:p>
        </w:tc>
        <w:tc>
          <w:tcPr>
            <w:tcW w:w="4253" w:type="dxa"/>
          </w:tcPr>
          <w:p w14:paraId="49653054" w14:textId="77777777" w:rsidR="5F996B3D" w:rsidRDefault="5F996B3D">
            <w:r>
              <w:t>32</w:t>
            </w:r>
          </w:p>
        </w:tc>
      </w:tr>
      <w:tr w:rsidR="002F7441" w14:paraId="0804A30E" w14:textId="77777777" w:rsidTr="004B3CF1">
        <w:trPr>
          <w:trHeight w:val="300"/>
        </w:trPr>
        <w:tc>
          <w:tcPr>
            <w:tcW w:w="1696" w:type="dxa"/>
            <w:vMerge/>
          </w:tcPr>
          <w:p w14:paraId="6FA644EA" w14:textId="77777777" w:rsidR="5F996B3D" w:rsidRDefault="5F996B3D"/>
        </w:tc>
        <w:tc>
          <w:tcPr>
            <w:tcW w:w="2410" w:type="dxa"/>
          </w:tcPr>
          <w:p w14:paraId="6D2B1E3B" w14:textId="77777777" w:rsidR="5F996B3D" w:rsidRDefault="5F996B3D">
            <w:r>
              <w:t>Scale type</w:t>
            </w:r>
          </w:p>
        </w:tc>
        <w:tc>
          <w:tcPr>
            <w:tcW w:w="4253" w:type="dxa"/>
          </w:tcPr>
          <w:p w14:paraId="7CB5E49F" w14:textId="0AEB6C95" w:rsidR="5F996B3D" w:rsidRDefault="5F996B3D">
            <w:r>
              <w:t>FP8 E8M0</w:t>
            </w:r>
          </w:p>
        </w:tc>
      </w:tr>
      <w:tr w:rsidR="002F7441" w14:paraId="264D6CA7" w14:textId="77777777" w:rsidTr="004B3CF1">
        <w:trPr>
          <w:trHeight w:val="300"/>
        </w:trPr>
        <w:tc>
          <w:tcPr>
            <w:tcW w:w="1696" w:type="dxa"/>
            <w:vMerge/>
          </w:tcPr>
          <w:p w14:paraId="546616FE" w14:textId="77777777" w:rsidR="5F996B3D" w:rsidRDefault="5F996B3D"/>
        </w:tc>
        <w:tc>
          <w:tcPr>
            <w:tcW w:w="2410" w:type="dxa"/>
          </w:tcPr>
          <w:p w14:paraId="69D07350" w14:textId="77777777" w:rsidR="5F996B3D" w:rsidRDefault="5F996B3D">
            <w:r>
              <w:t>Scale method</w:t>
            </w:r>
          </w:p>
        </w:tc>
        <w:tc>
          <w:tcPr>
            <w:tcW w:w="4253" w:type="dxa"/>
          </w:tcPr>
          <w:p w14:paraId="3D1E1E74" w14:textId="77777777" w:rsidR="5F996B3D" w:rsidRDefault="5F996B3D">
            <w:r>
              <w:t>1D block-wise scaling for MXFP8</w:t>
            </w:r>
          </w:p>
        </w:tc>
      </w:tr>
      <w:tr w:rsidR="002F7441" w14:paraId="6CD746EE" w14:textId="77777777" w:rsidTr="004B3CF1">
        <w:trPr>
          <w:trHeight w:val="300"/>
        </w:trPr>
        <w:tc>
          <w:tcPr>
            <w:tcW w:w="1696" w:type="dxa"/>
            <w:vMerge/>
          </w:tcPr>
          <w:p w14:paraId="77B76CB2" w14:textId="77777777" w:rsidR="00BA59C2" w:rsidRDefault="00BA59C2"/>
        </w:tc>
        <w:tc>
          <w:tcPr>
            <w:tcW w:w="2410" w:type="dxa"/>
          </w:tcPr>
          <w:p w14:paraId="0AC06E78" w14:textId="044221B7" w:rsidR="7A8B652C" w:rsidRDefault="7A8B652C">
            <w:r>
              <w:t>Exclude layers</w:t>
            </w:r>
          </w:p>
        </w:tc>
        <w:tc>
          <w:tcPr>
            <w:tcW w:w="4253" w:type="dxa"/>
          </w:tcPr>
          <w:p w14:paraId="0011233D" w14:textId="5665BE07" w:rsidR="7A8B652C" w:rsidRDefault="7A8B652C">
            <w:r>
              <w:t>time_text_embed, context_embedder, x_embedder, norm_out, proj_out</w:t>
            </w:r>
          </w:p>
        </w:tc>
      </w:tr>
    </w:tbl>
    <w:p w14:paraId="59E913C4" w14:textId="27E17C06" w:rsidR="43233738" w:rsidRDefault="43233738" w:rsidP="1792ADC9"/>
    <w:p w14:paraId="2A01FF82" w14:textId="51E00318" w:rsidR="43233738" w:rsidRDefault="7A72886E" w:rsidP="1ED4F078">
      <w:pPr>
        <w:pStyle w:val="Heading3"/>
        <w:numPr>
          <w:ilvl w:val="2"/>
          <w:numId w:val="3"/>
        </w:numPr>
        <w:rPr>
          <w:b/>
          <w:bCs/>
          <w:color w:val="auto"/>
        </w:rPr>
      </w:pPr>
      <w:bookmarkStart w:id="150" w:name="_Toc228179949"/>
      <w:r w:rsidRPr="1ED4F078">
        <w:rPr>
          <w:rFonts w:eastAsia="DengXian"/>
          <w:b/>
          <w:bCs/>
          <w:color w:val="auto"/>
        </w:rPr>
        <w:t>Accuracy Result</w:t>
      </w:r>
      <w:bookmarkEnd w:id="150"/>
    </w:p>
    <w:tbl>
      <w:tblPr>
        <w:tblStyle w:val="TableGrid"/>
        <w:tblW w:w="8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160"/>
        <w:gridCol w:w="2160"/>
        <w:gridCol w:w="2160"/>
        <w:gridCol w:w="2160"/>
      </w:tblGrid>
      <w:tr w:rsidR="009374E8" w14:paraId="3EC5E5A1" w14:textId="367CA3D5" w:rsidTr="004B3CF1">
        <w:trPr>
          <w:trHeight w:val="300"/>
        </w:trPr>
        <w:tc>
          <w:tcPr>
            <w:tcW w:w="2160" w:type="dxa"/>
          </w:tcPr>
          <w:p w14:paraId="1D969238" w14:textId="12E6BD3D" w:rsidR="43233738" w:rsidRDefault="43233738" w:rsidP="1792ADC9">
            <w:pPr>
              <w:rPr>
                <w:b/>
              </w:rPr>
            </w:pPr>
            <w:r w:rsidRPr="3E385298">
              <w:rPr>
                <w:b/>
              </w:rPr>
              <w:t>Flux.1-dev</w:t>
            </w:r>
          </w:p>
        </w:tc>
        <w:tc>
          <w:tcPr>
            <w:tcW w:w="2160" w:type="dxa"/>
          </w:tcPr>
          <w:p w14:paraId="038ACD68" w14:textId="2756C7C5" w:rsidR="5D927DEB" w:rsidRDefault="5D927DEB" w:rsidP="1792ADC9">
            <w:r>
              <w:t>CLIP</w:t>
            </w:r>
          </w:p>
        </w:tc>
        <w:tc>
          <w:tcPr>
            <w:tcW w:w="2160" w:type="dxa"/>
          </w:tcPr>
          <w:p w14:paraId="43A19153" w14:textId="6637CA77" w:rsidR="04BD89E1" w:rsidRDefault="04BD89E1" w:rsidP="0ACE09B5">
            <w:r>
              <w:t>CLIP-IQA</w:t>
            </w:r>
          </w:p>
        </w:tc>
        <w:tc>
          <w:tcPr>
            <w:tcW w:w="2160" w:type="dxa"/>
          </w:tcPr>
          <w:p w14:paraId="7FE95AEA" w14:textId="3293E419" w:rsidR="74F2B201" w:rsidRDefault="74F2B201" w:rsidP="0ACE09B5">
            <w:r>
              <w:t>ImageReward</w:t>
            </w:r>
          </w:p>
        </w:tc>
      </w:tr>
      <w:tr w:rsidR="009374E8" w14:paraId="5B15A524" w14:textId="66DAD80A" w:rsidTr="004B3CF1">
        <w:trPr>
          <w:trHeight w:val="300"/>
        </w:trPr>
        <w:tc>
          <w:tcPr>
            <w:tcW w:w="2160" w:type="dxa"/>
          </w:tcPr>
          <w:p w14:paraId="329F5877" w14:textId="165631E7" w:rsidR="43233738" w:rsidRDefault="43233738" w:rsidP="1792ADC9">
            <w:r>
              <w:t>BF16</w:t>
            </w:r>
          </w:p>
        </w:tc>
        <w:tc>
          <w:tcPr>
            <w:tcW w:w="2160" w:type="dxa"/>
          </w:tcPr>
          <w:p w14:paraId="1CB40D59" w14:textId="124D58E4" w:rsidR="1792ADC9" w:rsidRDefault="2BEC5FF1" w:rsidP="1792ADC9">
            <w:r>
              <w:t>26.0</w:t>
            </w:r>
            <w:r w:rsidR="0A82D5E4">
              <w:t>515</w:t>
            </w:r>
          </w:p>
        </w:tc>
        <w:tc>
          <w:tcPr>
            <w:tcW w:w="2160" w:type="dxa"/>
          </w:tcPr>
          <w:p w14:paraId="685659CF" w14:textId="0D400FE0" w:rsidR="0AB7B3E7" w:rsidRDefault="0AB7B3E7" w:rsidP="0ACE09B5">
            <w:r>
              <w:t>0.95</w:t>
            </w:r>
            <w:r w:rsidR="0EC27BCC">
              <w:t>45</w:t>
            </w:r>
          </w:p>
        </w:tc>
        <w:tc>
          <w:tcPr>
            <w:tcW w:w="2160" w:type="dxa"/>
          </w:tcPr>
          <w:p w14:paraId="3302FE4B" w14:textId="386A654D" w:rsidR="3E1979BF" w:rsidRDefault="3E1979BF" w:rsidP="0ACE09B5">
            <w:r>
              <w:t>1.0133</w:t>
            </w:r>
          </w:p>
        </w:tc>
      </w:tr>
      <w:tr w:rsidR="009374E8" w14:paraId="373B89ED" w14:textId="3ED987C3" w:rsidTr="004B3CF1">
        <w:trPr>
          <w:trHeight w:val="300"/>
        </w:trPr>
        <w:tc>
          <w:tcPr>
            <w:tcW w:w="2160" w:type="dxa"/>
          </w:tcPr>
          <w:p w14:paraId="060BB962" w14:textId="4E732456" w:rsidR="43233738" w:rsidRDefault="43233738" w:rsidP="1792ADC9">
            <w:r>
              <w:t>FP8</w:t>
            </w:r>
          </w:p>
        </w:tc>
        <w:tc>
          <w:tcPr>
            <w:tcW w:w="2160" w:type="dxa"/>
          </w:tcPr>
          <w:p w14:paraId="0B027B36" w14:textId="7BBC4447" w:rsidR="1792ADC9" w:rsidRDefault="5AE7D7B3" w:rsidP="1792ADC9">
            <w:r>
              <w:t>26.</w:t>
            </w:r>
            <w:r w:rsidR="25D3AE39">
              <w:t>0</w:t>
            </w:r>
            <w:r w:rsidR="1D3C21E1">
              <w:t>1</w:t>
            </w:r>
            <w:r w:rsidR="09CB4891">
              <w:t>23</w:t>
            </w:r>
          </w:p>
        </w:tc>
        <w:tc>
          <w:tcPr>
            <w:tcW w:w="2160" w:type="dxa"/>
          </w:tcPr>
          <w:p w14:paraId="71F86351" w14:textId="7360A212" w:rsidR="7BDCC579" w:rsidRDefault="7BDCC579" w:rsidP="0ACE09B5">
            <w:r>
              <w:t>0.</w:t>
            </w:r>
            <w:r w:rsidR="33F85947">
              <w:t>95</w:t>
            </w:r>
            <w:r w:rsidR="0997E882">
              <w:t>55</w:t>
            </w:r>
          </w:p>
        </w:tc>
        <w:tc>
          <w:tcPr>
            <w:tcW w:w="2160" w:type="dxa"/>
          </w:tcPr>
          <w:p w14:paraId="2CD9A502" w14:textId="6FCDF4D7" w:rsidR="14B5DA53" w:rsidRDefault="14B5DA53" w:rsidP="0ACE09B5">
            <w:r>
              <w:t>1.</w:t>
            </w:r>
            <w:r w:rsidR="6BD86ABC">
              <w:t>0</w:t>
            </w:r>
            <w:r w:rsidR="53EE474D">
              <w:t>370</w:t>
            </w:r>
          </w:p>
        </w:tc>
      </w:tr>
      <w:tr w:rsidR="009374E8" w14:paraId="2D87FAF4" w14:textId="206EFAFF" w:rsidTr="004B3CF1">
        <w:trPr>
          <w:trHeight w:val="300"/>
        </w:trPr>
        <w:tc>
          <w:tcPr>
            <w:tcW w:w="2160" w:type="dxa"/>
          </w:tcPr>
          <w:p w14:paraId="72AEF0E4" w14:textId="24A81A35" w:rsidR="43233738" w:rsidRDefault="43233738" w:rsidP="1792ADC9">
            <w:r>
              <w:t>MXFP8</w:t>
            </w:r>
          </w:p>
        </w:tc>
        <w:tc>
          <w:tcPr>
            <w:tcW w:w="2160" w:type="dxa"/>
          </w:tcPr>
          <w:p w14:paraId="5FAA78A4" w14:textId="6E2324B6" w:rsidR="1792ADC9" w:rsidRDefault="22552913" w:rsidP="1792ADC9">
            <w:r>
              <w:t>26.0</w:t>
            </w:r>
            <w:r w:rsidR="36DC6135">
              <w:t>031</w:t>
            </w:r>
          </w:p>
        </w:tc>
        <w:tc>
          <w:tcPr>
            <w:tcW w:w="2160" w:type="dxa"/>
          </w:tcPr>
          <w:p w14:paraId="2C344174" w14:textId="2F137A22" w:rsidR="146517D6" w:rsidRDefault="146517D6" w:rsidP="615D4277">
            <w:r>
              <w:t>0.9</w:t>
            </w:r>
            <w:r w:rsidR="6EF22A3C">
              <w:t>546</w:t>
            </w:r>
          </w:p>
        </w:tc>
        <w:tc>
          <w:tcPr>
            <w:tcW w:w="2160" w:type="dxa"/>
          </w:tcPr>
          <w:p w14:paraId="5912A2B8" w14:textId="35F0D1C3" w:rsidR="1B1C0C83" w:rsidRDefault="1B1C0C83" w:rsidP="615D4277">
            <w:r>
              <w:t>1.0112</w:t>
            </w:r>
          </w:p>
        </w:tc>
      </w:tr>
    </w:tbl>
    <w:p w14:paraId="01C29655" w14:textId="7231EE42" w:rsidR="00270A9A" w:rsidRDefault="00270A9A" w:rsidP="00270A9A"/>
    <w:p w14:paraId="2821CAF8" w14:textId="0E316105" w:rsidR="20384D8D" w:rsidRDefault="250BEBAA" w:rsidP="5431FCD2">
      <w:pPr>
        <w:pStyle w:val="Heading3"/>
        <w:numPr>
          <w:ilvl w:val="1"/>
          <w:numId w:val="3"/>
        </w:numPr>
        <w:rPr>
          <w:rFonts w:eastAsia="DengXian"/>
          <w:b/>
          <w:bCs/>
          <w:color w:val="auto"/>
        </w:rPr>
      </w:pPr>
      <w:r w:rsidRPr="61A6A1A0">
        <w:rPr>
          <w:rFonts w:eastAsia="DengXian"/>
          <w:b/>
          <w:bCs/>
          <w:color w:val="auto"/>
        </w:rPr>
        <w:t xml:space="preserve"> </w:t>
      </w:r>
      <w:bookmarkStart w:id="151" w:name="_Toc228179950"/>
      <w:r w:rsidRPr="61A6A1A0">
        <w:rPr>
          <w:rFonts w:eastAsia="DengXian"/>
          <w:b/>
          <w:bCs/>
          <w:color w:val="auto"/>
        </w:rPr>
        <w:t>Frame</w:t>
      </w:r>
      <w:r w:rsidR="5D030809" w:rsidRPr="61A6A1A0">
        <w:rPr>
          <w:rFonts w:eastAsia="DengXian"/>
          <w:b/>
          <w:bCs/>
          <w:color w:val="auto"/>
        </w:rPr>
        <w:t>P</w:t>
      </w:r>
      <w:r w:rsidRPr="61A6A1A0">
        <w:rPr>
          <w:rFonts w:eastAsia="DengXian"/>
          <w:b/>
          <w:bCs/>
          <w:color w:val="auto"/>
        </w:rPr>
        <w:t>ack</w:t>
      </w:r>
      <w:bookmarkEnd w:id="151"/>
    </w:p>
    <w:p w14:paraId="7B2ABB5C" w14:textId="3CED3A56" w:rsidR="5431FCD2" w:rsidRDefault="250BEBAA" w:rsidP="61A6A1A0">
      <w:pPr>
        <w:pStyle w:val="Heading3"/>
        <w:numPr>
          <w:ilvl w:val="2"/>
          <w:numId w:val="3"/>
        </w:numPr>
        <w:rPr>
          <w:b/>
          <w:bCs/>
          <w:color w:val="auto"/>
        </w:rPr>
      </w:pPr>
      <w:bookmarkStart w:id="152" w:name="_Toc228179951"/>
      <w:r w:rsidRPr="61A6A1A0">
        <w:rPr>
          <w:b/>
          <w:bCs/>
          <w:color w:val="auto"/>
        </w:rPr>
        <w:t>FP8 recipe</w:t>
      </w:r>
      <w:bookmarkEnd w:id="15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BE0FF4" w14:paraId="51D081D3" w14:textId="77777777" w:rsidTr="4883CD5C">
        <w:trPr>
          <w:trHeight w:val="300"/>
        </w:trPr>
        <w:tc>
          <w:tcPr>
            <w:tcW w:w="4106" w:type="dxa"/>
            <w:gridSpan w:val="2"/>
          </w:tcPr>
          <w:p w14:paraId="5AFD6100" w14:textId="77777777" w:rsidR="2DD4BA3A" w:rsidRDefault="2DD4BA3A" w:rsidP="2DD4BA3A">
            <w:pPr>
              <w:rPr>
                <w:b/>
                <w:bCs/>
              </w:rPr>
            </w:pPr>
            <w:r w:rsidRPr="2DD4BA3A">
              <w:rPr>
                <w:b/>
                <w:bCs/>
              </w:rPr>
              <w:t xml:space="preserve">Recipe  </w:t>
            </w:r>
          </w:p>
        </w:tc>
        <w:tc>
          <w:tcPr>
            <w:tcW w:w="4253" w:type="dxa"/>
          </w:tcPr>
          <w:p w14:paraId="24F87C56" w14:textId="77777777" w:rsidR="2DD4BA3A" w:rsidRDefault="2DD4BA3A" w:rsidP="2DD4BA3A">
            <w:pPr>
              <w:rPr>
                <w:b/>
                <w:bCs/>
              </w:rPr>
            </w:pPr>
            <w:r w:rsidRPr="2DD4BA3A">
              <w:rPr>
                <w:b/>
                <w:bCs/>
              </w:rPr>
              <w:t>Config/Setting</w:t>
            </w:r>
          </w:p>
        </w:tc>
      </w:tr>
      <w:tr w:rsidR="00BE0FF4" w14:paraId="3AB25F93" w14:textId="77777777" w:rsidTr="4883CD5C">
        <w:trPr>
          <w:trHeight w:val="300"/>
        </w:trPr>
        <w:tc>
          <w:tcPr>
            <w:tcW w:w="4106" w:type="dxa"/>
            <w:gridSpan w:val="2"/>
          </w:tcPr>
          <w:p w14:paraId="671A61A8" w14:textId="77777777" w:rsidR="2DD4BA3A" w:rsidRDefault="2DD4BA3A">
            <w:r>
              <w:t>Quant approach</w:t>
            </w:r>
          </w:p>
        </w:tc>
        <w:tc>
          <w:tcPr>
            <w:tcW w:w="4253" w:type="dxa"/>
          </w:tcPr>
          <w:p w14:paraId="4D2F343E" w14:textId="77777777" w:rsidR="2DD4BA3A" w:rsidRDefault="2DD4BA3A">
            <w:r>
              <w:t>PTQ</w:t>
            </w:r>
          </w:p>
        </w:tc>
      </w:tr>
      <w:tr w:rsidR="00BE0FF4" w14:paraId="6C608AB3" w14:textId="77777777" w:rsidTr="4883CD5C">
        <w:trPr>
          <w:trHeight w:val="300"/>
        </w:trPr>
        <w:tc>
          <w:tcPr>
            <w:tcW w:w="4106" w:type="dxa"/>
            <w:gridSpan w:val="2"/>
          </w:tcPr>
          <w:p w14:paraId="721B726D" w14:textId="77777777" w:rsidR="2DD4BA3A" w:rsidRDefault="2DD4BA3A">
            <w:r>
              <w:t>Quant algo</w:t>
            </w:r>
          </w:p>
        </w:tc>
        <w:tc>
          <w:tcPr>
            <w:tcW w:w="4253" w:type="dxa"/>
          </w:tcPr>
          <w:p w14:paraId="215FAD5C" w14:textId="77777777" w:rsidR="2DD4BA3A" w:rsidRDefault="2DD4BA3A">
            <w:r>
              <w:t>RTN</w:t>
            </w:r>
          </w:p>
        </w:tc>
      </w:tr>
      <w:tr w:rsidR="00BE0FF4" w14:paraId="78AE0100" w14:textId="77777777" w:rsidTr="4883CD5C">
        <w:trPr>
          <w:trHeight w:val="300"/>
        </w:trPr>
        <w:tc>
          <w:tcPr>
            <w:tcW w:w="4106" w:type="dxa"/>
            <w:gridSpan w:val="2"/>
          </w:tcPr>
          <w:p w14:paraId="51917AC0" w14:textId="77777777" w:rsidR="2DD4BA3A" w:rsidRDefault="2DD4BA3A">
            <w:r>
              <w:t>Quantized ops</w:t>
            </w:r>
          </w:p>
        </w:tc>
        <w:tc>
          <w:tcPr>
            <w:tcW w:w="4253" w:type="dxa"/>
          </w:tcPr>
          <w:p w14:paraId="60F6F84F" w14:textId="79E1EBA3" w:rsidR="2DD4BA3A" w:rsidRDefault="2DD4BA3A" w:rsidP="317B7398">
            <w:r>
              <w:t xml:space="preserve">Linear </w:t>
            </w:r>
            <w:r w:rsidR="72408349">
              <w:t>(in lllyasviel/FramePackI2V_HY)</w:t>
            </w:r>
          </w:p>
        </w:tc>
      </w:tr>
      <w:tr w:rsidR="002F7441" w14:paraId="5139CD18" w14:textId="77777777" w:rsidTr="4883CD5C">
        <w:trPr>
          <w:trHeight w:val="300"/>
        </w:trPr>
        <w:tc>
          <w:tcPr>
            <w:tcW w:w="1696" w:type="dxa"/>
            <w:vMerge w:val="restart"/>
          </w:tcPr>
          <w:p w14:paraId="183C2B12" w14:textId="77777777" w:rsidR="2DD4BA3A" w:rsidRDefault="2DD4BA3A">
            <w:r>
              <w:t>Linear</w:t>
            </w:r>
          </w:p>
        </w:tc>
        <w:tc>
          <w:tcPr>
            <w:tcW w:w="2410" w:type="dxa"/>
          </w:tcPr>
          <w:p w14:paraId="127BC718" w14:textId="77777777" w:rsidR="2DD4BA3A" w:rsidRDefault="2DD4BA3A">
            <w:r>
              <w:t>Data type</w:t>
            </w:r>
          </w:p>
        </w:tc>
        <w:tc>
          <w:tcPr>
            <w:tcW w:w="4253" w:type="dxa"/>
          </w:tcPr>
          <w:p w14:paraId="22424F60" w14:textId="77777777" w:rsidR="2DD4BA3A" w:rsidRDefault="2DD4BA3A">
            <w:r>
              <w:t>FP8</w:t>
            </w:r>
          </w:p>
        </w:tc>
      </w:tr>
      <w:tr w:rsidR="002F7441" w14:paraId="403C8351" w14:textId="77777777" w:rsidTr="4883CD5C">
        <w:trPr>
          <w:trHeight w:val="300"/>
        </w:trPr>
        <w:tc>
          <w:tcPr>
            <w:tcW w:w="1696" w:type="dxa"/>
            <w:vMerge/>
          </w:tcPr>
          <w:p w14:paraId="277F41EA" w14:textId="77777777" w:rsidR="00F17E31" w:rsidRDefault="00F17E31"/>
        </w:tc>
        <w:tc>
          <w:tcPr>
            <w:tcW w:w="2410" w:type="dxa"/>
          </w:tcPr>
          <w:p w14:paraId="6D5CE5DC" w14:textId="77777777" w:rsidR="2DD4BA3A" w:rsidRDefault="2DD4BA3A">
            <w:r>
              <w:t>Element format</w:t>
            </w:r>
          </w:p>
        </w:tc>
        <w:tc>
          <w:tcPr>
            <w:tcW w:w="4253" w:type="dxa"/>
          </w:tcPr>
          <w:p w14:paraId="0BACF60F" w14:textId="77777777" w:rsidR="2DD4BA3A" w:rsidRDefault="2DD4BA3A">
            <w:r>
              <w:t>E4M3</w:t>
            </w:r>
          </w:p>
        </w:tc>
      </w:tr>
      <w:tr w:rsidR="002F7441" w14:paraId="38A048D8" w14:textId="77777777" w:rsidTr="4883CD5C">
        <w:trPr>
          <w:trHeight w:val="300"/>
        </w:trPr>
        <w:tc>
          <w:tcPr>
            <w:tcW w:w="1696" w:type="dxa"/>
            <w:vMerge/>
          </w:tcPr>
          <w:p w14:paraId="7182F45A" w14:textId="77777777" w:rsidR="00F17E31" w:rsidRDefault="00F17E31"/>
        </w:tc>
        <w:tc>
          <w:tcPr>
            <w:tcW w:w="2410" w:type="dxa"/>
          </w:tcPr>
          <w:p w14:paraId="7E08DE76" w14:textId="77777777" w:rsidR="2DD4BA3A" w:rsidRDefault="2DD4BA3A">
            <w:r>
              <w:t xml:space="preserve">Scheme </w:t>
            </w:r>
          </w:p>
        </w:tc>
        <w:tc>
          <w:tcPr>
            <w:tcW w:w="4253" w:type="dxa"/>
          </w:tcPr>
          <w:p w14:paraId="7ACB9F63" w14:textId="2A66F3AE" w:rsidR="2DD4BA3A" w:rsidRDefault="2DD4BA3A">
            <w:r>
              <w:t>Weight – E4M3, Activation – E4M3</w:t>
            </w:r>
          </w:p>
        </w:tc>
      </w:tr>
      <w:tr w:rsidR="002F7441" w14:paraId="26310FA7" w14:textId="77777777" w:rsidTr="4883CD5C">
        <w:trPr>
          <w:trHeight w:val="300"/>
        </w:trPr>
        <w:tc>
          <w:tcPr>
            <w:tcW w:w="1696" w:type="dxa"/>
            <w:vMerge/>
          </w:tcPr>
          <w:p w14:paraId="1BC3215D" w14:textId="77777777" w:rsidR="00F17E31" w:rsidRDefault="00F17E31"/>
        </w:tc>
        <w:tc>
          <w:tcPr>
            <w:tcW w:w="2410" w:type="dxa"/>
          </w:tcPr>
          <w:p w14:paraId="07B6D1FF" w14:textId="77777777" w:rsidR="2DD4BA3A" w:rsidRDefault="2DD4BA3A">
            <w:r>
              <w:t>Weight scheme</w:t>
            </w:r>
          </w:p>
        </w:tc>
        <w:tc>
          <w:tcPr>
            <w:tcW w:w="4253" w:type="dxa"/>
          </w:tcPr>
          <w:p w14:paraId="58AB5339" w14:textId="3FB3849E" w:rsidR="2DD4BA3A" w:rsidRDefault="2DD4BA3A" w:rsidP="2470F73C">
            <w:r>
              <w:t xml:space="preserve">Static, </w:t>
            </w:r>
            <w:r w:rsidR="000E223F">
              <w:t>tensor</w:t>
            </w:r>
            <w:r>
              <w:t>-wise</w:t>
            </w:r>
            <w:r w:rsidR="00580BB1">
              <w:t>,</w:t>
            </w:r>
            <w:r w:rsidR="00580BB1">
              <w:rPr>
                <w:rFonts w:eastAsia="DengXian" w:hint="eastAsia"/>
              </w:rPr>
              <w:t xml:space="preserve"> RNE</w:t>
            </w:r>
          </w:p>
        </w:tc>
      </w:tr>
      <w:tr w:rsidR="002F7441" w14:paraId="5743EA92" w14:textId="77777777" w:rsidTr="4883CD5C">
        <w:trPr>
          <w:trHeight w:val="300"/>
        </w:trPr>
        <w:tc>
          <w:tcPr>
            <w:tcW w:w="1696" w:type="dxa"/>
            <w:vMerge/>
          </w:tcPr>
          <w:p w14:paraId="6A6E80E3" w14:textId="77777777" w:rsidR="00F17E31" w:rsidRDefault="00F17E31"/>
        </w:tc>
        <w:tc>
          <w:tcPr>
            <w:tcW w:w="2410" w:type="dxa"/>
          </w:tcPr>
          <w:p w14:paraId="1B8FBDD4" w14:textId="77777777" w:rsidR="2DD4BA3A" w:rsidRDefault="2DD4BA3A">
            <w:r>
              <w:t>Activation scheme</w:t>
            </w:r>
          </w:p>
        </w:tc>
        <w:tc>
          <w:tcPr>
            <w:tcW w:w="4253" w:type="dxa"/>
          </w:tcPr>
          <w:p w14:paraId="2DEEEEF9" w14:textId="64F37B3C" w:rsidR="2DD4BA3A" w:rsidRDefault="2DD4BA3A" w:rsidP="2470F73C">
            <w:r>
              <w:t xml:space="preserve">Dynamic, </w:t>
            </w:r>
            <w:r w:rsidR="000E223F">
              <w:t xml:space="preserve">tensor </w:t>
            </w:r>
            <w:r>
              <w:t>-wise</w:t>
            </w:r>
            <w:r w:rsidR="00580BB1">
              <w:t>,</w:t>
            </w:r>
            <w:r w:rsidR="00580BB1">
              <w:rPr>
                <w:rFonts w:eastAsia="DengXian" w:hint="eastAsia"/>
              </w:rPr>
              <w:t xml:space="preserve"> RNE</w:t>
            </w:r>
          </w:p>
        </w:tc>
      </w:tr>
      <w:tr w:rsidR="002F7441" w14:paraId="6EDEB7C5" w14:textId="77777777" w:rsidTr="4883CD5C">
        <w:trPr>
          <w:trHeight w:val="300"/>
        </w:trPr>
        <w:tc>
          <w:tcPr>
            <w:tcW w:w="1696" w:type="dxa"/>
            <w:vMerge/>
          </w:tcPr>
          <w:p w14:paraId="74254DD2" w14:textId="77777777" w:rsidR="00F17E31" w:rsidRDefault="00F17E31"/>
        </w:tc>
        <w:tc>
          <w:tcPr>
            <w:tcW w:w="2410" w:type="dxa"/>
          </w:tcPr>
          <w:p w14:paraId="6BC02EAD" w14:textId="77777777" w:rsidR="2DD4BA3A" w:rsidRDefault="2DD4BA3A">
            <w:r>
              <w:t>Scale type</w:t>
            </w:r>
          </w:p>
        </w:tc>
        <w:tc>
          <w:tcPr>
            <w:tcW w:w="4253" w:type="dxa"/>
          </w:tcPr>
          <w:p w14:paraId="508EEB66" w14:textId="163D3F64" w:rsidR="2DD4BA3A" w:rsidRDefault="2DD4BA3A">
            <w:r>
              <w:t>FP32</w:t>
            </w:r>
          </w:p>
        </w:tc>
      </w:tr>
      <w:tr w:rsidR="002F7441" w14:paraId="31794E54" w14:textId="77777777" w:rsidTr="4883CD5C">
        <w:trPr>
          <w:trHeight w:val="300"/>
        </w:trPr>
        <w:tc>
          <w:tcPr>
            <w:tcW w:w="1696" w:type="dxa"/>
            <w:vMerge/>
          </w:tcPr>
          <w:p w14:paraId="7123D7C5" w14:textId="77777777" w:rsidR="00F17E31" w:rsidRDefault="00F17E31"/>
        </w:tc>
        <w:tc>
          <w:tcPr>
            <w:tcW w:w="2410" w:type="dxa"/>
          </w:tcPr>
          <w:p w14:paraId="55CC59F3" w14:textId="70F108C4" w:rsidR="2DD4BA3A" w:rsidRDefault="2DD4BA3A">
            <w:r>
              <w:t>Exclude layers</w:t>
            </w:r>
          </w:p>
        </w:tc>
        <w:tc>
          <w:tcPr>
            <w:tcW w:w="4253" w:type="dxa"/>
          </w:tcPr>
          <w:p w14:paraId="55CF39FB" w14:textId="77B7B40B" w:rsidR="2DD4BA3A" w:rsidRDefault="664A0686" w:rsidP="3CAFC2DE">
            <w:pPr>
              <w:spacing w:before="240" w:after="240"/>
            </w:pPr>
            <w:r>
              <w:t xml:space="preserve">context_embedder, proj_in, </w:t>
            </w:r>
            <w:r w:rsidR="70F95B4B" w:rsidRPr="3CAFC2DE">
              <w:rPr>
                <w:rFonts w:ascii="Aptos" w:eastAsia="Aptos" w:hAnsi="Aptos" w:cs="Aptos"/>
              </w:rPr>
              <w:t>time_text_embed, norm_out, proj_out</w:t>
            </w:r>
          </w:p>
        </w:tc>
      </w:tr>
    </w:tbl>
    <w:p w14:paraId="6B3AA616" w14:textId="47D0EAB0" w:rsidR="5431FCD2" w:rsidRDefault="5431FCD2" w:rsidP="5FCA239C"/>
    <w:p w14:paraId="002F2DDD" w14:textId="467D9F9E" w:rsidR="2017B30B" w:rsidRDefault="2017B30B" w:rsidP="2B2700D6">
      <w:pPr>
        <w:pStyle w:val="Heading3"/>
        <w:numPr>
          <w:ilvl w:val="2"/>
          <w:numId w:val="3"/>
        </w:numPr>
        <w:rPr>
          <w:b/>
          <w:bCs/>
          <w:color w:val="auto"/>
        </w:rPr>
      </w:pPr>
      <w:bookmarkStart w:id="153" w:name="_MXFP8_recipe_7"/>
      <w:bookmarkStart w:id="154" w:name="_Toc228179952"/>
      <w:bookmarkEnd w:id="153"/>
      <w:r w:rsidRPr="2B2700D6">
        <w:rPr>
          <w:b/>
          <w:bCs/>
          <w:color w:val="auto"/>
        </w:rPr>
        <w:t>MXFP8 recipe</w:t>
      </w:r>
      <w:bookmarkEnd w:id="15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BE0FF4" w14:paraId="485F3CC7" w14:textId="77777777" w:rsidTr="4883CD5C">
        <w:trPr>
          <w:trHeight w:val="300"/>
        </w:trPr>
        <w:tc>
          <w:tcPr>
            <w:tcW w:w="4106" w:type="dxa"/>
            <w:gridSpan w:val="2"/>
          </w:tcPr>
          <w:p w14:paraId="00DDF858" w14:textId="77777777" w:rsidR="2B2700D6" w:rsidRDefault="2B2700D6" w:rsidP="2B2700D6">
            <w:pPr>
              <w:rPr>
                <w:b/>
                <w:bCs/>
              </w:rPr>
            </w:pPr>
            <w:r w:rsidRPr="2B2700D6">
              <w:rPr>
                <w:b/>
                <w:bCs/>
              </w:rPr>
              <w:t xml:space="preserve">Recipe  </w:t>
            </w:r>
          </w:p>
        </w:tc>
        <w:tc>
          <w:tcPr>
            <w:tcW w:w="4253" w:type="dxa"/>
          </w:tcPr>
          <w:p w14:paraId="25CF2667" w14:textId="77777777" w:rsidR="2B2700D6" w:rsidRDefault="2B2700D6" w:rsidP="2B2700D6">
            <w:pPr>
              <w:rPr>
                <w:b/>
                <w:bCs/>
              </w:rPr>
            </w:pPr>
            <w:r w:rsidRPr="2B2700D6">
              <w:rPr>
                <w:b/>
                <w:bCs/>
              </w:rPr>
              <w:t>Config/Setting</w:t>
            </w:r>
          </w:p>
        </w:tc>
      </w:tr>
      <w:tr w:rsidR="00BE0FF4" w14:paraId="4C6417F9" w14:textId="77777777" w:rsidTr="4883CD5C">
        <w:trPr>
          <w:trHeight w:val="300"/>
        </w:trPr>
        <w:tc>
          <w:tcPr>
            <w:tcW w:w="4106" w:type="dxa"/>
            <w:gridSpan w:val="2"/>
          </w:tcPr>
          <w:p w14:paraId="27F471E5" w14:textId="77777777" w:rsidR="2B2700D6" w:rsidRDefault="2B2700D6">
            <w:r>
              <w:t>Quant approach</w:t>
            </w:r>
          </w:p>
        </w:tc>
        <w:tc>
          <w:tcPr>
            <w:tcW w:w="4253" w:type="dxa"/>
          </w:tcPr>
          <w:p w14:paraId="04EF7DF9" w14:textId="77777777" w:rsidR="2B2700D6" w:rsidRDefault="2B2700D6">
            <w:r>
              <w:t>PTQ</w:t>
            </w:r>
          </w:p>
        </w:tc>
      </w:tr>
      <w:tr w:rsidR="00BE0FF4" w14:paraId="65ADCCAF" w14:textId="77777777" w:rsidTr="4883CD5C">
        <w:trPr>
          <w:trHeight w:val="300"/>
        </w:trPr>
        <w:tc>
          <w:tcPr>
            <w:tcW w:w="4106" w:type="dxa"/>
            <w:gridSpan w:val="2"/>
          </w:tcPr>
          <w:p w14:paraId="51CBBFE3" w14:textId="77777777" w:rsidR="2B2700D6" w:rsidRDefault="2B2700D6">
            <w:r>
              <w:t>Quant algo</w:t>
            </w:r>
          </w:p>
        </w:tc>
        <w:tc>
          <w:tcPr>
            <w:tcW w:w="4253" w:type="dxa"/>
          </w:tcPr>
          <w:p w14:paraId="35C77F70" w14:textId="77777777" w:rsidR="2B2700D6" w:rsidRDefault="2B2700D6">
            <w:r>
              <w:t>RTN</w:t>
            </w:r>
          </w:p>
        </w:tc>
      </w:tr>
      <w:tr w:rsidR="00BE0FF4" w14:paraId="4396143B" w14:textId="77777777" w:rsidTr="4883CD5C">
        <w:trPr>
          <w:trHeight w:val="300"/>
        </w:trPr>
        <w:tc>
          <w:tcPr>
            <w:tcW w:w="4106" w:type="dxa"/>
            <w:gridSpan w:val="2"/>
          </w:tcPr>
          <w:p w14:paraId="6EBB5E18" w14:textId="77777777" w:rsidR="2B2700D6" w:rsidRDefault="2B2700D6">
            <w:r>
              <w:t>Quantized ops</w:t>
            </w:r>
          </w:p>
        </w:tc>
        <w:tc>
          <w:tcPr>
            <w:tcW w:w="4253" w:type="dxa"/>
          </w:tcPr>
          <w:p w14:paraId="7DAC7988" w14:textId="79E1EBA3" w:rsidR="2B2700D6" w:rsidRDefault="2B2700D6">
            <w:r>
              <w:t>Linear (in lllyasviel/FramePackI2V_HY)</w:t>
            </w:r>
          </w:p>
        </w:tc>
      </w:tr>
      <w:tr w:rsidR="002F7441" w14:paraId="2CB95F0C" w14:textId="77777777" w:rsidTr="4883CD5C">
        <w:trPr>
          <w:trHeight w:val="300"/>
        </w:trPr>
        <w:tc>
          <w:tcPr>
            <w:tcW w:w="1696" w:type="dxa"/>
            <w:vMerge w:val="restart"/>
          </w:tcPr>
          <w:p w14:paraId="7349AC84" w14:textId="77777777" w:rsidR="2B2700D6" w:rsidRDefault="2B2700D6">
            <w:r>
              <w:t>Linear</w:t>
            </w:r>
          </w:p>
        </w:tc>
        <w:tc>
          <w:tcPr>
            <w:tcW w:w="2410" w:type="dxa"/>
          </w:tcPr>
          <w:p w14:paraId="1DB17034" w14:textId="77777777" w:rsidR="2B2700D6" w:rsidRDefault="2B2700D6">
            <w:r>
              <w:t>Data type</w:t>
            </w:r>
          </w:p>
        </w:tc>
        <w:tc>
          <w:tcPr>
            <w:tcW w:w="4253" w:type="dxa"/>
          </w:tcPr>
          <w:p w14:paraId="4B3A88FE" w14:textId="4618A30B" w:rsidR="68C9F533" w:rsidRDefault="68C9F533">
            <w:r>
              <w:t>MX</w:t>
            </w:r>
            <w:r w:rsidR="2B2700D6">
              <w:t>FP8</w:t>
            </w:r>
          </w:p>
        </w:tc>
      </w:tr>
      <w:tr w:rsidR="002F7441" w14:paraId="2C30AAAD" w14:textId="77777777" w:rsidTr="4883CD5C">
        <w:trPr>
          <w:trHeight w:val="300"/>
        </w:trPr>
        <w:tc>
          <w:tcPr>
            <w:tcW w:w="1696" w:type="dxa"/>
            <w:vMerge/>
          </w:tcPr>
          <w:p w14:paraId="3CCAE140" w14:textId="77777777" w:rsidR="005F54A6" w:rsidRDefault="005F54A6"/>
        </w:tc>
        <w:tc>
          <w:tcPr>
            <w:tcW w:w="2410" w:type="dxa"/>
          </w:tcPr>
          <w:p w14:paraId="21D71F0C" w14:textId="77777777" w:rsidR="2B2700D6" w:rsidRDefault="2B2700D6">
            <w:r>
              <w:t>Element format</w:t>
            </w:r>
          </w:p>
        </w:tc>
        <w:tc>
          <w:tcPr>
            <w:tcW w:w="4253" w:type="dxa"/>
          </w:tcPr>
          <w:p w14:paraId="1E2E3EED" w14:textId="77777777" w:rsidR="2B2700D6" w:rsidRDefault="2B2700D6">
            <w:r>
              <w:t>E4M3</w:t>
            </w:r>
          </w:p>
        </w:tc>
      </w:tr>
      <w:tr w:rsidR="002F7441" w14:paraId="5823EB0B" w14:textId="77777777" w:rsidTr="4883CD5C">
        <w:trPr>
          <w:trHeight w:val="300"/>
        </w:trPr>
        <w:tc>
          <w:tcPr>
            <w:tcW w:w="1696" w:type="dxa"/>
            <w:vMerge/>
          </w:tcPr>
          <w:p w14:paraId="040653E7" w14:textId="77777777" w:rsidR="005F54A6" w:rsidRDefault="005F54A6"/>
        </w:tc>
        <w:tc>
          <w:tcPr>
            <w:tcW w:w="2410" w:type="dxa"/>
          </w:tcPr>
          <w:p w14:paraId="3D3F7109" w14:textId="77777777" w:rsidR="2B2700D6" w:rsidRDefault="2B2700D6">
            <w:r>
              <w:t xml:space="preserve">Scheme </w:t>
            </w:r>
          </w:p>
        </w:tc>
        <w:tc>
          <w:tcPr>
            <w:tcW w:w="4253" w:type="dxa"/>
          </w:tcPr>
          <w:p w14:paraId="45648598" w14:textId="28DDB260" w:rsidR="2B2700D6" w:rsidRDefault="2B2700D6">
            <w:r>
              <w:t xml:space="preserve">Weight – </w:t>
            </w:r>
            <w:r w:rsidR="00BF1837">
              <w:t>MXFP8</w:t>
            </w:r>
            <w:r>
              <w:t xml:space="preserve">, Activation – </w:t>
            </w:r>
            <w:r w:rsidR="00BF1837">
              <w:t>MXFP8</w:t>
            </w:r>
          </w:p>
        </w:tc>
      </w:tr>
      <w:tr w:rsidR="002F7441" w14:paraId="5824CBAF" w14:textId="77777777" w:rsidTr="4883CD5C">
        <w:trPr>
          <w:trHeight w:val="300"/>
        </w:trPr>
        <w:tc>
          <w:tcPr>
            <w:tcW w:w="1696" w:type="dxa"/>
            <w:vMerge/>
          </w:tcPr>
          <w:p w14:paraId="263E9E06" w14:textId="77777777" w:rsidR="005F54A6" w:rsidRDefault="005F54A6"/>
        </w:tc>
        <w:tc>
          <w:tcPr>
            <w:tcW w:w="2410" w:type="dxa"/>
          </w:tcPr>
          <w:p w14:paraId="2745A88B" w14:textId="77777777" w:rsidR="2B2700D6" w:rsidRDefault="2B2700D6">
            <w:r>
              <w:t>Weight scheme</w:t>
            </w:r>
          </w:p>
        </w:tc>
        <w:tc>
          <w:tcPr>
            <w:tcW w:w="4253" w:type="dxa"/>
          </w:tcPr>
          <w:p w14:paraId="385D1D8F" w14:textId="045155A5" w:rsidR="2B2700D6" w:rsidRDefault="2B2700D6">
            <w:r>
              <w:t xml:space="preserve">Static, </w:t>
            </w:r>
            <w:r w:rsidR="000E223F">
              <w:t>block</w:t>
            </w:r>
            <w:r>
              <w:t>-wise</w:t>
            </w:r>
            <w:r w:rsidR="00401445">
              <w:t xml:space="preserve">, </w:t>
            </w:r>
            <w:r w:rsidR="009A4234">
              <w:t>FLOOR</w:t>
            </w:r>
          </w:p>
        </w:tc>
      </w:tr>
      <w:tr w:rsidR="002F7441" w14:paraId="3F342828" w14:textId="77777777" w:rsidTr="4883CD5C">
        <w:trPr>
          <w:trHeight w:val="300"/>
        </w:trPr>
        <w:tc>
          <w:tcPr>
            <w:tcW w:w="1696" w:type="dxa"/>
            <w:vMerge/>
          </w:tcPr>
          <w:p w14:paraId="3D74D097" w14:textId="77777777" w:rsidR="005F54A6" w:rsidRDefault="005F54A6"/>
        </w:tc>
        <w:tc>
          <w:tcPr>
            <w:tcW w:w="2410" w:type="dxa"/>
          </w:tcPr>
          <w:p w14:paraId="7CC3179A" w14:textId="77777777" w:rsidR="2B2700D6" w:rsidRDefault="2B2700D6">
            <w:r>
              <w:t>Activation scheme</w:t>
            </w:r>
          </w:p>
        </w:tc>
        <w:tc>
          <w:tcPr>
            <w:tcW w:w="4253" w:type="dxa"/>
          </w:tcPr>
          <w:p w14:paraId="5D70942E" w14:textId="15713C06" w:rsidR="2B2700D6" w:rsidRDefault="2B2700D6">
            <w:r>
              <w:t xml:space="preserve">Dynamic, </w:t>
            </w:r>
            <w:r w:rsidR="000E223F">
              <w:t xml:space="preserve">block </w:t>
            </w:r>
            <w:r>
              <w:t>-wise</w:t>
            </w:r>
            <w:r w:rsidR="00A46CB6">
              <w:t xml:space="preserve">, </w:t>
            </w:r>
            <w:r w:rsidR="009A4234">
              <w:t>RCEIL</w:t>
            </w:r>
          </w:p>
        </w:tc>
      </w:tr>
      <w:tr w:rsidR="002F7441" w14:paraId="6D5D3AFF" w14:textId="77777777" w:rsidTr="4883CD5C">
        <w:trPr>
          <w:trHeight w:val="300"/>
        </w:trPr>
        <w:tc>
          <w:tcPr>
            <w:tcW w:w="1696" w:type="dxa"/>
            <w:vMerge/>
          </w:tcPr>
          <w:p w14:paraId="7648DDD9" w14:textId="77777777" w:rsidR="00622FCD" w:rsidRDefault="00622FCD"/>
        </w:tc>
        <w:tc>
          <w:tcPr>
            <w:tcW w:w="2410" w:type="dxa"/>
          </w:tcPr>
          <w:p w14:paraId="0991CF28" w14:textId="51F9D081" w:rsidR="4327427D" w:rsidRDefault="4327427D">
            <w:r>
              <w:t>Block size</w:t>
            </w:r>
          </w:p>
        </w:tc>
        <w:tc>
          <w:tcPr>
            <w:tcW w:w="4253" w:type="dxa"/>
          </w:tcPr>
          <w:p w14:paraId="546C9849" w14:textId="42623999" w:rsidR="4327427D" w:rsidRDefault="4327427D" w:rsidP="4883CD5C">
            <w:r>
              <w:t>32</w:t>
            </w:r>
          </w:p>
        </w:tc>
      </w:tr>
      <w:tr w:rsidR="002F7441" w14:paraId="3ECB60A3" w14:textId="77777777" w:rsidTr="4883CD5C">
        <w:trPr>
          <w:trHeight w:val="300"/>
        </w:trPr>
        <w:tc>
          <w:tcPr>
            <w:tcW w:w="1696" w:type="dxa"/>
            <w:vMerge/>
          </w:tcPr>
          <w:p w14:paraId="4A74CC78" w14:textId="77777777" w:rsidR="005F54A6" w:rsidRDefault="005F54A6"/>
        </w:tc>
        <w:tc>
          <w:tcPr>
            <w:tcW w:w="2410" w:type="dxa"/>
          </w:tcPr>
          <w:p w14:paraId="074472E1" w14:textId="77777777" w:rsidR="2B2700D6" w:rsidRDefault="2B2700D6">
            <w:r>
              <w:t>Scale type</w:t>
            </w:r>
          </w:p>
        </w:tc>
        <w:tc>
          <w:tcPr>
            <w:tcW w:w="4253" w:type="dxa"/>
          </w:tcPr>
          <w:p w14:paraId="615EDCEC" w14:textId="47BD1343" w:rsidR="2B2700D6" w:rsidRDefault="2B2700D6">
            <w:r>
              <w:t>FP</w:t>
            </w:r>
            <w:r w:rsidR="3B23A131">
              <w:t>8 E8M0</w:t>
            </w:r>
          </w:p>
        </w:tc>
      </w:tr>
      <w:tr w:rsidR="002F7441" w14:paraId="741013D0" w14:textId="77777777" w:rsidTr="4883CD5C">
        <w:trPr>
          <w:trHeight w:val="300"/>
        </w:trPr>
        <w:tc>
          <w:tcPr>
            <w:tcW w:w="1696" w:type="dxa"/>
            <w:vMerge/>
          </w:tcPr>
          <w:p w14:paraId="32565244" w14:textId="77777777" w:rsidR="005F54A6" w:rsidRDefault="005F54A6"/>
        </w:tc>
        <w:tc>
          <w:tcPr>
            <w:tcW w:w="2410" w:type="dxa"/>
          </w:tcPr>
          <w:p w14:paraId="0F7D9CEF" w14:textId="70F108C4" w:rsidR="2B2700D6" w:rsidRDefault="2B2700D6">
            <w:r>
              <w:t>Exclude layers</w:t>
            </w:r>
          </w:p>
        </w:tc>
        <w:tc>
          <w:tcPr>
            <w:tcW w:w="4253" w:type="dxa"/>
          </w:tcPr>
          <w:p w14:paraId="269FC532" w14:textId="77B7B40B" w:rsidR="2B2700D6" w:rsidRDefault="2B2700D6" w:rsidP="2B2700D6">
            <w:pPr>
              <w:spacing w:before="240" w:after="240"/>
            </w:pPr>
            <w:r>
              <w:t xml:space="preserve">context_embedder, proj_in, </w:t>
            </w:r>
            <w:r w:rsidRPr="2B2700D6">
              <w:rPr>
                <w:rFonts w:ascii="Aptos" w:eastAsia="Aptos" w:hAnsi="Aptos" w:cs="Aptos"/>
              </w:rPr>
              <w:t>time_text_embed, norm_out, proj_out</w:t>
            </w:r>
          </w:p>
        </w:tc>
      </w:tr>
    </w:tbl>
    <w:p w14:paraId="38A45F1C" w14:textId="4B6D1B85" w:rsidR="5FCA239C" w:rsidRDefault="5FCA239C" w:rsidP="2B2700D6"/>
    <w:p w14:paraId="361E5E09" w14:textId="7444200C" w:rsidR="5431FCD2" w:rsidRDefault="3289AC30" w:rsidP="61A6A1A0">
      <w:pPr>
        <w:pStyle w:val="Heading3"/>
        <w:numPr>
          <w:ilvl w:val="2"/>
          <w:numId w:val="3"/>
        </w:numPr>
        <w:rPr>
          <w:b/>
          <w:bCs/>
          <w:color w:val="auto"/>
        </w:rPr>
      </w:pPr>
      <w:bookmarkStart w:id="155" w:name="_Toc228179953"/>
      <w:r w:rsidRPr="61A6A1A0">
        <w:rPr>
          <w:rFonts w:eastAsia="DengXian"/>
          <w:b/>
          <w:bCs/>
          <w:color w:val="auto"/>
        </w:rPr>
        <w:t>Accuracy Result</w:t>
      </w:r>
      <w:bookmarkEnd w:id="155"/>
    </w:p>
    <w:p w14:paraId="03AEDD61" w14:textId="20B43A09" w:rsidR="5431FCD2" w:rsidRDefault="2E463BCC" w:rsidP="29623078">
      <w:r>
        <w:t xml:space="preserve">Since there </w:t>
      </w:r>
      <w:r w:rsidR="17BA5F07">
        <w:t>are</w:t>
      </w:r>
      <w:r>
        <w:t xml:space="preserve"> no dataset </w:t>
      </w:r>
      <w:r w:rsidR="6D80D43D">
        <w:t>or</w:t>
      </w:r>
      <w:r>
        <w:t xml:space="preserve"> </w:t>
      </w:r>
      <w:r w:rsidR="05136E98">
        <w:t>metrics</w:t>
      </w:r>
      <w:r>
        <w:t xml:space="preserve"> in Framepack official repo, w</w:t>
      </w:r>
      <w:r w:rsidR="24319052">
        <w:t xml:space="preserve">e use </w:t>
      </w:r>
      <w:hyperlink r:id="rId25">
        <w:r w:rsidR="500B7227" w:rsidRPr="29623078">
          <w:rPr>
            <w:rStyle w:val="Hyperlink"/>
          </w:rPr>
          <w:t>VBench</w:t>
        </w:r>
      </w:hyperlink>
      <w:r w:rsidR="27189112">
        <w:t xml:space="preserve"> for accuracy check.</w:t>
      </w:r>
      <w:r w:rsidR="491FE1AA">
        <w:t xml:space="preserve"> You can refer to this </w:t>
      </w:r>
      <w:hyperlink r:id="rId26">
        <w:r w:rsidR="491FE1AA" w:rsidRPr="29623078">
          <w:rPr>
            <w:rStyle w:val="Hyperlink"/>
          </w:rPr>
          <w:t>link</w:t>
        </w:r>
      </w:hyperlink>
      <w:r w:rsidR="491FE1AA">
        <w:t xml:space="preserve"> for full dataset</w:t>
      </w:r>
      <w:r w:rsidR="78B596B2">
        <w:t xml:space="preserve"> and this </w:t>
      </w:r>
      <w:hyperlink r:id="rId27" w:anchor="how-to-calculate-total-score">
        <w:r w:rsidR="78B596B2" w:rsidRPr="29623078">
          <w:rPr>
            <w:rStyle w:val="Hyperlink"/>
          </w:rPr>
          <w:t>link</w:t>
        </w:r>
      </w:hyperlink>
      <w:r w:rsidR="78B596B2">
        <w:t xml:space="preserve"> for </w:t>
      </w:r>
      <w:r w:rsidR="4AF15B5A">
        <w:t>final score</w:t>
      </w:r>
      <w:r w:rsidR="78B596B2">
        <w:t xml:space="preserve"> calculation</w:t>
      </w:r>
      <w:r w:rsidR="454C4725">
        <w:t>.</w:t>
      </w:r>
      <w:r w:rsidR="491FE1AA">
        <w:t xml:space="preserve"> </w:t>
      </w:r>
      <w:r w:rsidR="7A43289C">
        <w:t>To</w:t>
      </w:r>
      <w:r w:rsidR="11ABE426">
        <w:t xml:space="preserve"> complet</w:t>
      </w:r>
      <w:r w:rsidR="1934823C">
        <w:t>e</w:t>
      </w:r>
      <w:r w:rsidR="11ABE426">
        <w:t xml:space="preserve"> </w:t>
      </w:r>
      <w:r w:rsidR="61EAE34F">
        <w:t>benchmarks</w:t>
      </w:r>
      <w:r w:rsidR="11ABE426">
        <w:t xml:space="preserve"> </w:t>
      </w:r>
      <w:r w:rsidR="21F586E8">
        <w:t>at</w:t>
      </w:r>
      <w:r w:rsidR="11ABE426">
        <w:t xml:space="preserve"> a reasonable time, we generate 1 video for each prompt sample during evaluation.</w:t>
      </w: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A0" w:firstRow="1" w:lastRow="0" w:firstColumn="1" w:lastColumn="0" w:noHBand="1" w:noVBand="1"/>
      </w:tblPr>
      <w:tblGrid>
        <w:gridCol w:w="2207"/>
        <w:gridCol w:w="2141"/>
        <w:gridCol w:w="2141"/>
        <w:gridCol w:w="2141"/>
      </w:tblGrid>
      <w:tr w:rsidR="00A62FDB" w14:paraId="2695DE1B" w14:textId="77777777" w:rsidTr="2B2700D6">
        <w:trPr>
          <w:trHeight w:val="300"/>
        </w:trPr>
        <w:tc>
          <w:tcPr>
            <w:tcW w:w="2160" w:type="dxa"/>
          </w:tcPr>
          <w:p w14:paraId="0EFE9CE4" w14:textId="6ED361EE" w:rsidR="67529031" w:rsidRDefault="67529031" w:rsidP="7C391AAA">
            <w:pPr>
              <w:rPr>
                <w:b/>
                <w:bCs/>
              </w:rPr>
            </w:pPr>
            <w:r w:rsidRPr="7C391AAA">
              <w:rPr>
                <w:b/>
                <w:bCs/>
              </w:rPr>
              <w:t>FramePackI2V_HY</w:t>
            </w:r>
          </w:p>
        </w:tc>
        <w:tc>
          <w:tcPr>
            <w:tcW w:w="2160" w:type="dxa"/>
          </w:tcPr>
          <w:p w14:paraId="4235ACC1" w14:textId="4D1513AB" w:rsidR="7A55A217" w:rsidRDefault="67529031">
            <w:r>
              <w:t>Quality Score</w:t>
            </w:r>
          </w:p>
        </w:tc>
        <w:tc>
          <w:tcPr>
            <w:tcW w:w="2160" w:type="dxa"/>
          </w:tcPr>
          <w:p w14:paraId="4B54336F" w14:textId="5543FD32" w:rsidR="7A55A217" w:rsidRDefault="67529031">
            <w:r>
              <w:t>I2V Score</w:t>
            </w:r>
          </w:p>
        </w:tc>
        <w:tc>
          <w:tcPr>
            <w:tcW w:w="2160" w:type="dxa"/>
          </w:tcPr>
          <w:p w14:paraId="36545686" w14:textId="1D562AFB" w:rsidR="7A55A217" w:rsidRDefault="67529031">
            <w:r>
              <w:t>Total Score</w:t>
            </w:r>
          </w:p>
        </w:tc>
      </w:tr>
      <w:tr w:rsidR="00A62FDB" w14:paraId="0E0F0667" w14:textId="77777777" w:rsidTr="2B2700D6">
        <w:trPr>
          <w:trHeight w:val="300"/>
        </w:trPr>
        <w:tc>
          <w:tcPr>
            <w:tcW w:w="2160" w:type="dxa"/>
          </w:tcPr>
          <w:p w14:paraId="442EFB31" w14:textId="165631E7" w:rsidR="7A55A217" w:rsidRDefault="7A55A217">
            <w:r>
              <w:t>BF16</w:t>
            </w:r>
          </w:p>
        </w:tc>
        <w:tc>
          <w:tcPr>
            <w:tcW w:w="2160" w:type="dxa"/>
          </w:tcPr>
          <w:p w14:paraId="5AA253F5" w14:textId="20D76B06" w:rsidR="7A55A217" w:rsidRDefault="117128A4">
            <w:r>
              <w:t>0.8051</w:t>
            </w:r>
          </w:p>
        </w:tc>
        <w:tc>
          <w:tcPr>
            <w:tcW w:w="2160" w:type="dxa"/>
          </w:tcPr>
          <w:p w14:paraId="31D7AB52" w14:textId="340DCA41" w:rsidR="7A55A217" w:rsidRDefault="117128A4" w:rsidP="40AC6EE8">
            <w:r>
              <w:t>0.9731</w:t>
            </w:r>
          </w:p>
        </w:tc>
        <w:tc>
          <w:tcPr>
            <w:tcW w:w="2160" w:type="dxa"/>
          </w:tcPr>
          <w:p w14:paraId="0FDA6232" w14:textId="3C02FD08" w:rsidR="7A55A217" w:rsidRDefault="117128A4" w:rsidP="40AC6EE8">
            <w:r>
              <w:t>0.8891</w:t>
            </w:r>
          </w:p>
        </w:tc>
      </w:tr>
      <w:tr w:rsidR="00A62FDB" w14:paraId="57ED26F5" w14:textId="77777777" w:rsidTr="2B2700D6">
        <w:trPr>
          <w:trHeight w:val="300"/>
        </w:trPr>
        <w:tc>
          <w:tcPr>
            <w:tcW w:w="2160" w:type="dxa"/>
          </w:tcPr>
          <w:p w14:paraId="289F1E7A" w14:textId="4E732456" w:rsidR="7A55A217" w:rsidRDefault="7A55A217">
            <w:r>
              <w:t>FP8</w:t>
            </w:r>
          </w:p>
        </w:tc>
        <w:tc>
          <w:tcPr>
            <w:tcW w:w="2160" w:type="dxa"/>
          </w:tcPr>
          <w:p w14:paraId="5FAACB45" w14:textId="3CF81D0B" w:rsidR="7A55A217" w:rsidRDefault="0B4958DD" w:rsidP="40AC6EE8">
            <w:r>
              <w:t>0.8015</w:t>
            </w:r>
          </w:p>
        </w:tc>
        <w:tc>
          <w:tcPr>
            <w:tcW w:w="2160" w:type="dxa"/>
          </w:tcPr>
          <w:p w14:paraId="5705EC4B" w14:textId="0618BBB3" w:rsidR="7A55A217" w:rsidRDefault="0B4958DD" w:rsidP="40AC6EE8">
            <w:r>
              <w:t>0.9726</w:t>
            </w:r>
          </w:p>
        </w:tc>
        <w:tc>
          <w:tcPr>
            <w:tcW w:w="2160" w:type="dxa"/>
          </w:tcPr>
          <w:p w14:paraId="3E9C5E35" w14:textId="2DF3F209" w:rsidR="7A55A217" w:rsidRDefault="0B4958DD" w:rsidP="7C391AAA">
            <w:r>
              <w:t>0.8870</w:t>
            </w:r>
          </w:p>
        </w:tc>
      </w:tr>
      <w:tr w:rsidR="00A62FDB" w14:paraId="0A0F0B82" w14:textId="77777777" w:rsidTr="2B2700D6">
        <w:trPr>
          <w:trHeight w:val="300"/>
        </w:trPr>
        <w:tc>
          <w:tcPr>
            <w:tcW w:w="2159" w:type="dxa"/>
          </w:tcPr>
          <w:p w14:paraId="416D5D2D" w14:textId="55916636" w:rsidR="2A60061D" w:rsidRDefault="2A60061D" w:rsidP="5FCA239C">
            <w:r>
              <w:t>MXFP8</w:t>
            </w:r>
          </w:p>
        </w:tc>
        <w:tc>
          <w:tcPr>
            <w:tcW w:w="2157" w:type="dxa"/>
          </w:tcPr>
          <w:p w14:paraId="7B57D5B9" w14:textId="68579002" w:rsidR="5FCA239C" w:rsidRDefault="2A60061D" w:rsidP="5FCA239C">
            <w:r>
              <w:t>0.8027</w:t>
            </w:r>
          </w:p>
        </w:tc>
        <w:tc>
          <w:tcPr>
            <w:tcW w:w="2157" w:type="dxa"/>
          </w:tcPr>
          <w:p w14:paraId="319CE646" w14:textId="5BDF33B9" w:rsidR="5FCA239C" w:rsidRDefault="2A60061D" w:rsidP="5FCA239C">
            <w:r>
              <w:t>0.9733</w:t>
            </w:r>
          </w:p>
        </w:tc>
        <w:tc>
          <w:tcPr>
            <w:tcW w:w="2157" w:type="dxa"/>
          </w:tcPr>
          <w:p w14:paraId="70D51F02" w14:textId="257330CB" w:rsidR="5FCA239C" w:rsidRDefault="2A60061D" w:rsidP="5FCA239C">
            <w:r>
              <w:t>0.8880</w:t>
            </w:r>
          </w:p>
        </w:tc>
      </w:tr>
    </w:tbl>
    <w:p w14:paraId="4DE02418" w14:textId="21AB484A" w:rsidR="1339E02C" w:rsidRDefault="02D2D700">
      <w:r>
        <w:t>Please refer to the appendix for the details of each dimension</w:t>
      </w:r>
      <w:r w:rsidR="440B0D19">
        <w:t xml:space="preserve"> result</w:t>
      </w:r>
      <w:r>
        <w:t>.</w:t>
      </w:r>
    </w:p>
    <w:p w14:paraId="09F54FE7" w14:textId="2127DDBC" w:rsidR="2CAA0649" w:rsidRDefault="004A3EC4">
      <w:pPr>
        <w:pStyle w:val="Heading3"/>
        <w:numPr>
          <w:ilvl w:val="1"/>
          <w:numId w:val="3"/>
        </w:numPr>
        <w:rPr>
          <w:rFonts w:eastAsia="DengXian"/>
          <w:b/>
          <w:color w:val="auto"/>
        </w:rPr>
      </w:pPr>
      <w:bookmarkStart w:id="156" w:name="_Toc228179954"/>
      <w:r w:rsidRPr="005017E7">
        <w:rPr>
          <w:b/>
          <w:color w:val="auto"/>
        </w:rPr>
        <w:t>Qwen3-30B-A3B-Instruct-2507</w:t>
      </w:r>
      <w:bookmarkEnd w:id="156"/>
    </w:p>
    <w:p w14:paraId="73A05424" w14:textId="77777777" w:rsidR="005017E7" w:rsidRDefault="005017E7" w:rsidP="005017E7">
      <w:pPr>
        <w:pStyle w:val="Heading3"/>
        <w:numPr>
          <w:ilvl w:val="2"/>
          <w:numId w:val="3"/>
        </w:numPr>
        <w:rPr>
          <w:b/>
          <w:bCs/>
          <w:color w:val="auto"/>
        </w:rPr>
      </w:pPr>
      <w:bookmarkStart w:id="157" w:name="_Toc228179955"/>
      <w:bookmarkStart w:id="158" w:name="_MXFP8_recipe_10"/>
      <w:bookmarkEnd w:id="158"/>
      <w:r w:rsidRPr="2B2700D6">
        <w:rPr>
          <w:b/>
          <w:bCs/>
          <w:color w:val="auto"/>
        </w:rPr>
        <w:t>MXFP8 recipe</w:t>
      </w:r>
      <w:bookmarkEnd w:id="15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501F85" w:rsidRPr="001249B6" w14:paraId="4BDF78CE" w14:textId="77777777" w:rsidTr="00F5284E">
        <w:trPr>
          <w:trHeight w:val="300"/>
        </w:trPr>
        <w:tc>
          <w:tcPr>
            <w:tcW w:w="4106" w:type="dxa"/>
            <w:gridSpan w:val="2"/>
          </w:tcPr>
          <w:p w14:paraId="24E2D611" w14:textId="77777777" w:rsidR="00501F85" w:rsidRPr="001249B6" w:rsidRDefault="00501F85" w:rsidP="00F5284E">
            <w:pPr>
              <w:rPr>
                <w:b/>
                <w:bCs/>
              </w:rPr>
            </w:pPr>
            <w:r w:rsidRPr="001249B6">
              <w:rPr>
                <w:rFonts w:hint="eastAsia"/>
                <w:b/>
                <w:bCs/>
              </w:rPr>
              <w:t xml:space="preserve">Recipe  </w:t>
            </w:r>
          </w:p>
        </w:tc>
        <w:tc>
          <w:tcPr>
            <w:tcW w:w="4253" w:type="dxa"/>
          </w:tcPr>
          <w:p w14:paraId="2D3B0299" w14:textId="77777777" w:rsidR="00501F85" w:rsidRPr="001249B6" w:rsidRDefault="00501F85" w:rsidP="00F5284E">
            <w:pPr>
              <w:rPr>
                <w:b/>
                <w:bCs/>
              </w:rPr>
            </w:pPr>
            <w:r w:rsidRPr="001249B6">
              <w:rPr>
                <w:rFonts w:hint="eastAsia"/>
                <w:b/>
                <w:bCs/>
              </w:rPr>
              <w:t>Config/Setting</w:t>
            </w:r>
          </w:p>
        </w:tc>
      </w:tr>
      <w:tr w:rsidR="00501F85" w14:paraId="2F631B65" w14:textId="77777777" w:rsidTr="00F5284E">
        <w:trPr>
          <w:trHeight w:val="300"/>
        </w:trPr>
        <w:tc>
          <w:tcPr>
            <w:tcW w:w="4106" w:type="dxa"/>
            <w:gridSpan w:val="2"/>
          </w:tcPr>
          <w:p w14:paraId="572A4CC7" w14:textId="77777777" w:rsidR="00501F85" w:rsidRDefault="00501F85" w:rsidP="00F5284E">
            <w:r>
              <w:rPr>
                <w:rFonts w:hint="eastAsia"/>
              </w:rPr>
              <w:t>Quant approach</w:t>
            </w:r>
          </w:p>
        </w:tc>
        <w:tc>
          <w:tcPr>
            <w:tcW w:w="4253" w:type="dxa"/>
          </w:tcPr>
          <w:p w14:paraId="0CD0553F" w14:textId="77777777" w:rsidR="00501F85" w:rsidRDefault="00501F85" w:rsidP="00F5284E">
            <w:r>
              <w:t>P</w:t>
            </w:r>
            <w:r>
              <w:rPr>
                <w:rFonts w:hint="eastAsia"/>
              </w:rPr>
              <w:t>TQ</w:t>
            </w:r>
          </w:p>
        </w:tc>
      </w:tr>
      <w:tr w:rsidR="00501F85" w14:paraId="30981A08" w14:textId="77777777" w:rsidTr="00F5284E">
        <w:trPr>
          <w:trHeight w:val="300"/>
        </w:trPr>
        <w:tc>
          <w:tcPr>
            <w:tcW w:w="4106" w:type="dxa"/>
            <w:gridSpan w:val="2"/>
          </w:tcPr>
          <w:p w14:paraId="081EAC70" w14:textId="77777777" w:rsidR="00501F85" w:rsidRDefault="00501F85" w:rsidP="00F5284E">
            <w:r>
              <w:rPr>
                <w:rFonts w:hint="eastAsia"/>
              </w:rPr>
              <w:t>Quant algo</w:t>
            </w:r>
          </w:p>
        </w:tc>
        <w:tc>
          <w:tcPr>
            <w:tcW w:w="4253" w:type="dxa"/>
          </w:tcPr>
          <w:p w14:paraId="1BCA07C0" w14:textId="77777777" w:rsidR="00501F85" w:rsidRDefault="00501F85" w:rsidP="00F5284E">
            <w:r>
              <w:rPr>
                <w:rFonts w:hint="eastAsia"/>
              </w:rPr>
              <w:t>RTN</w:t>
            </w:r>
          </w:p>
        </w:tc>
      </w:tr>
      <w:tr w:rsidR="00501F85" w14:paraId="7FFFCBBC" w14:textId="77777777" w:rsidTr="00F5284E">
        <w:trPr>
          <w:trHeight w:val="300"/>
        </w:trPr>
        <w:tc>
          <w:tcPr>
            <w:tcW w:w="4106" w:type="dxa"/>
            <w:gridSpan w:val="2"/>
          </w:tcPr>
          <w:p w14:paraId="562B711B" w14:textId="77777777" w:rsidR="00501F85" w:rsidRDefault="00501F85" w:rsidP="00F5284E">
            <w:r>
              <w:rPr>
                <w:rFonts w:hint="eastAsia"/>
              </w:rPr>
              <w:lastRenderedPageBreak/>
              <w:t>Quantized ops</w:t>
            </w:r>
          </w:p>
        </w:tc>
        <w:tc>
          <w:tcPr>
            <w:tcW w:w="4253" w:type="dxa"/>
          </w:tcPr>
          <w:p w14:paraId="5B9F0E98" w14:textId="77777777" w:rsidR="00501F85" w:rsidRDefault="00501F85" w:rsidP="00F5284E">
            <w:r>
              <w:rPr>
                <w:rFonts w:hint="eastAsia"/>
              </w:rPr>
              <w:t>Linear</w:t>
            </w:r>
            <w:r>
              <w:t>, KV Cache, Attention</w:t>
            </w:r>
            <w:r>
              <w:rPr>
                <w:rFonts w:hint="eastAsia"/>
              </w:rPr>
              <w:t xml:space="preserve"> </w:t>
            </w:r>
          </w:p>
        </w:tc>
      </w:tr>
      <w:tr w:rsidR="00501F85" w14:paraId="5614D091" w14:textId="77777777" w:rsidTr="00F5284E">
        <w:trPr>
          <w:trHeight w:val="300"/>
        </w:trPr>
        <w:tc>
          <w:tcPr>
            <w:tcW w:w="1696" w:type="dxa"/>
            <w:vMerge w:val="restart"/>
          </w:tcPr>
          <w:p w14:paraId="1337E86E" w14:textId="77777777" w:rsidR="00501F85" w:rsidRDefault="00501F85" w:rsidP="00F5284E">
            <w:r>
              <w:rPr>
                <w:rFonts w:hint="eastAsia"/>
              </w:rPr>
              <w:t>Linear</w:t>
            </w:r>
          </w:p>
        </w:tc>
        <w:tc>
          <w:tcPr>
            <w:tcW w:w="2410" w:type="dxa"/>
          </w:tcPr>
          <w:p w14:paraId="62DC849F" w14:textId="77777777" w:rsidR="00501F85" w:rsidRDefault="00501F85" w:rsidP="00F5284E">
            <w:r>
              <w:t>D</w:t>
            </w:r>
            <w:r>
              <w:rPr>
                <w:rFonts w:hint="eastAsia"/>
              </w:rPr>
              <w:t>ata type</w:t>
            </w:r>
          </w:p>
        </w:tc>
        <w:tc>
          <w:tcPr>
            <w:tcW w:w="4253" w:type="dxa"/>
          </w:tcPr>
          <w:p w14:paraId="40D8BE99" w14:textId="77777777" w:rsidR="00501F85" w:rsidRDefault="00501F85" w:rsidP="00F5284E">
            <w:r>
              <w:rPr>
                <w:rFonts w:eastAsia="DengXian" w:hint="eastAsia"/>
              </w:rPr>
              <w:t>MX</w:t>
            </w:r>
            <w:r>
              <w:rPr>
                <w:rFonts w:hint="eastAsia"/>
              </w:rPr>
              <w:t>FP8</w:t>
            </w:r>
          </w:p>
        </w:tc>
      </w:tr>
      <w:tr w:rsidR="00501F85" w14:paraId="5FDCAD3D" w14:textId="77777777" w:rsidTr="00F5284E">
        <w:trPr>
          <w:trHeight w:val="300"/>
        </w:trPr>
        <w:tc>
          <w:tcPr>
            <w:tcW w:w="1696" w:type="dxa"/>
            <w:vMerge/>
          </w:tcPr>
          <w:p w14:paraId="77923479" w14:textId="77777777" w:rsidR="00501F85" w:rsidRDefault="00501F85" w:rsidP="00F5284E"/>
        </w:tc>
        <w:tc>
          <w:tcPr>
            <w:tcW w:w="2410" w:type="dxa"/>
          </w:tcPr>
          <w:p w14:paraId="3EF3F214" w14:textId="77777777" w:rsidR="00501F85" w:rsidRDefault="00501F85" w:rsidP="00F5284E">
            <w:r>
              <w:rPr>
                <w:rFonts w:hint="eastAsia"/>
              </w:rPr>
              <w:t>Element format</w:t>
            </w:r>
          </w:p>
        </w:tc>
        <w:tc>
          <w:tcPr>
            <w:tcW w:w="4253" w:type="dxa"/>
          </w:tcPr>
          <w:p w14:paraId="2F9AC74D" w14:textId="77777777" w:rsidR="00501F85" w:rsidRDefault="00501F85" w:rsidP="00F5284E">
            <w:r>
              <w:rPr>
                <w:rFonts w:hint="eastAsia"/>
              </w:rPr>
              <w:t>E4M3</w:t>
            </w:r>
          </w:p>
        </w:tc>
      </w:tr>
      <w:tr w:rsidR="00501F85" w:rsidRPr="001C14CA" w14:paraId="64A30BD6" w14:textId="77777777" w:rsidTr="00F5284E">
        <w:trPr>
          <w:trHeight w:val="300"/>
        </w:trPr>
        <w:tc>
          <w:tcPr>
            <w:tcW w:w="1696" w:type="dxa"/>
            <w:vMerge/>
          </w:tcPr>
          <w:p w14:paraId="2FEED5F4" w14:textId="77777777" w:rsidR="00501F85" w:rsidRDefault="00501F85" w:rsidP="00F5284E"/>
        </w:tc>
        <w:tc>
          <w:tcPr>
            <w:tcW w:w="2410" w:type="dxa"/>
          </w:tcPr>
          <w:p w14:paraId="7892AE7B" w14:textId="77777777" w:rsidR="00501F85" w:rsidRDefault="00501F85" w:rsidP="00F5284E">
            <w:r>
              <w:t>Scheme</w:t>
            </w:r>
          </w:p>
        </w:tc>
        <w:tc>
          <w:tcPr>
            <w:tcW w:w="4253" w:type="dxa"/>
          </w:tcPr>
          <w:p w14:paraId="2E3C9168" w14:textId="77777777" w:rsidR="00501F85" w:rsidRPr="001C14CA" w:rsidRDefault="00501F85" w:rsidP="00F5284E">
            <w:pPr>
              <w:rPr>
                <w:rFonts w:eastAsia="DengXian"/>
              </w:rPr>
            </w:pPr>
            <w:r>
              <w:t xml:space="preserve">Weight – </w:t>
            </w:r>
            <w:r>
              <w:rPr>
                <w:rFonts w:eastAsia="DengXian" w:hint="eastAsia"/>
              </w:rPr>
              <w:t>MXFP8</w:t>
            </w:r>
            <w:r>
              <w:t xml:space="preserve">, Activation – </w:t>
            </w:r>
            <w:r>
              <w:rPr>
                <w:rFonts w:eastAsia="DengXian" w:hint="eastAsia"/>
              </w:rPr>
              <w:t>MXFP8</w:t>
            </w:r>
          </w:p>
        </w:tc>
      </w:tr>
      <w:tr w:rsidR="00501F85" w14:paraId="68A632D9" w14:textId="77777777" w:rsidTr="00F5284E">
        <w:trPr>
          <w:trHeight w:val="300"/>
        </w:trPr>
        <w:tc>
          <w:tcPr>
            <w:tcW w:w="1696" w:type="dxa"/>
            <w:vMerge/>
          </w:tcPr>
          <w:p w14:paraId="5E09EE67" w14:textId="77777777" w:rsidR="00501F85" w:rsidRDefault="00501F85" w:rsidP="00F5284E"/>
        </w:tc>
        <w:tc>
          <w:tcPr>
            <w:tcW w:w="2410" w:type="dxa"/>
          </w:tcPr>
          <w:p w14:paraId="3E0BC135" w14:textId="77777777" w:rsidR="00501F85" w:rsidRDefault="00501F85" w:rsidP="00F5284E">
            <w:r>
              <w:t>Weight scheme</w:t>
            </w:r>
          </w:p>
        </w:tc>
        <w:tc>
          <w:tcPr>
            <w:tcW w:w="4253" w:type="dxa"/>
          </w:tcPr>
          <w:p w14:paraId="63FFD549" w14:textId="77777777" w:rsidR="00501F85" w:rsidRDefault="00501F85" w:rsidP="00F5284E">
            <w:r>
              <w:t>Static, block-wise, RCEIL</w:t>
            </w:r>
          </w:p>
        </w:tc>
      </w:tr>
      <w:tr w:rsidR="00501F85" w14:paraId="3BC3D9B5" w14:textId="77777777" w:rsidTr="00F5284E">
        <w:trPr>
          <w:trHeight w:val="300"/>
        </w:trPr>
        <w:tc>
          <w:tcPr>
            <w:tcW w:w="1696" w:type="dxa"/>
            <w:vMerge/>
          </w:tcPr>
          <w:p w14:paraId="4AF9AD29" w14:textId="77777777" w:rsidR="00501F85" w:rsidRDefault="00501F85" w:rsidP="00F5284E"/>
        </w:tc>
        <w:tc>
          <w:tcPr>
            <w:tcW w:w="2410" w:type="dxa"/>
          </w:tcPr>
          <w:p w14:paraId="6774E12C" w14:textId="77777777" w:rsidR="00501F85" w:rsidRDefault="00501F85" w:rsidP="00F5284E">
            <w:r>
              <w:t>Activation scheme</w:t>
            </w:r>
          </w:p>
        </w:tc>
        <w:tc>
          <w:tcPr>
            <w:tcW w:w="4253" w:type="dxa"/>
          </w:tcPr>
          <w:p w14:paraId="09EF48AD" w14:textId="77777777" w:rsidR="00501F85" w:rsidRDefault="00501F85" w:rsidP="00F5284E">
            <w:r>
              <w:t>Dynamic, block-wise, RCEIL</w:t>
            </w:r>
          </w:p>
        </w:tc>
      </w:tr>
      <w:tr w:rsidR="00501F85" w14:paraId="2E676D11" w14:textId="77777777" w:rsidTr="00F5284E">
        <w:trPr>
          <w:trHeight w:val="300"/>
        </w:trPr>
        <w:tc>
          <w:tcPr>
            <w:tcW w:w="1696" w:type="dxa"/>
            <w:vMerge/>
          </w:tcPr>
          <w:p w14:paraId="6383CBD2" w14:textId="77777777" w:rsidR="00501F85" w:rsidRDefault="00501F85" w:rsidP="00F5284E"/>
        </w:tc>
        <w:tc>
          <w:tcPr>
            <w:tcW w:w="2410" w:type="dxa"/>
          </w:tcPr>
          <w:p w14:paraId="522F13AD" w14:textId="77777777" w:rsidR="00501F85" w:rsidRDefault="00501F85" w:rsidP="00F5284E">
            <w:r>
              <w:t>Block size</w:t>
            </w:r>
          </w:p>
        </w:tc>
        <w:tc>
          <w:tcPr>
            <w:tcW w:w="4253" w:type="dxa"/>
          </w:tcPr>
          <w:p w14:paraId="7312AC43" w14:textId="77777777" w:rsidR="00501F85" w:rsidRDefault="00501F85" w:rsidP="00F5284E">
            <w:r>
              <w:t>32</w:t>
            </w:r>
          </w:p>
        </w:tc>
      </w:tr>
      <w:tr w:rsidR="00501F85" w14:paraId="7E8959EB" w14:textId="77777777" w:rsidTr="00F5284E">
        <w:trPr>
          <w:trHeight w:val="300"/>
        </w:trPr>
        <w:tc>
          <w:tcPr>
            <w:tcW w:w="1696" w:type="dxa"/>
            <w:vMerge/>
          </w:tcPr>
          <w:p w14:paraId="50D00037" w14:textId="77777777" w:rsidR="00501F85" w:rsidRDefault="00501F85" w:rsidP="00F5284E"/>
        </w:tc>
        <w:tc>
          <w:tcPr>
            <w:tcW w:w="2410" w:type="dxa"/>
          </w:tcPr>
          <w:p w14:paraId="56A50C0E" w14:textId="77777777" w:rsidR="00501F85" w:rsidRDefault="00501F85" w:rsidP="00F5284E">
            <w:r>
              <w:t>Scale type</w:t>
            </w:r>
          </w:p>
        </w:tc>
        <w:tc>
          <w:tcPr>
            <w:tcW w:w="4253" w:type="dxa"/>
          </w:tcPr>
          <w:p w14:paraId="14CC5945" w14:textId="77777777" w:rsidR="00501F85" w:rsidRDefault="00501F85" w:rsidP="00F5284E">
            <w:r>
              <w:t>FP8 E8M0</w:t>
            </w:r>
          </w:p>
        </w:tc>
      </w:tr>
      <w:tr w:rsidR="00501F85" w14:paraId="6FF66D43" w14:textId="77777777" w:rsidTr="00F5284E">
        <w:trPr>
          <w:trHeight w:val="300"/>
        </w:trPr>
        <w:tc>
          <w:tcPr>
            <w:tcW w:w="1696" w:type="dxa"/>
            <w:vMerge/>
          </w:tcPr>
          <w:p w14:paraId="764B92DD" w14:textId="77777777" w:rsidR="00501F85" w:rsidRDefault="00501F85" w:rsidP="00F5284E"/>
        </w:tc>
        <w:tc>
          <w:tcPr>
            <w:tcW w:w="2410" w:type="dxa"/>
          </w:tcPr>
          <w:p w14:paraId="4C4E2A49" w14:textId="77777777" w:rsidR="00501F85" w:rsidRDefault="00501F85" w:rsidP="00F5284E">
            <w:r>
              <w:t>Scale method</w:t>
            </w:r>
          </w:p>
        </w:tc>
        <w:tc>
          <w:tcPr>
            <w:tcW w:w="4253" w:type="dxa"/>
          </w:tcPr>
          <w:p w14:paraId="6DB9120D" w14:textId="77777777" w:rsidR="00501F85" w:rsidRDefault="00501F85" w:rsidP="00F5284E">
            <w:r>
              <w:t>1D block-wise scaling for MXFP8</w:t>
            </w:r>
          </w:p>
        </w:tc>
      </w:tr>
      <w:tr w:rsidR="00501F85" w14:paraId="0C82DD5E" w14:textId="77777777" w:rsidTr="00F5284E">
        <w:trPr>
          <w:trHeight w:val="300"/>
        </w:trPr>
        <w:tc>
          <w:tcPr>
            <w:tcW w:w="1696" w:type="dxa"/>
            <w:vMerge/>
          </w:tcPr>
          <w:p w14:paraId="5BCA9CF2" w14:textId="77777777" w:rsidR="00501F85" w:rsidRDefault="00501F85" w:rsidP="00F5284E"/>
        </w:tc>
        <w:tc>
          <w:tcPr>
            <w:tcW w:w="2410" w:type="dxa"/>
          </w:tcPr>
          <w:p w14:paraId="06F3E8A1" w14:textId="77777777" w:rsidR="00501F85" w:rsidRDefault="00501F85" w:rsidP="00F5284E">
            <w:r>
              <w:t>Exclude layers</w:t>
            </w:r>
          </w:p>
        </w:tc>
        <w:tc>
          <w:tcPr>
            <w:tcW w:w="4253" w:type="dxa"/>
          </w:tcPr>
          <w:p w14:paraId="56300D80" w14:textId="77777777" w:rsidR="00501F85" w:rsidRDefault="00501F85" w:rsidP="00F5284E">
            <w:r>
              <w:t>lm-head, mlp.gate</w:t>
            </w:r>
          </w:p>
        </w:tc>
      </w:tr>
      <w:tr w:rsidR="00501F85" w14:paraId="2038CBBB" w14:textId="77777777" w:rsidTr="00F5284E">
        <w:trPr>
          <w:trHeight w:val="300"/>
        </w:trPr>
        <w:tc>
          <w:tcPr>
            <w:tcW w:w="1696" w:type="dxa"/>
            <w:vMerge w:val="restart"/>
          </w:tcPr>
          <w:p w14:paraId="137307EA" w14:textId="77777777" w:rsidR="00501F85" w:rsidRDefault="00501F85" w:rsidP="00F5284E">
            <w:r>
              <w:t>KV cache</w:t>
            </w:r>
          </w:p>
        </w:tc>
        <w:tc>
          <w:tcPr>
            <w:tcW w:w="2410" w:type="dxa"/>
          </w:tcPr>
          <w:p w14:paraId="3F03484A" w14:textId="77777777" w:rsidR="00501F85" w:rsidRDefault="00501F85" w:rsidP="00F5284E">
            <w:r>
              <w:t>Data type</w:t>
            </w:r>
          </w:p>
        </w:tc>
        <w:tc>
          <w:tcPr>
            <w:tcW w:w="4253" w:type="dxa"/>
          </w:tcPr>
          <w:p w14:paraId="7BF92621" w14:textId="77777777" w:rsidR="00501F85" w:rsidRDefault="00501F85" w:rsidP="00F5284E">
            <w:r>
              <w:t>FP8</w:t>
            </w:r>
          </w:p>
        </w:tc>
      </w:tr>
      <w:tr w:rsidR="00501F85" w14:paraId="7AAACCBA" w14:textId="77777777" w:rsidTr="00F5284E">
        <w:trPr>
          <w:trHeight w:val="300"/>
        </w:trPr>
        <w:tc>
          <w:tcPr>
            <w:tcW w:w="1696" w:type="dxa"/>
            <w:vMerge/>
          </w:tcPr>
          <w:p w14:paraId="3DEC95A2" w14:textId="77777777" w:rsidR="00501F85" w:rsidRDefault="00501F85" w:rsidP="00F5284E"/>
        </w:tc>
        <w:tc>
          <w:tcPr>
            <w:tcW w:w="2410" w:type="dxa"/>
          </w:tcPr>
          <w:p w14:paraId="38353361" w14:textId="77777777" w:rsidR="00501F85" w:rsidRDefault="00501F85" w:rsidP="00F5284E">
            <w:r>
              <w:t>Element format</w:t>
            </w:r>
          </w:p>
        </w:tc>
        <w:tc>
          <w:tcPr>
            <w:tcW w:w="4253" w:type="dxa"/>
          </w:tcPr>
          <w:p w14:paraId="6C00EDAC" w14:textId="77777777" w:rsidR="00501F85" w:rsidRDefault="00501F85" w:rsidP="00F5284E">
            <w:r>
              <w:t>E4M3</w:t>
            </w:r>
          </w:p>
        </w:tc>
      </w:tr>
      <w:tr w:rsidR="00501F85" w14:paraId="3BBEEF54" w14:textId="77777777" w:rsidTr="00F5284E">
        <w:trPr>
          <w:trHeight w:val="300"/>
        </w:trPr>
        <w:tc>
          <w:tcPr>
            <w:tcW w:w="1696" w:type="dxa"/>
            <w:vMerge/>
          </w:tcPr>
          <w:p w14:paraId="057CF57C" w14:textId="77777777" w:rsidR="00501F85" w:rsidRDefault="00501F85" w:rsidP="00F5284E"/>
        </w:tc>
        <w:tc>
          <w:tcPr>
            <w:tcW w:w="2410" w:type="dxa"/>
          </w:tcPr>
          <w:p w14:paraId="25E2378B" w14:textId="77777777" w:rsidR="00501F85" w:rsidRDefault="00501F85" w:rsidP="00F5284E">
            <w:r>
              <w:t>Scheme</w:t>
            </w:r>
          </w:p>
        </w:tc>
        <w:tc>
          <w:tcPr>
            <w:tcW w:w="4253" w:type="dxa"/>
          </w:tcPr>
          <w:p w14:paraId="72798A63" w14:textId="77777777" w:rsidR="00501F85" w:rsidRDefault="00501F85" w:rsidP="00F5284E">
            <w:r>
              <w:t xml:space="preserve">Static, Per-tensor, </w:t>
            </w:r>
            <w:r w:rsidRPr="7CED10B3">
              <w:rPr>
                <w:rFonts w:eastAsia="DengXian"/>
              </w:rPr>
              <w:t>RNE</w:t>
            </w:r>
          </w:p>
        </w:tc>
      </w:tr>
      <w:tr w:rsidR="00501F85" w14:paraId="551F4177" w14:textId="77777777" w:rsidTr="00F5284E">
        <w:trPr>
          <w:trHeight w:val="300"/>
        </w:trPr>
        <w:tc>
          <w:tcPr>
            <w:tcW w:w="1696" w:type="dxa"/>
            <w:vMerge/>
          </w:tcPr>
          <w:p w14:paraId="26F02AA1" w14:textId="77777777" w:rsidR="00501F85" w:rsidRDefault="00501F85" w:rsidP="00F5284E"/>
        </w:tc>
        <w:tc>
          <w:tcPr>
            <w:tcW w:w="2410" w:type="dxa"/>
          </w:tcPr>
          <w:p w14:paraId="66A03668" w14:textId="77777777" w:rsidR="00501F85" w:rsidRDefault="00501F85" w:rsidP="00F5284E">
            <w:r>
              <w:t>Scale type</w:t>
            </w:r>
          </w:p>
        </w:tc>
        <w:tc>
          <w:tcPr>
            <w:tcW w:w="4253" w:type="dxa"/>
          </w:tcPr>
          <w:p w14:paraId="2B541E68" w14:textId="77777777" w:rsidR="00501F85" w:rsidRDefault="00501F85" w:rsidP="00F5284E">
            <w:r>
              <w:t>FP32</w:t>
            </w:r>
          </w:p>
        </w:tc>
      </w:tr>
      <w:tr w:rsidR="00501F85" w14:paraId="2EB9E03F" w14:textId="77777777" w:rsidTr="00F5284E">
        <w:trPr>
          <w:trHeight w:val="300"/>
        </w:trPr>
        <w:tc>
          <w:tcPr>
            <w:tcW w:w="1696" w:type="dxa"/>
            <w:vMerge w:val="restart"/>
          </w:tcPr>
          <w:p w14:paraId="2B1F4939" w14:textId="77777777" w:rsidR="00501F85" w:rsidRDefault="00501F85" w:rsidP="00F5284E">
            <w:r>
              <w:t>Attention</w:t>
            </w:r>
          </w:p>
        </w:tc>
        <w:tc>
          <w:tcPr>
            <w:tcW w:w="2410" w:type="dxa"/>
          </w:tcPr>
          <w:p w14:paraId="6A48E51F" w14:textId="77777777" w:rsidR="00501F85" w:rsidRDefault="00501F85" w:rsidP="00F5284E">
            <w:r>
              <w:t>Data type</w:t>
            </w:r>
          </w:p>
        </w:tc>
        <w:tc>
          <w:tcPr>
            <w:tcW w:w="4253" w:type="dxa"/>
          </w:tcPr>
          <w:p w14:paraId="098AD92A" w14:textId="77777777" w:rsidR="00501F85" w:rsidRDefault="00501F85" w:rsidP="00F5284E">
            <w:r>
              <w:t>FP8</w:t>
            </w:r>
          </w:p>
        </w:tc>
      </w:tr>
      <w:tr w:rsidR="00501F85" w14:paraId="52A74DCE" w14:textId="77777777" w:rsidTr="00F5284E">
        <w:trPr>
          <w:trHeight w:val="300"/>
        </w:trPr>
        <w:tc>
          <w:tcPr>
            <w:tcW w:w="1696" w:type="dxa"/>
            <w:vMerge/>
          </w:tcPr>
          <w:p w14:paraId="2BDCAF5F" w14:textId="77777777" w:rsidR="00501F85" w:rsidRDefault="00501F85" w:rsidP="00F5284E"/>
        </w:tc>
        <w:tc>
          <w:tcPr>
            <w:tcW w:w="2410" w:type="dxa"/>
          </w:tcPr>
          <w:p w14:paraId="4C40AB39" w14:textId="77777777" w:rsidR="00501F85" w:rsidRDefault="00501F85" w:rsidP="00F5284E">
            <w:r>
              <w:t>Element format</w:t>
            </w:r>
          </w:p>
        </w:tc>
        <w:tc>
          <w:tcPr>
            <w:tcW w:w="4253" w:type="dxa"/>
          </w:tcPr>
          <w:p w14:paraId="67F59022" w14:textId="77777777" w:rsidR="00501F85" w:rsidRDefault="00501F85" w:rsidP="00F5284E">
            <w:r>
              <w:t>E4M3</w:t>
            </w:r>
          </w:p>
        </w:tc>
      </w:tr>
      <w:tr w:rsidR="00501F85" w14:paraId="608575E5" w14:textId="77777777" w:rsidTr="00F5284E">
        <w:trPr>
          <w:trHeight w:val="300"/>
        </w:trPr>
        <w:tc>
          <w:tcPr>
            <w:tcW w:w="1696" w:type="dxa"/>
            <w:vMerge/>
          </w:tcPr>
          <w:p w14:paraId="7760AF6D" w14:textId="77777777" w:rsidR="00501F85" w:rsidRDefault="00501F85" w:rsidP="00F5284E"/>
        </w:tc>
        <w:tc>
          <w:tcPr>
            <w:tcW w:w="2410" w:type="dxa"/>
          </w:tcPr>
          <w:p w14:paraId="5336CF66" w14:textId="77777777" w:rsidR="00501F85" w:rsidRDefault="00501F85" w:rsidP="00F5284E">
            <w:r>
              <w:t>Scheme</w:t>
            </w:r>
          </w:p>
        </w:tc>
        <w:tc>
          <w:tcPr>
            <w:tcW w:w="4253" w:type="dxa"/>
          </w:tcPr>
          <w:p w14:paraId="78BF5DFC" w14:textId="77777777" w:rsidR="00501F85" w:rsidRDefault="00501F85" w:rsidP="00F5284E">
            <w:r>
              <w:t xml:space="preserve">Static, Per-tensor, </w:t>
            </w:r>
            <w:r w:rsidRPr="7CED10B3">
              <w:rPr>
                <w:rFonts w:eastAsia="DengXian"/>
              </w:rPr>
              <w:t>RNE</w:t>
            </w:r>
          </w:p>
        </w:tc>
      </w:tr>
      <w:tr w:rsidR="00501F85" w14:paraId="41FB400D" w14:textId="77777777" w:rsidTr="00F5284E">
        <w:trPr>
          <w:trHeight w:val="300"/>
        </w:trPr>
        <w:tc>
          <w:tcPr>
            <w:tcW w:w="1696" w:type="dxa"/>
            <w:vMerge/>
          </w:tcPr>
          <w:p w14:paraId="7B08BB03" w14:textId="77777777" w:rsidR="00501F85" w:rsidRDefault="00501F85" w:rsidP="00F5284E"/>
        </w:tc>
        <w:tc>
          <w:tcPr>
            <w:tcW w:w="2410" w:type="dxa"/>
          </w:tcPr>
          <w:p w14:paraId="18FB66B7" w14:textId="77777777" w:rsidR="00501F85" w:rsidRDefault="00501F85" w:rsidP="00F5284E">
            <w:r>
              <w:t>Scale type</w:t>
            </w:r>
          </w:p>
        </w:tc>
        <w:tc>
          <w:tcPr>
            <w:tcW w:w="4253" w:type="dxa"/>
          </w:tcPr>
          <w:p w14:paraId="7FA0416F" w14:textId="77777777" w:rsidR="00501F85" w:rsidRDefault="00501F85" w:rsidP="00F5284E">
            <w:r>
              <w:t>FP32</w:t>
            </w:r>
          </w:p>
        </w:tc>
      </w:tr>
    </w:tbl>
    <w:p w14:paraId="525783E4" w14:textId="77777777" w:rsidR="005017E7" w:rsidRDefault="005017E7" w:rsidP="005017E7"/>
    <w:p w14:paraId="1EEE160D" w14:textId="77777777" w:rsidR="007246D7" w:rsidRDefault="005017E7" w:rsidP="005017E7">
      <w:pPr>
        <w:pStyle w:val="Heading3"/>
        <w:numPr>
          <w:ilvl w:val="2"/>
          <w:numId w:val="3"/>
        </w:numPr>
        <w:rPr>
          <w:rFonts w:eastAsia="DengXian"/>
          <w:b/>
          <w:bCs/>
          <w:color w:val="auto"/>
        </w:rPr>
      </w:pPr>
      <w:bookmarkStart w:id="159" w:name="_Toc228179956"/>
      <w:r w:rsidRPr="61A6A1A0">
        <w:rPr>
          <w:rFonts w:eastAsia="DengXian"/>
          <w:b/>
          <w:bCs/>
          <w:color w:val="auto"/>
        </w:rPr>
        <w:t>Accuracy Result</w:t>
      </w:r>
      <w:bookmarkEnd w:id="159"/>
      <w:r w:rsidR="007246D7">
        <w:rPr>
          <w:rFonts w:eastAsia="DengXian"/>
          <w:b/>
          <w:bCs/>
          <w:color w:val="auto"/>
        </w:rPr>
        <w:br/>
      </w:r>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6"/>
        <w:gridCol w:w="1684"/>
        <w:gridCol w:w="1403"/>
        <w:gridCol w:w="1432"/>
        <w:gridCol w:w="1350"/>
        <w:gridCol w:w="1339"/>
      </w:tblGrid>
      <w:tr w:rsidR="007246D7" w:rsidRPr="00494BD5" w14:paraId="7187A9F8" w14:textId="77777777" w:rsidTr="00494BD5">
        <w:trPr>
          <w:trHeight w:val="300"/>
        </w:trPr>
        <w:tc>
          <w:tcPr>
            <w:tcW w:w="1416" w:type="dxa"/>
            <w:tcMar>
              <w:left w:w="105" w:type="dxa"/>
              <w:right w:w="105" w:type="dxa"/>
            </w:tcMar>
            <w:vAlign w:val="center"/>
          </w:tcPr>
          <w:p w14:paraId="2ED0A0E7" w14:textId="1529C9E1" w:rsidR="007246D7" w:rsidRPr="00D73353" w:rsidRDefault="007246D7" w:rsidP="00F5284E">
            <w:pPr>
              <w:rPr>
                <w:rFonts w:ascii="Aptos" w:eastAsia="DengXian" w:hAnsi="Aptos" w:cs="Aptos"/>
                <w:color w:val="000000" w:themeColor="text1"/>
                <w:sz w:val="22"/>
                <w:szCs w:val="22"/>
              </w:rPr>
            </w:pPr>
            <w:r w:rsidRPr="615D4277">
              <w:rPr>
                <w:rFonts w:ascii="Aptos" w:eastAsia="Aptos" w:hAnsi="Aptos" w:cs="Aptos"/>
                <w:b/>
                <w:bCs/>
                <w:color w:val="000000" w:themeColor="text1"/>
                <w:sz w:val="22"/>
                <w:szCs w:val="22"/>
              </w:rPr>
              <w:t>Qwen</w:t>
            </w:r>
            <w:r w:rsidR="00D73353">
              <w:rPr>
                <w:rFonts w:ascii="Aptos" w:eastAsia="DengXian" w:hAnsi="Aptos" w:cs="Aptos" w:hint="eastAsia"/>
                <w:b/>
                <w:bCs/>
                <w:color w:val="000000" w:themeColor="text1"/>
                <w:sz w:val="22"/>
                <w:szCs w:val="22"/>
              </w:rPr>
              <w:t>3</w:t>
            </w:r>
            <w:r w:rsidRPr="615D4277">
              <w:rPr>
                <w:rFonts w:ascii="Aptos" w:eastAsia="Aptos" w:hAnsi="Aptos" w:cs="Aptos"/>
                <w:b/>
                <w:bCs/>
                <w:color w:val="000000" w:themeColor="text1"/>
                <w:sz w:val="22"/>
                <w:szCs w:val="22"/>
              </w:rPr>
              <w:t>-</w:t>
            </w:r>
            <w:r w:rsidR="00D73353">
              <w:rPr>
                <w:rFonts w:ascii="Aptos" w:eastAsia="DengXian" w:hAnsi="Aptos" w:cs="Aptos" w:hint="eastAsia"/>
                <w:b/>
                <w:bCs/>
                <w:color w:val="000000" w:themeColor="text1"/>
                <w:sz w:val="22"/>
                <w:szCs w:val="22"/>
              </w:rPr>
              <w:t>30</w:t>
            </w:r>
            <w:r w:rsidRPr="615D4277">
              <w:rPr>
                <w:rFonts w:ascii="Aptos" w:eastAsia="Aptos" w:hAnsi="Aptos" w:cs="Aptos"/>
                <w:b/>
                <w:bCs/>
                <w:color w:val="000000" w:themeColor="text1"/>
                <w:sz w:val="22"/>
                <w:szCs w:val="22"/>
              </w:rPr>
              <w:t>B</w:t>
            </w:r>
            <w:r w:rsidR="00D73353">
              <w:rPr>
                <w:rFonts w:ascii="Aptos" w:eastAsia="DengXian" w:hAnsi="Aptos" w:cs="Aptos" w:hint="eastAsia"/>
                <w:b/>
                <w:bCs/>
                <w:color w:val="000000" w:themeColor="text1"/>
                <w:sz w:val="22"/>
                <w:szCs w:val="22"/>
              </w:rPr>
              <w:t>-</w:t>
            </w:r>
            <w:r w:rsidR="00F5284E">
              <w:rPr>
                <w:rFonts w:ascii="Aptos" w:eastAsia="DengXian" w:hAnsi="Aptos" w:cs="Aptos" w:hint="eastAsia"/>
                <w:b/>
                <w:bCs/>
                <w:color w:val="000000" w:themeColor="text1"/>
                <w:sz w:val="22"/>
                <w:szCs w:val="22"/>
              </w:rPr>
              <w:t>A3B-Instruct-2507</w:t>
            </w:r>
          </w:p>
        </w:tc>
        <w:tc>
          <w:tcPr>
            <w:tcW w:w="1684" w:type="dxa"/>
            <w:tcMar>
              <w:left w:w="105" w:type="dxa"/>
              <w:right w:w="105" w:type="dxa"/>
            </w:tcMar>
            <w:vAlign w:val="center"/>
          </w:tcPr>
          <w:p w14:paraId="14B98FE4" w14:textId="77777777" w:rsidR="007246D7" w:rsidRDefault="007246D7" w:rsidP="00F5284E">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Gsm8k</w:t>
            </w:r>
          </w:p>
          <w:p w14:paraId="2DD1ECBB" w14:textId="77777777" w:rsidR="007246D7" w:rsidRDefault="007246D7" w:rsidP="00F5284E">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(strict)</w:t>
            </w:r>
          </w:p>
        </w:tc>
        <w:tc>
          <w:tcPr>
            <w:tcW w:w="1403" w:type="dxa"/>
            <w:tcMar>
              <w:left w:w="105" w:type="dxa"/>
              <w:right w:w="105" w:type="dxa"/>
            </w:tcMar>
            <w:vAlign w:val="center"/>
          </w:tcPr>
          <w:p w14:paraId="69737FAC" w14:textId="77777777" w:rsidR="007246D7" w:rsidRDefault="007246D7" w:rsidP="00F5284E">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Mmlu</w:t>
            </w:r>
          </w:p>
        </w:tc>
        <w:tc>
          <w:tcPr>
            <w:tcW w:w="1432" w:type="dxa"/>
            <w:tcMar>
              <w:left w:w="105" w:type="dxa"/>
              <w:right w:w="105" w:type="dxa"/>
            </w:tcMar>
            <w:vAlign w:val="center"/>
          </w:tcPr>
          <w:p w14:paraId="0EF5DD1A" w14:textId="77777777" w:rsidR="007246D7" w:rsidRPr="00494BD5" w:rsidRDefault="007246D7" w:rsidP="00F5284E">
            <w:pPr>
              <w:rPr>
                <w:rFonts w:ascii="Aptos" w:eastAsia="Aptos" w:hAnsi="Aptos" w:cs="Aptos"/>
                <w:b/>
                <w:color w:val="000000" w:themeColor="text1"/>
                <w:sz w:val="22"/>
                <w:szCs w:val="22"/>
              </w:rPr>
            </w:pPr>
            <w:r w:rsidRPr="3E385298">
              <w:rPr>
                <w:rFonts w:ascii="Aptos" w:eastAsia="Aptos" w:hAnsi="Aptos" w:cs="Aptos"/>
                <w:b/>
                <w:bCs/>
                <w:color w:val="000000" w:themeColor="text1"/>
                <w:sz w:val="22"/>
                <w:szCs w:val="22"/>
              </w:rPr>
              <w:t>Piqa</w:t>
            </w:r>
          </w:p>
        </w:tc>
        <w:tc>
          <w:tcPr>
            <w:tcW w:w="1350" w:type="dxa"/>
            <w:tcMar>
              <w:left w:w="105" w:type="dxa"/>
              <w:right w:w="105" w:type="dxa"/>
            </w:tcMar>
            <w:vAlign w:val="center"/>
          </w:tcPr>
          <w:p w14:paraId="092FEC57" w14:textId="77777777" w:rsidR="007246D7" w:rsidRPr="00494BD5" w:rsidRDefault="007246D7" w:rsidP="00F5284E">
            <w:pPr>
              <w:rPr>
                <w:rFonts w:ascii="Aptos" w:eastAsia="Aptos" w:hAnsi="Aptos" w:cs="Aptos"/>
                <w:b/>
                <w:color w:val="000000" w:themeColor="text1"/>
                <w:sz w:val="22"/>
                <w:szCs w:val="22"/>
              </w:rPr>
            </w:pPr>
            <w:r w:rsidRPr="3E385298">
              <w:rPr>
                <w:rFonts w:ascii="Aptos" w:eastAsia="Aptos" w:hAnsi="Aptos" w:cs="Aptos"/>
                <w:b/>
                <w:bCs/>
                <w:color w:val="000000" w:themeColor="text1"/>
                <w:sz w:val="22"/>
                <w:szCs w:val="22"/>
              </w:rPr>
              <w:t>Hellaswag</w:t>
            </w:r>
          </w:p>
        </w:tc>
        <w:tc>
          <w:tcPr>
            <w:tcW w:w="1339" w:type="dxa"/>
          </w:tcPr>
          <w:p w14:paraId="0E8A7A6F" w14:textId="1B94B729" w:rsidR="007246D7" w:rsidRPr="3E385298" w:rsidRDefault="007246D7" w:rsidP="00F5284E">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AVG.</w:t>
            </w:r>
          </w:p>
        </w:tc>
      </w:tr>
      <w:tr w:rsidR="007246D7" w:rsidRPr="000F7159" w14:paraId="1226E545" w14:textId="77777777" w:rsidTr="00494BD5">
        <w:trPr>
          <w:trHeight w:val="300"/>
        </w:trPr>
        <w:tc>
          <w:tcPr>
            <w:tcW w:w="1416" w:type="dxa"/>
            <w:tcMar>
              <w:left w:w="105" w:type="dxa"/>
              <w:right w:w="105" w:type="dxa"/>
            </w:tcMar>
            <w:vAlign w:val="center"/>
          </w:tcPr>
          <w:p w14:paraId="7C909164" w14:textId="77777777" w:rsidR="007246D7" w:rsidRDefault="007246D7" w:rsidP="00F5284E">
            <w:pPr>
              <w:rPr>
                <w:rFonts w:ascii="Aptos" w:eastAsia="Aptos" w:hAnsi="Aptos" w:cs="Aptos"/>
                <w:color w:val="000000" w:themeColor="text1"/>
                <w:sz w:val="22"/>
                <w:szCs w:val="22"/>
              </w:rPr>
            </w:pPr>
            <w:r w:rsidRPr="615D4277">
              <w:rPr>
                <w:rFonts w:ascii="Aptos" w:eastAsia="Aptos" w:hAnsi="Aptos" w:cs="Aptos"/>
                <w:color w:val="000000" w:themeColor="text1"/>
                <w:sz w:val="22"/>
                <w:szCs w:val="22"/>
              </w:rPr>
              <w:t>BF16 (Qwen.ai)</w:t>
            </w:r>
          </w:p>
        </w:tc>
        <w:tc>
          <w:tcPr>
            <w:tcW w:w="1684" w:type="dxa"/>
            <w:tcMar>
              <w:left w:w="105" w:type="dxa"/>
              <w:right w:w="105" w:type="dxa"/>
            </w:tcMar>
          </w:tcPr>
          <w:p w14:paraId="5126A4BC" w14:textId="3E59D126" w:rsidR="007246D7" w:rsidRPr="000F7159" w:rsidRDefault="00D31DE0" w:rsidP="00F5284E">
            <w:pPr>
              <w:rPr>
                <w:rFonts w:ascii="Aptos" w:eastAsia="Aptos" w:hAnsi="Aptos" w:cs="Aptos"/>
                <w:color w:val="000000" w:themeColor="text1"/>
              </w:rPr>
            </w:pPr>
            <w:r w:rsidRPr="00D31DE0">
              <w:rPr>
                <w:rFonts w:ascii="Aptos" w:eastAsia="Aptos" w:hAnsi="Aptos" w:cs="Aptos"/>
                <w:color w:val="000000" w:themeColor="text1"/>
              </w:rPr>
              <w:t>0.</w:t>
            </w:r>
            <w:r w:rsidR="00E9103D" w:rsidRPr="00E9103D">
              <w:rPr>
                <w:rFonts w:ascii="Aptos" w:eastAsia="Aptos" w:hAnsi="Aptos" w:cs="Aptos"/>
                <w:color w:val="000000" w:themeColor="text1"/>
              </w:rPr>
              <w:t>9363</w:t>
            </w:r>
          </w:p>
        </w:tc>
        <w:tc>
          <w:tcPr>
            <w:tcW w:w="1403" w:type="dxa"/>
            <w:tcMar>
              <w:left w:w="105" w:type="dxa"/>
              <w:right w:w="105" w:type="dxa"/>
            </w:tcMar>
          </w:tcPr>
          <w:p w14:paraId="528AA06E" w14:textId="1C5C83C2" w:rsidR="007246D7" w:rsidRPr="000F7159" w:rsidRDefault="00F95572" w:rsidP="00F5284E">
            <w:pPr>
              <w:rPr>
                <w:rFonts w:ascii="Aptos" w:eastAsia="Aptos" w:hAnsi="Aptos" w:cs="Aptos"/>
                <w:color w:val="000000" w:themeColor="text1"/>
              </w:rPr>
            </w:pPr>
            <w:r w:rsidRPr="00F95572">
              <w:rPr>
                <w:rFonts w:ascii="Aptos" w:eastAsia="Aptos" w:hAnsi="Aptos" w:cs="Aptos"/>
                <w:color w:val="000000" w:themeColor="text1"/>
              </w:rPr>
              <w:t>0.8011</w:t>
            </w:r>
          </w:p>
        </w:tc>
        <w:tc>
          <w:tcPr>
            <w:tcW w:w="1432" w:type="dxa"/>
            <w:tcMar>
              <w:left w:w="105" w:type="dxa"/>
              <w:right w:w="105" w:type="dxa"/>
            </w:tcMar>
          </w:tcPr>
          <w:p w14:paraId="2B397786" w14:textId="631FF6D8" w:rsidR="007246D7" w:rsidRPr="000F7159" w:rsidRDefault="00D454A3" w:rsidP="00F5284E">
            <w:pPr>
              <w:rPr>
                <w:rFonts w:ascii="Aptos" w:eastAsia="Aptos" w:hAnsi="Aptos" w:cs="Aptos"/>
                <w:color w:val="000000" w:themeColor="text1"/>
              </w:rPr>
            </w:pPr>
            <w:r w:rsidRPr="00D454A3">
              <w:rPr>
                <w:rFonts w:ascii="Aptos" w:eastAsia="Aptos" w:hAnsi="Aptos" w:cs="Aptos"/>
                <w:color w:val="000000" w:themeColor="text1"/>
              </w:rPr>
              <w:t>0.8030</w:t>
            </w:r>
          </w:p>
        </w:tc>
        <w:tc>
          <w:tcPr>
            <w:tcW w:w="1350" w:type="dxa"/>
            <w:tcMar>
              <w:left w:w="105" w:type="dxa"/>
              <w:right w:w="105" w:type="dxa"/>
            </w:tcMar>
          </w:tcPr>
          <w:p w14:paraId="56AB282B" w14:textId="62498232" w:rsidR="007246D7" w:rsidRPr="000F7159" w:rsidRDefault="00BC6B39" w:rsidP="00F5284E">
            <w:pPr>
              <w:rPr>
                <w:rFonts w:ascii="Aptos" w:eastAsia="Aptos" w:hAnsi="Aptos" w:cs="Aptos"/>
                <w:color w:val="000000" w:themeColor="text1"/>
              </w:rPr>
            </w:pPr>
            <w:r w:rsidRPr="00BC6B39">
              <w:rPr>
                <w:rFonts w:ascii="Aptos" w:eastAsia="Aptos" w:hAnsi="Aptos" w:cs="Aptos"/>
                <w:color w:val="000000" w:themeColor="text1"/>
              </w:rPr>
              <w:t>0.6118</w:t>
            </w:r>
          </w:p>
        </w:tc>
        <w:tc>
          <w:tcPr>
            <w:tcW w:w="1339" w:type="dxa"/>
          </w:tcPr>
          <w:p w14:paraId="7F30E750" w14:textId="6EEAB7BB" w:rsidR="007246D7" w:rsidRPr="000F7159" w:rsidRDefault="00C4007D" w:rsidP="00F5284E">
            <w:pPr>
              <w:rPr>
                <w:rFonts w:ascii="Aptos" w:eastAsia="Aptos" w:hAnsi="Aptos" w:cs="Aptos"/>
                <w:color w:val="000000" w:themeColor="text1"/>
              </w:rPr>
            </w:pPr>
            <w:r w:rsidRPr="00C4007D">
              <w:rPr>
                <w:rFonts w:ascii="Aptos" w:eastAsia="Aptos" w:hAnsi="Aptos" w:cs="Aptos"/>
                <w:color w:val="000000" w:themeColor="text1"/>
              </w:rPr>
              <w:t>0.78805</w:t>
            </w:r>
          </w:p>
        </w:tc>
      </w:tr>
      <w:tr w:rsidR="007246D7" w:rsidRPr="000F7159" w14:paraId="2CB1A0F4" w14:textId="77777777" w:rsidTr="00494BD5">
        <w:trPr>
          <w:trHeight w:val="300"/>
        </w:trPr>
        <w:tc>
          <w:tcPr>
            <w:tcW w:w="1416" w:type="dxa"/>
            <w:tcMar>
              <w:left w:w="105" w:type="dxa"/>
              <w:right w:w="105" w:type="dxa"/>
            </w:tcMar>
            <w:vAlign w:val="center"/>
          </w:tcPr>
          <w:p w14:paraId="79364F9F" w14:textId="77777777" w:rsidR="007246D7" w:rsidRPr="3E385298" w:rsidRDefault="007246D7" w:rsidP="00F5284E">
            <w:pPr>
              <w:rPr>
                <w:rFonts w:ascii="Aptos" w:eastAsia="Aptos" w:hAnsi="Aptos" w:cs="Aptos"/>
                <w:color w:val="000000" w:themeColor="text1"/>
                <w:sz w:val="22"/>
                <w:szCs w:val="22"/>
              </w:rPr>
            </w:pPr>
            <w:r>
              <w:rPr>
                <w:rFonts w:ascii="Aptos" w:eastAsia="Aptos" w:hAnsi="Aptos" w:cs="Aptos"/>
                <w:color w:val="000000" w:themeColor="text1"/>
                <w:sz w:val="22"/>
                <w:szCs w:val="22"/>
              </w:rPr>
              <w:t>MXFP8</w:t>
            </w:r>
            <w:r w:rsidRPr="615D4277">
              <w:rPr>
                <w:rFonts w:ascii="Aptos" w:eastAsia="Aptos" w:hAnsi="Aptos" w:cs="Aptos"/>
                <w:color w:val="000000" w:themeColor="text1"/>
                <w:sz w:val="22"/>
                <w:szCs w:val="22"/>
              </w:rPr>
              <w:t xml:space="preserve"> (Intel)</w:t>
            </w:r>
          </w:p>
        </w:tc>
        <w:tc>
          <w:tcPr>
            <w:tcW w:w="1684" w:type="dxa"/>
            <w:tcMar>
              <w:left w:w="105" w:type="dxa"/>
              <w:right w:w="105" w:type="dxa"/>
            </w:tcMar>
          </w:tcPr>
          <w:p w14:paraId="33997282" w14:textId="0CE7CEEF" w:rsidR="007246D7" w:rsidRPr="000F7159" w:rsidRDefault="00D36586" w:rsidP="00F5284E">
            <w:pPr>
              <w:rPr>
                <w:rFonts w:ascii="Aptos" w:eastAsia="Aptos" w:hAnsi="Aptos" w:cs="Aptos"/>
                <w:color w:val="000000" w:themeColor="text1"/>
              </w:rPr>
            </w:pPr>
            <w:r w:rsidRPr="00D36586">
              <w:rPr>
                <w:rFonts w:ascii="Aptos" w:eastAsia="Aptos" w:hAnsi="Aptos" w:cs="Aptos"/>
                <w:color w:val="000000" w:themeColor="text1"/>
              </w:rPr>
              <w:t>0.9348</w:t>
            </w:r>
          </w:p>
        </w:tc>
        <w:tc>
          <w:tcPr>
            <w:tcW w:w="1403" w:type="dxa"/>
            <w:tcMar>
              <w:left w:w="105" w:type="dxa"/>
              <w:right w:w="105" w:type="dxa"/>
            </w:tcMar>
          </w:tcPr>
          <w:p w14:paraId="20CAC6DC" w14:textId="41ACF2BF" w:rsidR="007246D7" w:rsidRPr="000F7159" w:rsidRDefault="00B8322F" w:rsidP="00F5284E">
            <w:pPr>
              <w:rPr>
                <w:rFonts w:ascii="Aptos" w:eastAsia="Aptos" w:hAnsi="Aptos" w:cs="Aptos"/>
                <w:color w:val="000000" w:themeColor="text1"/>
              </w:rPr>
            </w:pPr>
            <w:r w:rsidRPr="00B8322F">
              <w:rPr>
                <w:rFonts w:ascii="Aptos" w:eastAsia="Aptos" w:hAnsi="Aptos" w:cs="Aptos"/>
                <w:color w:val="000000" w:themeColor="text1"/>
              </w:rPr>
              <w:t>0.8006 </w:t>
            </w:r>
          </w:p>
        </w:tc>
        <w:tc>
          <w:tcPr>
            <w:tcW w:w="1432" w:type="dxa"/>
            <w:tcMar>
              <w:left w:w="105" w:type="dxa"/>
              <w:right w:w="105" w:type="dxa"/>
            </w:tcMar>
          </w:tcPr>
          <w:p w14:paraId="1E3BB366" w14:textId="616A7A2B" w:rsidR="007246D7" w:rsidRPr="000F7159" w:rsidRDefault="00053850" w:rsidP="00F5284E">
            <w:pPr>
              <w:rPr>
                <w:rFonts w:ascii="Aptos" w:eastAsia="Aptos" w:hAnsi="Aptos" w:cs="Aptos"/>
                <w:color w:val="000000" w:themeColor="text1"/>
              </w:rPr>
            </w:pPr>
            <w:r w:rsidRPr="00053850">
              <w:rPr>
                <w:rFonts w:ascii="Aptos" w:eastAsia="Aptos" w:hAnsi="Aptos" w:cs="Aptos"/>
                <w:color w:val="000000" w:themeColor="text1"/>
              </w:rPr>
              <w:t>0.8079</w:t>
            </w:r>
          </w:p>
        </w:tc>
        <w:tc>
          <w:tcPr>
            <w:tcW w:w="1350" w:type="dxa"/>
            <w:tcMar>
              <w:left w:w="105" w:type="dxa"/>
              <w:right w:w="105" w:type="dxa"/>
            </w:tcMar>
          </w:tcPr>
          <w:p w14:paraId="735E22D9" w14:textId="4DE5FDCC" w:rsidR="007246D7" w:rsidRPr="000F7159" w:rsidRDefault="007142D5" w:rsidP="00F5284E">
            <w:pPr>
              <w:rPr>
                <w:rFonts w:ascii="Aptos" w:eastAsia="Aptos" w:hAnsi="Aptos" w:cs="Aptos"/>
                <w:color w:val="000000" w:themeColor="text1"/>
              </w:rPr>
            </w:pPr>
            <w:r w:rsidRPr="007142D5">
              <w:rPr>
                <w:rFonts w:ascii="Aptos" w:eastAsia="Aptos" w:hAnsi="Aptos" w:cs="Aptos"/>
                <w:color w:val="000000" w:themeColor="text1"/>
              </w:rPr>
              <w:t>0.6084</w:t>
            </w:r>
          </w:p>
        </w:tc>
        <w:tc>
          <w:tcPr>
            <w:tcW w:w="1339" w:type="dxa"/>
          </w:tcPr>
          <w:p w14:paraId="7D6BD404" w14:textId="4C29C1F9" w:rsidR="007246D7" w:rsidRPr="000F7159" w:rsidRDefault="00AE38AA" w:rsidP="00F5284E">
            <w:pPr>
              <w:rPr>
                <w:rFonts w:ascii="Aptos" w:eastAsia="Aptos" w:hAnsi="Aptos" w:cs="Aptos"/>
                <w:color w:val="000000" w:themeColor="text1"/>
              </w:rPr>
            </w:pPr>
            <w:r w:rsidRPr="00AE38AA">
              <w:rPr>
                <w:rFonts w:ascii="Aptos" w:eastAsia="Aptos" w:hAnsi="Aptos" w:cs="Aptos"/>
                <w:color w:val="000000" w:themeColor="text1"/>
              </w:rPr>
              <w:t>0.78792 </w:t>
            </w:r>
          </w:p>
        </w:tc>
      </w:tr>
      <w:tr w:rsidR="00C96DC6" w:rsidRPr="006D0C45" w14:paraId="753BBD3C" w14:textId="77777777" w:rsidTr="00494BD5">
        <w:trPr>
          <w:trHeight w:val="300"/>
        </w:trPr>
        <w:tc>
          <w:tcPr>
            <w:tcW w:w="1416" w:type="dxa"/>
            <w:tcMar>
              <w:left w:w="105" w:type="dxa"/>
              <w:right w:w="105" w:type="dxa"/>
            </w:tcMar>
          </w:tcPr>
          <w:p w14:paraId="35788217" w14:textId="1C0D93CA" w:rsidR="00C96DC6" w:rsidRDefault="00C96DC6" w:rsidP="00C96DC6">
            <w:pPr>
              <w:rPr>
                <w:rFonts w:ascii="Aptos" w:eastAsia="Aptos" w:hAnsi="Aptos" w:cs="Aptos"/>
                <w:color w:val="000000" w:themeColor="text1"/>
                <w:sz w:val="22"/>
                <w:szCs w:val="22"/>
              </w:rPr>
            </w:pPr>
            <w:r w:rsidRPr="3E38E132">
              <w:rPr>
                <w:rFonts w:ascii="Aptos" w:eastAsia="Aptos" w:hAnsi="Aptos" w:cs="Aptos"/>
                <w:color w:val="000000" w:themeColor="text1"/>
                <w:sz w:val="22"/>
                <w:szCs w:val="22"/>
              </w:rPr>
              <w:t xml:space="preserve">MXFP8(Intel) + FP8 KV </w:t>
            </w:r>
          </w:p>
        </w:tc>
        <w:tc>
          <w:tcPr>
            <w:tcW w:w="1684" w:type="dxa"/>
            <w:tcMar>
              <w:left w:w="105" w:type="dxa"/>
              <w:right w:w="105" w:type="dxa"/>
            </w:tcMar>
          </w:tcPr>
          <w:p w14:paraId="6B2370D6" w14:textId="60204D01" w:rsidR="00C96DC6" w:rsidRPr="000F7159" w:rsidRDefault="00C96DC6" w:rsidP="00C96DC6">
            <w:pPr>
              <w:rPr>
                <w:rFonts w:ascii="Aptos" w:eastAsia="Aptos" w:hAnsi="Aptos" w:cs="Aptos"/>
                <w:color w:val="000000" w:themeColor="text1"/>
              </w:rPr>
            </w:pPr>
          </w:p>
        </w:tc>
        <w:tc>
          <w:tcPr>
            <w:tcW w:w="1403" w:type="dxa"/>
            <w:tcMar>
              <w:left w:w="105" w:type="dxa"/>
              <w:right w:w="105" w:type="dxa"/>
            </w:tcMar>
          </w:tcPr>
          <w:p w14:paraId="49ACC2B2" w14:textId="065759E5" w:rsidR="00C96DC6" w:rsidRPr="000F7159" w:rsidRDefault="00C96DC6" w:rsidP="00C96DC6">
            <w:pPr>
              <w:rPr>
                <w:rFonts w:ascii="Aptos" w:eastAsia="Aptos" w:hAnsi="Aptos" w:cs="Aptos"/>
                <w:color w:val="000000" w:themeColor="text1"/>
              </w:rPr>
            </w:pPr>
          </w:p>
        </w:tc>
        <w:tc>
          <w:tcPr>
            <w:tcW w:w="1432" w:type="dxa"/>
            <w:tcMar>
              <w:left w:w="105" w:type="dxa"/>
              <w:right w:w="105" w:type="dxa"/>
            </w:tcMar>
          </w:tcPr>
          <w:p w14:paraId="03B5F15F" w14:textId="03704D6F" w:rsidR="00C96DC6" w:rsidRPr="000F7159" w:rsidRDefault="00C96DC6" w:rsidP="00C96DC6">
            <w:pPr>
              <w:rPr>
                <w:rFonts w:ascii="Aptos" w:eastAsia="Aptos" w:hAnsi="Aptos" w:cs="Aptos"/>
                <w:color w:val="000000" w:themeColor="text1"/>
              </w:rPr>
            </w:pPr>
          </w:p>
        </w:tc>
        <w:tc>
          <w:tcPr>
            <w:tcW w:w="1350" w:type="dxa"/>
            <w:tcMar>
              <w:left w:w="105" w:type="dxa"/>
              <w:right w:w="105" w:type="dxa"/>
            </w:tcMar>
          </w:tcPr>
          <w:p w14:paraId="75F980A8" w14:textId="789EE97D" w:rsidR="00C96DC6" w:rsidRPr="000F7159" w:rsidRDefault="00C96DC6" w:rsidP="00C96DC6">
            <w:pPr>
              <w:rPr>
                <w:rFonts w:ascii="Aptos" w:eastAsia="Aptos" w:hAnsi="Aptos" w:cs="Aptos"/>
                <w:color w:val="000000" w:themeColor="text1"/>
              </w:rPr>
            </w:pPr>
          </w:p>
        </w:tc>
        <w:tc>
          <w:tcPr>
            <w:tcW w:w="1339" w:type="dxa"/>
          </w:tcPr>
          <w:p w14:paraId="7FC9A13E" w14:textId="59FDCC99" w:rsidR="00C96DC6" w:rsidRPr="006D0C45" w:rsidRDefault="00C96DC6" w:rsidP="00C96DC6"/>
        </w:tc>
      </w:tr>
      <w:tr w:rsidR="00C96DC6" w:rsidRPr="000F7159" w14:paraId="7C9C0AA8" w14:textId="77777777" w:rsidTr="00494BD5">
        <w:trPr>
          <w:trHeight w:val="300"/>
        </w:trPr>
        <w:tc>
          <w:tcPr>
            <w:tcW w:w="1416" w:type="dxa"/>
            <w:tcMar>
              <w:left w:w="105" w:type="dxa"/>
              <w:right w:w="105" w:type="dxa"/>
            </w:tcMar>
          </w:tcPr>
          <w:p w14:paraId="0FD78E6D" w14:textId="1838B983" w:rsidR="00C96DC6" w:rsidRDefault="00C96DC6" w:rsidP="00C96DC6">
            <w:pPr>
              <w:rPr>
                <w:rFonts w:ascii="Aptos" w:eastAsia="Aptos" w:hAnsi="Aptos" w:cs="Aptos"/>
                <w:color w:val="000000" w:themeColor="text1"/>
                <w:sz w:val="22"/>
                <w:szCs w:val="22"/>
              </w:rPr>
            </w:pPr>
            <w:r w:rsidRPr="3E38E132">
              <w:rPr>
                <w:rFonts w:ascii="Aptos" w:eastAsia="Aptos" w:hAnsi="Aptos" w:cs="Aptos"/>
                <w:color w:val="000000" w:themeColor="text1"/>
                <w:sz w:val="22"/>
                <w:szCs w:val="22"/>
              </w:rPr>
              <w:t>MXFP8(Intel) + FP8 KV + FP8 Attention</w:t>
            </w:r>
          </w:p>
        </w:tc>
        <w:tc>
          <w:tcPr>
            <w:tcW w:w="1684" w:type="dxa"/>
            <w:tcMar>
              <w:left w:w="105" w:type="dxa"/>
              <w:right w:w="105" w:type="dxa"/>
            </w:tcMar>
          </w:tcPr>
          <w:p w14:paraId="4B3CDF9B" w14:textId="77777777" w:rsidR="00C96DC6" w:rsidRPr="000F7159" w:rsidRDefault="00C96DC6" w:rsidP="00C96DC6">
            <w:pPr>
              <w:rPr>
                <w:rFonts w:ascii="Aptos" w:eastAsia="Aptos" w:hAnsi="Aptos" w:cs="Aptos"/>
                <w:color w:val="000000" w:themeColor="text1"/>
              </w:rPr>
            </w:pPr>
          </w:p>
        </w:tc>
        <w:tc>
          <w:tcPr>
            <w:tcW w:w="1403" w:type="dxa"/>
            <w:tcMar>
              <w:left w:w="105" w:type="dxa"/>
              <w:right w:w="105" w:type="dxa"/>
            </w:tcMar>
          </w:tcPr>
          <w:p w14:paraId="795B25FB" w14:textId="2EE06120" w:rsidR="00C96DC6" w:rsidRPr="000F7159" w:rsidRDefault="00C96DC6" w:rsidP="00C96DC6">
            <w:pPr>
              <w:rPr>
                <w:rFonts w:ascii="Aptos" w:eastAsia="Aptos" w:hAnsi="Aptos" w:cs="Aptos"/>
                <w:color w:val="000000" w:themeColor="text1"/>
              </w:rPr>
            </w:pPr>
          </w:p>
        </w:tc>
        <w:tc>
          <w:tcPr>
            <w:tcW w:w="1432" w:type="dxa"/>
            <w:tcMar>
              <w:left w:w="105" w:type="dxa"/>
              <w:right w:w="105" w:type="dxa"/>
            </w:tcMar>
          </w:tcPr>
          <w:p w14:paraId="38CD04DF" w14:textId="518322F1" w:rsidR="00C96DC6" w:rsidRPr="000F7159" w:rsidRDefault="00C96DC6" w:rsidP="00C96DC6">
            <w:pPr>
              <w:rPr>
                <w:rFonts w:ascii="Aptos" w:eastAsia="Aptos" w:hAnsi="Aptos" w:cs="Aptos"/>
                <w:color w:val="000000" w:themeColor="text1"/>
              </w:rPr>
            </w:pPr>
          </w:p>
        </w:tc>
        <w:tc>
          <w:tcPr>
            <w:tcW w:w="1350" w:type="dxa"/>
            <w:tcMar>
              <w:left w:w="105" w:type="dxa"/>
              <w:right w:w="105" w:type="dxa"/>
            </w:tcMar>
          </w:tcPr>
          <w:p w14:paraId="4862677D" w14:textId="77777777" w:rsidR="00C96DC6" w:rsidRPr="000F7159" w:rsidRDefault="00C96DC6" w:rsidP="00C96DC6">
            <w:pPr>
              <w:rPr>
                <w:rFonts w:ascii="Aptos" w:eastAsia="Aptos" w:hAnsi="Aptos" w:cs="Aptos"/>
                <w:color w:val="000000" w:themeColor="text1"/>
              </w:rPr>
            </w:pPr>
          </w:p>
        </w:tc>
        <w:tc>
          <w:tcPr>
            <w:tcW w:w="1339" w:type="dxa"/>
          </w:tcPr>
          <w:p w14:paraId="022911C9" w14:textId="5236FCA6" w:rsidR="00C96DC6" w:rsidRPr="000F7159" w:rsidRDefault="00C96DC6" w:rsidP="00C96DC6">
            <w:pPr>
              <w:rPr>
                <w:rFonts w:ascii="Aptos" w:eastAsia="Aptos" w:hAnsi="Aptos" w:cs="Aptos"/>
                <w:color w:val="000000" w:themeColor="text1"/>
              </w:rPr>
            </w:pPr>
          </w:p>
        </w:tc>
      </w:tr>
    </w:tbl>
    <w:p w14:paraId="026BB24D" w14:textId="0B9352AD" w:rsidR="005017E7" w:rsidRDefault="005620E4" w:rsidP="005017E7">
      <w:pPr>
        <w:pStyle w:val="Heading3"/>
        <w:numPr>
          <w:ilvl w:val="2"/>
          <w:numId w:val="3"/>
        </w:numPr>
        <w:rPr>
          <w:rFonts w:eastAsia="DengXian"/>
          <w:b/>
          <w:bCs/>
          <w:color w:val="auto"/>
        </w:rPr>
      </w:pPr>
      <w:bookmarkStart w:id="160" w:name="_Toc228179957"/>
      <w:r>
        <w:rPr>
          <w:rFonts w:eastAsia="DengXian"/>
          <w:b/>
          <w:bCs/>
          <w:color w:val="auto"/>
        </w:rPr>
        <w:lastRenderedPageBreak/>
        <w:t xml:space="preserve">TurboQuant </w:t>
      </w:r>
      <w:r w:rsidR="009B7C49">
        <w:rPr>
          <w:rFonts w:eastAsia="DengXian"/>
          <w:b/>
          <w:bCs/>
          <w:color w:val="auto"/>
        </w:rPr>
        <w:t xml:space="preserve">Quantized </w:t>
      </w:r>
      <w:r w:rsidR="003F0446">
        <w:rPr>
          <w:rFonts w:eastAsia="DengXian"/>
          <w:b/>
          <w:bCs/>
          <w:color w:val="auto"/>
        </w:rPr>
        <w:t>KV</w:t>
      </w:r>
      <w:r w:rsidR="00161705">
        <w:rPr>
          <w:rFonts w:eastAsia="DengXian"/>
          <w:b/>
          <w:bCs/>
          <w:color w:val="auto"/>
        </w:rPr>
        <w:t xml:space="preserve"> </w:t>
      </w:r>
      <w:r w:rsidR="009B7C49">
        <w:rPr>
          <w:rFonts w:eastAsia="DengXian"/>
          <w:b/>
          <w:bCs/>
          <w:color w:val="auto"/>
        </w:rPr>
        <w:t>C</w:t>
      </w:r>
      <w:r w:rsidR="00871C04">
        <w:rPr>
          <w:rFonts w:eastAsia="DengXian"/>
          <w:b/>
          <w:bCs/>
          <w:color w:val="auto"/>
        </w:rPr>
        <w:t xml:space="preserve">ache </w:t>
      </w:r>
      <w:r w:rsidR="003F6CD7">
        <w:rPr>
          <w:rFonts w:eastAsia="DengXian"/>
          <w:b/>
          <w:bCs/>
          <w:color w:val="auto"/>
        </w:rPr>
        <w:t>A</w:t>
      </w:r>
      <w:r w:rsidR="00161705">
        <w:rPr>
          <w:rFonts w:eastAsia="DengXian"/>
          <w:b/>
          <w:bCs/>
          <w:color w:val="auto"/>
        </w:rPr>
        <w:t>ccuracy</w:t>
      </w:r>
      <w:bookmarkEnd w:id="160"/>
    </w:p>
    <w:p w14:paraId="53C326BB" w14:textId="0F6E65CC" w:rsidR="005877B8" w:rsidRPr="005877B8" w:rsidRDefault="005877B8" w:rsidP="005877B8">
      <w:pPr>
        <w:rPr>
          <w:rFonts w:eastAsia="DengXian"/>
        </w:rPr>
      </w:pPr>
      <w:r>
        <w:rPr>
          <w:rFonts w:eastAsia="DengXian"/>
        </w:rPr>
        <w:t>T</w:t>
      </w:r>
      <w:r>
        <w:rPr>
          <w:rFonts w:eastAsia="DengXian" w:hint="eastAsia"/>
        </w:rPr>
        <w:t xml:space="preserve">urboquant </w:t>
      </w:r>
      <w:r>
        <w:rPr>
          <w:rFonts w:eastAsia="DengXian"/>
        </w:rPr>
        <w:t>verified</w:t>
      </w:r>
      <w:r>
        <w:rPr>
          <w:rFonts w:eastAsia="DengXian" w:hint="eastAsia"/>
        </w:rPr>
        <w:t xml:space="preserve"> with Qwen3-30B-A3B-Instruct-2507-FP8.</w:t>
      </w:r>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44"/>
        <w:gridCol w:w="2890"/>
        <w:gridCol w:w="2590"/>
      </w:tblGrid>
      <w:tr w:rsidR="00B061DE" w14:paraId="4DCD6009" w14:textId="77777777" w:rsidTr="00B061DE">
        <w:trPr>
          <w:trHeight w:val="300"/>
        </w:trPr>
        <w:tc>
          <w:tcPr>
            <w:tcW w:w="3144" w:type="dxa"/>
            <w:tcMar>
              <w:left w:w="105" w:type="dxa"/>
              <w:right w:w="105" w:type="dxa"/>
            </w:tcMar>
            <w:vAlign w:val="center"/>
          </w:tcPr>
          <w:p w14:paraId="7C8190C2" w14:textId="065F033F" w:rsidR="00B061DE" w:rsidRPr="00501F85" w:rsidRDefault="00B061DE" w:rsidP="00B061DE">
            <w:pPr>
              <w:pStyle w:val="Heading3"/>
              <w:rPr>
                <w:rFonts w:eastAsia="DengXian"/>
                <w:b/>
                <w:bCs/>
                <w:color w:val="auto"/>
              </w:rPr>
            </w:pPr>
            <w:bookmarkStart w:id="161" w:name="_Toc228179958"/>
            <w:r w:rsidRPr="005017E7">
              <w:rPr>
                <w:b/>
                <w:color w:val="auto"/>
              </w:rPr>
              <w:t>Qwen3-30B-A3B-Instruct-2507</w:t>
            </w:r>
            <w:r w:rsidR="00501F85">
              <w:rPr>
                <w:rFonts w:eastAsia="DengXian" w:hint="eastAsia"/>
                <w:b/>
                <w:color w:val="auto"/>
              </w:rPr>
              <w:t>-FP8</w:t>
            </w:r>
            <w:bookmarkEnd w:id="161"/>
          </w:p>
          <w:p w14:paraId="2F1E019E" w14:textId="57BFA1CF" w:rsidR="00B061DE" w:rsidRPr="00B061DE" w:rsidRDefault="00B061DE">
            <w:pPr>
              <w:rPr>
                <w:rFonts w:ascii="Aptos" w:eastAsia="DengXian" w:hAnsi="Aptos" w:cs="Aptos"/>
                <w:b/>
                <w:color w:val="000000" w:themeColor="text1"/>
                <w:sz w:val="22"/>
                <w:szCs w:val="22"/>
              </w:rPr>
            </w:pPr>
          </w:p>
        </w:tc>
        <w:tc>
          <w:tcPr>
            <w:tcW w:w="2890" w:type="dxa"/>
            <w:tcMar>
              <w:left w:w="105" w:type="dxa"/>
              <w:right w:w="105" w:type="dxa"/>
            </w:tcMar>
            <w:vAlign w:val="center"/>
          </w:tcPr>
          <w:p w14:paraId="456F03D4" w14:textId="61844E61" w:rsidR="00B061DE" w:rsidRPr="00B061DE" w:rsidRDefault="00B061DE">
            <w:pPr>
              <w:rPr>
                <w:rFonts w:ascii="Aptos" w:eastAsia="DengXian" w:hAnsi="Aptos" w:cs="Aptos"/>
                <w:color w:val="000000" w:themeColor="text1"/>
                <w:sz w:val="22"/>
                <w:szCs w:val="22"/>
              </w:rPr>
            </w:pPr>
            <w:r w:rsidRPr="00B061DE">
              <w:rPr>
                <w:rFonts w:ascii="Aptos" w:eastAsia="DengXian" w:hAnsi="Aptos" w:cs="Aptos"/>
                <w:color w:val="000000" w:themeColor="text1"/>
                <w:sz w:val="22"/>
                <w:szCs w:val="22"/>
              </w:rPr>
              <w:t>M</w:t>
            </w:r>
            <w:r w:rsidRPr="00B061DE">
              <w:rPr>
                <w:rFonts w:ascii="Aptos" w:eastAsia="DengXian" w:hAnsi="Aptos" w:cs="Aptos" w:hint="eastAsia"/>
                <w:color w:val="000000" w:themeColor="text1"/>
                <w:sz w:val="22"/>
                <w:szCs w:val="22"/>
              </w:rPr>
              <w:t>ath500</w:t>
            </w:r>
          </w:p>
        </w:tc>
        <w:tc>
          <w:tcPr>
            <w:tcW w:w="2590" w:type="dxa"/>
            <w:tcMar>
              <w:left w:w="105" w:type="dxa"/>
              <w:right w:w="105" w:type="dxa"/>
            </w:tcMar>
            <w:vAlign w:val="center"/>
          </w:tcPr>
          <w:p w14:paraId="4EF2A5BF" w14:textId="64247A7E" w:rsidR="00B061DE" w:rsidRPr="00B061DE" w:rsidRDefault="00B061DE">
            <w:pP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MMLU</w:t>
            </w:r>
          </w:p>
        </w:tc>
      </w:tr>
      <w:tr w:rsidR="00B061DE" w:rsidRPr="000F7159" w14:paraId="6AB280B4" w14:textId="77777777" w:rsidTr="00B061DE">
        <w:trPr>
          <w:trHeight w:val="300"/>
        </w:trPr>
        <w:tc>
          <w:tcPr>
            <w:tcW w:w="3144" w:type="dxa"/>
            <w:tcMar>
              <w:left w:w="105" w:type="dxa"/>
              <w:right w:w="105" w:type="dxa"/>
            </w:tcMar>
            <w:vAlign w:val="center"/>
          </w:tcPr>
          <w:p w14:paraId="0CCBA64A" w14:textId="2215EBE9" w:rsidR="00B061DE" w:rsidRPr="00B061DE" w:rsidRDefault="00B061DE">
            <w:pP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FP8</w:t>
            </w:r>
            <w:r w:rsidR="00A379D9">
              <w:rPr>
                <w:rFonts w:ascii="Aptos" w:eastAsia="DengXian" w:hAnsi="Aptos" w:cs="Aptos" w:hint="eastAsia"/>
                <w:color w:val="000000" w:themeColor="text1"/>
                <w:sz w:val="22"/>
                <w:szCs w:val="22"/>
              </w:rPr>
              <w:t>(fp8 kv)</w:t>
            </w:r>
          </w:p>
        </w:tc>
        <w:tc>
          <w:tcPr>
            <w:tcW w:w="2890" w:type="dxa"/>
            <w:tcMar>
              <w:left w:w="105" w:type="dxa"/>
              <w:right w:w="105" w:type="dxa"/>
            </w:tcMar>
            <w:vAlign w:val="center"/>
          </w:tcPr>
          <w:p w14:paraId="7BB72505" w14:textId="7EFDC8FE" w:rsidR="00B061DE" w:rsidRPr="000F7159" w:rsidRDefault="00920C94">
            <w:pPr>
              <w:rPr>
                <w:rFonts w:ascii="Aptos" w:eastAsia="Aptos" w:hAnsi="Aptos" w:cs="Aptos"/>
                <w:color w:val="000000" w:themeColor="text1"/>
              </w:rPr>
            </w:pPr>
            <w:r>
              <w:rPr>
                <w:rFonts w:ascii="Aptos" w:eastAsia="DengXian" w:hAnsi="Aptos" w:cs="Aptos" w:hint="eastAsia"/>
                <w:color w:val="000000" w:themeColor="text1"/>
              </w:rPr>
              <w:t>95.6</w:t>
            </w:r>
          </w:p>
        </w:tc>
        <w:tc>
          <w:tcPr>
            <w:tcW w:w="2590" w:type="dxa"/>
            <w:tcMar>
              <w:left w:w="105" w:type="dxa"/>
              <w:right w:w="105" w:type="dxa"/>
            </w:tcMar>
            <w:vAlign w:val="center"/>
          </w:tcPr>
          <w:p w14:paraId="3C141D3D" w14:textId="400CC221" w:rsidR="00B061DE" w:rsidRPr="007964A0" w:rsidRDefault="007964A0">
            <w:pPr>
              <w:rPr>
                <w:rFonts w:ascii="Aptos" w:eastAsia="DengXian" w:hAnsi="Aptos" w:cs="Aptos"/>
                <w:color w:val="000000" w:themeColor="text1"/>
              </w:rPr>
            </w:pPr>
            <w:r>
              <w:rPr>
                <w:rFonts w:ascii="Aptos" w:eastAsia="DengXian" w:hAnsi="Aptos" w:cs="Aptos" w:hint="eastAsia"/>
                <w:color w:val="000000" w:themeColor="text1"/>
              </w:rPr>
              <w:t>88.69</w:t>
            </w:r>
          </w:p>
        </w:tc>
      </w:tr>
      <w:tr w:rsidR="00B061DE" w:rsidRPr="000F7159" w14:paraId="52EB748D" w14:textId="77777777" w:rsidTr="00B061DE">
        <w:trPr>
          <w:trHeight w:val="300"/>
        </w:trPr>
        <w:tc>
          <w:tcPr>
            <w:tcW w:w="3144" w:type="dxa"/>
            <w:tcMar>
              <w:left w:w="105" w:type="dxa"/>
              <w:right w:w="105" w:type="dxa"/>
            </w:tcMar>
            <w:vAlign w:val="center"/>
          </w:tcPr>
          <w:p w14:paraId="3B9DCAC2" w14:textId="297CC59C" w:rsidR="00B061DE" w:rsidRPr="00A379D9" w:rsidRDefault="00A379D9">
            <w:pP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FP8(turboquant, k8v</w:t>
            </w:r>
            <w:r w:rsidR="00920C94">
              <w:rPr>
                <w:rFonts w:ascii="Aptos" w:eastAsia="DengXian" w:hAnsi="Aptos" w:cs="Aptos" w:hint="eastAsia"/>
                <w:color w:val="000000" w:themeColor="text1"/>
                <w:sz w:val="22"/>
                <w:szCs w:val="22"/>
              </w:rPr>
              <w:t>4</w:t>
            </w:r>
            <w:r>
              <w:rPr>
                <w:rFonts w:ascii="Aptos" w:eastAsia="DengXian" w:hAnsi="Aptos" w:cs="Aptos" w:hint="eastAsia"/>
                <w:color w:val="000000" w:themeColor="text1"/>
                <w:sz w:val="22"/>
                <w:szCs w:val="22"/>
              </w:rPr>
              <w:t>)</w:t>
            </w:r>
          </w:p>
        </w:tc>
        <w:tc>
          <w:tcPr>
            <w:tcW w:w="2890" w:type="dxa"/>
            <w:tcMar>
              <w:left w:w="105" w:type="dxa"/>
              <w:right w:w="105" w:type="dxa"/>
            </w:tcMar>
            <w:vAlign w:val="center"/>
          </w:tcPr>
          <w:p w14:paraId="2F7851B0" w14:textId="622B814F" w:rsidR="00B061DE" w:rsidRPr="000F7159" w:rsidRDefault="00920C94">
            <w:pPr>
              <w:rPr>
                <w:rFonts w:ascii="Aptos" w:eastAsia="Aptos" w:hAnsi="Aptos" w:cs="Aptos"/>
                <w:color w:val="000000" w:themeColor="text1"/>
              </w:rPr>
            </w:pPr>
            <w:r>
              <w:rPr>
                <w:rFonts w:ascii="Aptos" w:eastAsia="DengXian" w:hAnsi="Aptos" w:cs="Aptos" w:hint="eastAsia"/>
                <w:color w:val="000000" w:themeColor="text1"/>
              </w:rPr>
              <w:t>95.8</w:t>
            </w:r>
          </w:p>
        </w:tc>
        <w:tc>
          <w:tcPr>
            <w:tcW w:w="2590" w:type="dxa"/>
            <w:tcMar>
              <w:left w:w="105" w:type="dxa"/>
              <w:right w:w="105" w:type="dxa"/>
            </w:tcMar>
            <w:vAlign w:val="center"/>
          </w:tcPr>
          <w:p w14:paraId="35E2A547" w14:textId="3CEFDE74" w:rsidR="00B061DE" w:rsidRPr="000F7159" w:rsidRDefault="00842BA3">
            <w:pPr>
              <w:rPr>
                <w:rFonts w:ascii="Aptos" w:eastAsia="Aptos" w:hAnsi="Aptos" w:cs="Aptos"/>
                <w:color w:val="000000" w:themeColor="text1"/>
              </w:rPr>
            </w:pPr>
            <w:r>
              <w:rPr>
                <w:rFonts w:ascii="Aptos" w:eastAsia="DengXian" w:hAnsi="Aptos" w:cs="Aptos" w:hint="eastAsia"/>
                <w:color w:val="000000" w:themeColor="text1"/>
              </w:rPr>
              <w:t>88.61</w:t>
            </w:r>
          </w:p>
        </w:tc>
      </w:tr>
      <w:tr w:rsidR="00B061DE" w:rsidRPr="000F7159" w14:paraId="3E8CAB91" w14:textId="77777777" w:rsidTr="00B061DE">
        <w:trPr>
          <w:trHeight w:val="300"/>
        </w:trPr>
        <w:tc>
          <w:tcPr>
            <w:tcW w:w="3144" w:type="dxa"/>
            <w:tcMar>
              <w:left w:w="105" w:type="dxa"/>
              <w:right w:w="105" w:type="dxa"/>
            </w:tcMar>
            <w:vAlign w:val="center"/>
          </w:tcPr>
          <w:p w14:paraId="6CEF452E" w14:textId="39B93594" w:rsidR="00B061DE" w:rsidRDefault="00920C94">
            <w:pPr>
              <w:rPr>
                <w:rFonts w:ascii="Aptos" w:eastAsia="Aptos" w:hAnsi="Aptos" w:cs="Aptos"/>
                <w:color w:val="000000" w:themeColor="text1"/>
                <w:sz w:val="22"/>
                <w:szCs w:val="22"/>
              </w:rPr>
            </w:pPr>
            <w:r>
              <w:rPr>
                <w:rFonts w:ascii="Aptos" w:eastAsia="DengXian" w:hAnsi="Aptos" w:cs="Aptos" w:hint="eastAsia"/>
                <w:color w:val="000000" w:themeColor="text1"/>
                <w:sz w:val="22"/>
                <w:szCs w:val="22"/>
              </w:rPr>
              <w:t>FP8(turboquant, 4bit and nc)</w:t>
            </w:r>
          </w:p>
        </w:tc>
        <w:tc>
          <w:tcPr>
            <w:tcW w:w="2890" w:type="dxa"/>
            <w:tcMar>
              <w:left w:w="105" w:type="dxa"/>
              <w:right w:w="105" w:type="dxa"/>
            </w:tcMar>
            <w:vAlign w:val="center"/>
          </w:tcPr>
          <w:p w14:paraId="323DDE76" w14:textId="5C007178" w:rsidR="00B061DE" w:rsidRPr="00315EE2" w:rsidRDefault="00315EE2">
            <w:pPr>
              <w:rPr>
                <w:rFonts w:ascii="Aptos" w:eastAsia="DengXian" w:hAnsi="Aptos" w:cs="Aptos"/>
                <w:color w:val="000000" w:themeColor="text1"/>
              </w:rPr>
            </w:pPr>
            <w:r>
              <w:rPr>
                <w:rFonts w:ascii="Aptos" w:eastAsia="DengXian" w:hAnsi="Aptos" w:cs="Aptos" w:hint="eastAsia"/>
                <w:color w:val="000000" w:themeColor="text1"/>
              </w:rPr>
              <w:t>97</w:t>
            </w:r>
          </w:p>
        </w:tc>
        <w:tc>
          <w:tcPr>
            <w:tcW w:w="2590" w:type="dxa"/>
            <w:tcMar>
              <w:left w:w="105" w:type="dxa"/>
              <w:right w:w="105" w:type="dxa"/>
            </w:tcMar>
            <w:vAlign w:val="center"/>
          </w:tcPr>
          <w:p w14:paraId="0A8C2C50" w14:textId="2B7B64AA" w:rsidR="00B061DE" w:rsidRPr="000F7159" w:rsidRDefault="0050726D">
            <w:pPr>
              <w:rPr>
                <w:rFonts w:ascii="Aptos" w:eastAsia="Aptos" w:hAnsi="Aptos" w:cs="Aptos"/>
                <w:color w:val="000000" w:themeColor="text1"/>
              </w:rPr>
            </w:pPr>
            <w:r>
              <w:rPr>
                <w:rFonts w:ascii="Aptos" w:eastAsia="DengXian" w:hAnsi="Aptos" w:cs="Aptos" w:hint="eastAsia"/>
                <w:color w:val="000000" w:themeColor="text1"/>
              </w:rPr>
              <w:t>88.19</w:t>
            </w:r>
          </w:p>
        </w:tc>
      </w:tr>
      <w:tr w:rsidR="00B061DE" w:rsidRPr="000F7159" w14:paraId="5079F682" w14:textId="77777777" w:rsidTr="00B061DE">
        <w:trPr>
          <w:trHeight w:val="300"/>
        </w:trPr>
        <w:tc>
          <w:tcPr>
            <w:tcW w:w="3144" w:type="dxa"/>
            <w:tcMar>
              <w:left w:w="105" w:type="dxa"/>
              <w:right w:w="105" w:type="dxa"/>
            </w:tcMar>
            <w:vAlign w:val="center"/>
          </w:tcPr>
          <w:p w14:paraId="3AADC191" w14:textId="2409E7E8" w:rsidR="00B061DE" w:rsidRDefault="00920C94">
            <w:pPr>
              <w:rPr>
                <w:rFonts w:ascii="Aptos" w:eastAsia="Aptos" w:hAnsi="Aptos" w:cs="Aptos"/>
                <w:color w:val="000000" w:themeColor="text1"/>
                <w:sz w:val="22"/>
                <w:szCs w:val="22"/>
              </w:rPr>
            </w:pPr>
            <w:r>
              <w:rPr>
                <w:rFonts w:ascii="Aptos" w:eastAsia="DengXian" w:hAnsi="Aptos" w:cs="Aptos" w:hint="eastAsia"/>
                <w:color w:val="000000" w:themeColor="text1"/>
                <w:sz w:val="22"/>
                <w:szCs w:val="22"/>
              </w:rPr>
              <w:t>FP8(turboquant, k4v3 and nc)</w:t>
            </w:r>
          </w:p>
        </w:tc>
        <w:tc>
          <w:tcPr>
            <w:tcW w:w="2890" w:type="dxa"/>
            <w:tcMar>
              <w:left w:w="105" w:type="dxa"/>
              <w:right w:w="105" w:type="dxa"/>
            </w:tcMar>
            <w:vAlign w:val="center"/>
          </w:tcPr>
          <w:p w14:paraId="36E7A321" w14:textId="184E189F" w:rsidR="00B061DE" w:rsidRPr="00315EE2" w:rsidRDefault="00315EE2">
            <w:pPr>
              <w:rPr>
                <w:rFonts w:ascii="Aptos" w:eastAsia="DengXian" w:hAnsi="Aptos" w:cs="Aptos"/>
                <w:color w:val="000000" w:themeColor="text1"/>
              </w:rPr>
            </w:pPr>
            <w:r>
              <w:rPr>
                <w:rFonts w:ascii="Aptos" w:eastAsia="DengXian" w:hAnsi="Aptos" w:cs="Aptos" w:hint="eastAsia"/>
                <w:color w:val="000000" w:themeColor="text1"/>
              </w:rPr>
              <w:t>90.6</w:t>
            </w:r>
          </w:p>
        </w:tc>
        <w:tc>
          <w:tcPr>
            <w:tcW w:w="2590" w:type="dxa"/>
            <w:tcMar>
              <w:left w:w="105" w:type="dxa"/>
              <w:right w:w="105" w:type="dxa"/>
            </w:tcMar>
            <w:vAlign w:val="center"/>
          </w:tcPr>
          <w:p w14:paraId="6F69FF74" w14:textId="46009CB5" w:rsidR="00B061DE" w:rsidRPr="000F7159" w:rsidRDefault="0050726D">
            <w:pPr>
              <w:rPr>
                <w:rFonts w:ascii="Aptos" w:eastAsia="Aptos" w:hAnsi="Aptos" w:cs="Aptos"/>
                <w:color w:val="000000" w:themeColor="text1"/>
              </w:rPr>
            </w:pPr>
            <w:r>
              <w:rPr>
                <w:rFonts w:ascii="Aptos" w:eastAsia="DengXian" w:hAnsi="Aptos" w:cs="Aptos" w:hint="eastAsia"/>
                <w:color w:val="000000" w:themeColor="text1"/>
              </w:rPr>
              <w:t>87.08</w:t>
            </w:r>
          </w:p>
        </w:tc>
      </w:tr>
      <w:tr w:rsidR="00920C94" w:rsidRPr="00C7457C" w14:paraId="4C8DC701" w14:textId="77777777" w:rsidTr="00B061DE">
        <w:trPr>
          <w:trHeight w:val="300"/>
        </w:trPr>
        <w:tc>
          <w:tcPr>
            <w:tcW w:w="3144" w:type="dxa"/>
            <w:tcMar>
              <w:left w:w="105" w:type="dxa"/>
              <w:right w:w="105" w:type="dxa"/>
            </w:tcMar>
            <w:vAlign w:val="center"/>
          </w:tcPr>
          <w:p w14:paraId="65FED0AE" w14:textId="32000AC0" w:rsidR="00920C94" w:rsidRDefault="00920C94" w:rsidP="00920C94">
            <w:pPr>
              <w:rPr>
                <w:rFonts w:ascii="Aptos" w:eastAsia="Aptos" w:hAnsi="Aptos" w:cs="Aptos"/>
                <w:color w:val="000000" w:themeColor="text1"/>
                <w:sz w:val="22"/>
                <w:szCs w:val="22"/>
              </w:rPr>
            </w:pPr>
            <w:r>
              <w:rPr>
                <w:rFonts w:ascii="Aptos" w:eastAsia="DengXian" w:hAnsi="Aptos" w:cs="Aptos" w:hint="eastAsia"/>
                <w:color w:val="000000" w:themeColor="text1"/>
                <w:sz w:val="22"/>
                <w:szCs w:val="22"/>
              </w:rPr>
              <w:t>FP8(turboquant, 3bit and nc)</w:t>
            </w:r>
          </w:p>
        </w:tc>
        <w:tc>
          <w:tcPr>
            <w:tcW w:w="2890" w:type="dxa"/>
            <w:tcMar>
              <w:left w:w="105" w:type="dxa"/>
              <w:right w:w="105" w:type="dxa"/>
            </w:tcMar>
            <w:vAlign w:val="center"/>
          </w:tcPr>
          <w:p w14:paraId="7B989F5D" w14:textId="3A39FB5A" w:rsidR="00920C94" w:rsidRPr="00315EE2" w:rsidRDefault="00315EE2" w:rsidP="00920C94">
            <w:pPr>
              <w:rPr>
                <w:rFonts w:ascii="Aptos" w:eastAsia="DengXian" w:hAnsi="Aptos" w:cs="Aptos"/>
                <w:color w:val="000000" w:themeColor="text1"/>
              </w:rPr>
            </w:pPr>
            <w:r>
              <w:rPr>
                <w:rFonts w:ascii="Aptos" w:eastAsia="DengXian" w:hAnsi="Aptos" w:cs="Aptos" w:hint="eastAsia"/>
                <w:color w:val="000000" w:themeColor="text1"/>
              </w:rPr>
              <w:t>92.2</w:t>
            </w:r>
          </w:p>
        </w:tc>
        <w:tc>
          <w:tcPr>
            <w:tcW w:w="2590" w:type="dxa"/>
            <w:tcMar>
              <w:left w:w="105" w:type="dxa"/>
              <w:right w:w="105" w:type="dxa"/>
            </w:tcMar>
            <w:vAlign w:val="center"/>
          </w:tcPr>
          <w:p w14:paraId="2926B22A" w14:textId="797688A1" w:rsidR="00920C94" w:rsidRPr="000F7159" w:rsidRDefault="008836C3" w:rsidP="00920C94">
            <w:pPr>
              <w:rPr>
                <w:rFonts w:ascii="Aptos" w:eastAsia="Aptos" w:hAnsi="Aptos" w:cs="Aptos"/>
                <w:color w:val="000000" w:themeColor="text1"/>
              </w:rPr>
            </w:pPr>
            <w:r>
              <w:rPr>
                <w:rFonts w:ascii="Aptos" w:eastAsia="DengXian" w:hAnsi="Aptos" w:cs="Aptos" w:hint="eastAsia"/>
                <w:color w:val="000000" w:themeColor="text1"/>
              </w:rPr>
              <w:t>86.49</w:t>
            </w:r>
          </w:p>
        </w:tc>
      </w:tr>
    </w:tbl>
    <w:p w14:paraId="67FF92A5" w14:textId="77777777" w:rsidR="005017E7" w:rsidRPr="005017E7" w:rsidRDefault="005017E7" w:rsidP="005017E7">
      <w:pPr>
        <w:rPr>
          <w:rFonts w:eastAsia="DengXian"/>
        </w:rPr>
      </w:pPr>
    </w:p>
    <w:p w14:paraId="110C741F" w14:textId="7D96ADB3" w:rsidR="00430D63" w:rsidRDefault="7AB03B00" w:rsidP="5E333694">
      <w:pPr>
        <w:pStyle w:val="Heading3"/>
        <w:numPr>
          <w:ilvl w:val="0"/>
          <w:numId w:val="3"/>
        </w:numPr>
        <w:rPr>
          <w:rFonts w:eastAsia="DengXian"/>
          <w:b/>
          <w:bCs/>
          <w:color w:val="auto"/>
        </w:rPr>
      </w:pPr>
      <w:bookmarkStart w:id="162" w:name="_Toc228179959"/>
      <w:r w:rsidRPr="1ED4F078">
        <w:rPr>
          <w:b/>
          <w:bCs/>
          <w:color w:val="auto"/>
        </w:rPr>
        <w:t>Other model recipes</w:t>
      </w:r>
      <w:bookmarkEnd w:id="162"/>
    </w:p>
    <w:p w14:paraId="39AC3D71" w14:textId="7C3E8E07" w:rsidR="3E385298" w:rsidRDefault="3E385298" w:rsidP="3E385298">
      <w:pPr>
        <w:rPr>
          <w:rFonts w:eastAsia="DengXian"/>
        </w:rPr>
      </w:pPr>
    </w:p>
    <w:p w14:paraId="41EB7871" w14:textId="13309A45" w:rsidR="5E8F1CC5" w:rsidRDefault="3B3DCEFF" w:rsidP="1ED4F078">
      <w:pPr>
        <w:pStyle w:val="Heading3"/>
        <w:numPr>
          <w:ilvl w:val="1"/>
          <w:numId w:val="3"/>
        </w:numPr>
        <w:rPr>
          <w:b/>
          <w:bCs/>
          <w:color w:val="auto"/>
        </w:rPr>
      </w:pPr>
      <w:bookmarkStart w:id="163" w:name="_Toc228179960"/>
      <w:r w:rsidRPr="1ED4F078">
        <w:rPr>
          <w:b/>
          <w:bCs/>
          <w:color w:val="auto"/>
        </w:rPr>
        <w:t>GPT-OSS 20B</w:t>
      </w:r>
      <w:bookmarkEnd w:id="163"/>
    </w:p>
    <w:p w14:paraId="1F363A6F" w14:textId="1464E18E" w:rsidR="5E8F1CC5" w:rsidRDefault="3B3DCEFF" w:rsidP="1ED4F078">
      <w:pPr>
        <w:pStyle w:val="Heading3"/>
        <w:numPr>
          <w:ilvl w:val="2"/>
          <w:numId w:val="3"/>
        </w:numPr>
        <w:rPr>
          <w:b/>
          <w:bCs/>
          <w:color w:val="auto"/>
        </w:rPr>
      </w:pPr>
      <w:bookmarkStart w:id="164" w:name="_Toc228179961"/>
      <w:r w:rsidRPr="1ED4F078">
        <w:rPr>
          <w:b/>
          <w:bCs/>
          <w:color w:val="auto"/>
        </w:rPr>
        <w:t>INT4 recipe</w:t>
      </w:r>
      <w:bookmarkEnd w:id="16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BE0FF4" w14:paraId="6ECF4B0A" w14:textId="77777777" w:rsidTr="004B3CF1">
        <w:trPr>
          <w:trHeight w:val="300"/>
        </w:trPr>
        <w:tc>
          <w:tcPr>
            <w:tcW w:w="4106" w:type="dxa"/>
            <w:gridSpan w:val="2"/>
          </w:tcPr>
          <w:p w14:paraId="276F708C" w14:textId="77777777" w:rsidR="3E385298" w:rsidRDefault="3E385298" w:rsidP="3E385298">
            <w:pPr>
              <w:rPr>
                <w:b/>
                <w:bCs/>
              </w:rPr>
            </w:pPr>
            <w:r w:rsidRPr="3E385298">
              <w:rPr>
                <w:b/>
                <w:bCs/>
              </w:rPr>
              <w:t xml:space="preserve">Recipe  </w:t>
            </w:r>
          </w:p>
        </w:tc>
        <w:tc>
          <w:tcPr>
            <w:tcW w:w="4253" w:type="dxa"/>
          </w:tcPr>
          <w:p w14:paraId="023A1CA5" w14:textId="77777777" w:rsidR="3E385298" w:rsidRDefault="3E385298" w:rsidP="3E385298">
            <w:pPr>
              <w:rPr>
                <w:b/>
                <w:bCs/>
              </w:rPr>
            </w:pPr>
            <w:r w:rsidRPr="3E385298">
              <w:rPr>
                <w:b/>
                <w:bCs/>
              </w:rPr>
              <w:t>Config/Setting</w:t>
            </w:r>
          </w:p>
        </w:tc>
      </w:tr>
      <w:tr w:rsidR="00BE0FF4" w14:paraId="3F29DA77" w14:textId="77777777" w:rsidTr="004B3CF1">
        <w:trPr>
          <w:trHeight w:val="300"/>
        </w:trPr>
        <w:tc>
          <w:tcPr>
            <w:tcW w:w="4106" w:type="dxa"/>
            <w:gridSpan w:val="2"/>
          </w:tcPr>
          <w:p w14:paraId="22831CE1" w14:textId="77777777" w:rsidR="3E385298" w:rsidRDefault="3E385298">
            <w:r>
              <w:t>Quant approach</w:t>
            </w:r>
          </w:p>
        </w:tc>
        <w:tc>
          <w:tcPr>
            <w:tcW w:w="4253" w:type="dxa"/>
          </w:tcPr>
          <w:p w14:paraId="51B032B0" w14:textId="77777777" w:rsidR="3E385298" w:rsidRDefault="3E385298">
            <w:r>
              <w:t>PTQ</w:t>
            </w:r>
          </w:p>
        </w:tc>
      </w:tr>
      <w:tr w:rsidR="00BE0FF4" w14:paraId="3E809A6A" w14:textId="77777777" w:rsidTr="004B3CF1">
        <w:trPr>
          <w:trHeight w:val="300"/>
        </w:trPr>
        <w:tc>
          <w:tcPr>
            <w:tcW w:w="4106" w:type="dxa"/>
            <w:gridSpan w:val="2"/>
          </w:tcPr>
          <w:p w14:paraId="64822C9E" w14:textId="77777777" w:rsidR="3E385298" w:rsidRDefault="3E385298">
            <w:r>
              <w:t>Quant algo</w:t>
            </w:r>
          </w:p>
        </w:tc>
        <w:tc>
          <w:tcPr>
            <w:tcW w:w="4253" w:type="dxa"/>
          </w:tcPr>
          <w:p w14:paraId="4302B0EF" w14:textId="77777777" w:rsidR="3E385298" w:rsidRDefault="3E385298">
            <w:r>
              <w:t>AutoRound</w:t>
            </w:r>
            <w:commentRangeStart w:id="165"/>
            <w:commentRangeStart w:id="166"/>
            <w:commentRangeEnd w:id="165"/>
            <w:r>
              <w:rPr>
                <w:rStyle w:val="CommentReference"/>
                <w:rFonts w:hint="eastAsia"/>
                <w:sz w:val="24"/>
                <w:szCs w:val="24"/>
              </w:rPr>
              <w:commentReference w:id="165"/>
            </w:r>
            <w:commentRangeEnd w:id="166"/>
            <w:r>
              <w:rPr>
                <w:rStyle w:val="CommentReference"/>
                <w:rFonts w:hint="eastAsia"/>
                <w:sz w:val="24"/>
                <w:szCs w:val="24"/>
              </w:rPr>
              <w:commentReference w:id="166"/>
            </w:r>
          </w:p>
        </w:tc>
      </w:tr>
      <w:tr w:rsidR="00BE0FF4" w14:paraId="72B92DD7" w14:textId="77777777" w:rsidTr="004B3CF1">
        <w:trPr>
          <w:trHeight w:val="300"/>
        </w:trPr>
        <w:tc>
          <w:tcPr>
            <w:tcW w:w="4106" w:type="dxa"/>
            <w:gridSpan w:val="2"/>
          </w:tcPr>
          <w:p w14:paraId="5F4A68AC" w14:textId="77777777" w:rsidR="3E385298" w:rsidRDefault="3E385298">
            <w:r>
              <w:t>Quantized ops</w:t>
            </w:r>
          </w:p>
        </w:tc>
        <w:tc>
          <w:tcPr>
            <w:tcW w:w="4253" w:type="dxa"/>
          </w:tcPr>
          <w:p w14:paraId="6EF4D5EC" w14:textId="77777777" w:rsidR="3E385298" w:rsidRDefault="3E385298">
            <w:r>
              <w:t xml:space="preserve">Linear </w:t>
            </w:r>
          </w:p>
        </w:tc>
      </w:tr>
      <w:tr w:rsidR="002F7441" w14:paraId="22EE8E73" w14:textId="77777777" w:rsidTr="004B3CF1">
        <w:trPr>
          <w:trHeight w:val="300"/>
        </w:trPr>
        <w:tc>
          <w:tcPr>
            <w:tcW w:w="1696" w:type="dxa"/>
            <w:vMerge w:val="restart"/>
          </w:tcPr>
          <w:p w14:paraId="4B6ED9C2" w14:textId="77777777" w:rsidR="3E385298" w:rsidRDefault="3E385298">
            <w:r>
              <w:t>Linear</w:t>
            </w:r>
          </w:p>
        </w:tc>
        <w:tc>
          <w:tcPr>
            <w:tcW w:w="2410" w:type="dxa"/>
          </w:tcPr>
          <w:p w14:paraId="3E2D40FF" w14:textId="77777777" w:rsidR="3E385298" w:rsidRDefault="3E385298">
            <w:r>
              <w:t>Data type</w:t>
            </w:r>
          </w:p>
        </w:tc>
        <w:tc>
          <w:tcPr>
            <w:tcW w:w="4253" w:type="dxa"/>
          </w:tcPr>
          <w:p w14:paraId="7A2887CA" w14:textId="0AB75475" w:rsidR="3E385298" w:rsidRDefault="3E385298">
            <w:r>
              <w:t>INT4</w:t>
            </w:r>
          </w:p>
        </w:tc>
      </w:tr>
      <w:tr w:rsidR="002F7441" w14:paraId="4B03A80D" w14:textId="77777777" w:rsidTr="004B3CF1">
        <w:trPr>
          <w:trHeight w:val="300"/>
        </w:trPr>
        <w:tc>
          <w:tcPr>
            <w:tcW w:w="1696" w:type="dxa"/>
            <w:vMerge/>
          </w:tcPr>
          <w:p w14:paraId="10A364B7" w14:textId="77777777" w:rsidR="00972EA8" w:rsidRDefault="00972EA8"/>
        </w:tc>
        <w:tc>
          <w:tcPr>
            <w:tcW w:w="2410" w:type="dxa"/>
          </w:tcPr>
          <w:p w14:paraId="68545B0E" w14:textId="77777777" w:rsidR="3E385298" w:rsidRDefault="3E385298">
            <w:r>
              <w:t xml:space="preserve">Scheme </w:t>
            </w:r>
          </w:p>
        </w:tc>
        <w:tc>
          <w:tcPr>
            <w:tcW w:w="4253" w:type="dxa"/>
          </w:tcPr>
          <w:p w14:paraId="19A05284" w14:textId="2E3CCE84" w:rsidR="3E385298" w:rsidRDefault="3E385298">
            <w:r>
              <w:t>Weight – INT4, Activation - FP16</w:t>
            </w:r>
          </w:p>
        </w:tc>
      </w:tr>
      <w:tr w:rsidR="002F7441" w14:paraId="6296FE1E" w14:textId="77777777" w:rsidTr="004B3CF1">
        <w:trPr>
          <w:trHeight w:val="300"/>
        </w:trPr>
        <w:tc>
          <w:tcPr>
            <w:tcW w:w="1696" w:type="dxa"/>
            <w:vMerge/>
          </w:tcPr>
          <w:p w14:paraId="394AD893" w14:textId="77777777" w:rsidR="00972EA8" w:rsidRDefault="00972EA8"/>
        </w:tc>
        <w:tc>
          <w:tcPr>
            <w:tcW w:w="2410" w:type="dxa"/>
          </w:tcPr>
          <w:p w14:paraId="2C6B2DE9" w14:textId="77777777" w:rsidR="3E385298" w:rsidRDefault="3E385298">
            <w:r>
              <w:t>Weight scheme</w:t>
            </w:r>
          </w:p>
        </w:tc>
        <w:tc>
          <w:tcPr>
            <w:tcW w:w="4253" w:type="dxa"/>
          </w:tcPr>
          <w:p w14:paraId="75D9670D" w14:textId="049FE8DE" w:rsidR="3E385298" w:rsidRDefault="3E385298">
            <w:r>
              <w:t>Static, block-wise</w:t>
            </w:r>
          </w:p>
        </w:tc>
      </w:tr>
      <w:tr w:rsidR="002F7441" w14:paraId="2D2724D5" w14:textId="77777777" w:rsidTr="004B3CF1">
        <w:trPr>
          <w:trHeight w:val="300"/>
        </w:trPr>
        <w:tc>
          <w:tcPr>
            <w:tcW w:w="1696" w:type="dxa"/>
            <w:vMerge/>
          </w:tcPr>
          <w:p w14:paraId="35D4DD97" w14:textId="77777777" w:rsidR="00972EA8" w:rsidRDefault="00972EA8"/>
        </w:tc>
        <w:tc>
          <w:tcPr>
            <w:tcW w:w="2410" w:type="dxa"/>
          </w:tcPr>
          <w:p w14:paraId="48C89CC0" w14:textId="77777777" w:rsidR="3E385298" w:rsidRDefault="3E385298">
            <w:r>
              <w:t>Activation scheme</w:t>
            </w:r>
          </w:p>
        </w:tc>
        <w:tc>
          <w:tcPr>
            <w:tcW w:w="4253" w:type="dxa"/>
          </w:tcPr>
          <w:p w14:paraId="6939E46A" w14:textId="6FC61FB0" w:rsidR="3E385298" w:rsidRDefault="3E385298">
            <w:r>
              <w:t>/</w:t>
            </w:r>
          </w:p>
        </w:tc>
      </w:tr>
      <w:tr w:rsidR="002F7441" w14:paraId="6A982B42" w14:textId="77777777" w:rsidTr="004B3CF1">
        <w:trPr>
          <w:trHeight w:val="300"/>
        </w:trPr>
        <w:tc>
          <w:tcPr>
            <w:tcW w:w="1696" w:type="dxa"/>
            <w:vMerge/>
          </w:tcPr>
          <w:p w14:paraId="40292CA0" w14:textId="77777777" w:rsidR="00972EA8" w:rsidRDefault="00972EA8"/>
        </w:tc>
        <w:tc>
          <w:tcPr>
            <w:tcW w:w="2410" w:type="dxa"/>
          </w:tcPr>
          <w:p w14:paraId="778D326D" w14:textId="77777777" w:rsidR="3E385298" w:rsidRDefault="3E385298">
            <w:r>
              <w:t>Block size</w:t>
            </w:r>
          </w:p>
        </w:tc>
        <w:tc>
          <w:tcPr>
            <w:tcW w:w="4253" w:type="dxa"/>
          </w:tcPr>
          <w:p w14:paraId="516699EA" w14:textId="08C70F16" w:rsidR="3E385298" w:rsidRDefault="3E385298">
            <w:r>
              <w:t>128</w:t>
            </w:r>
          </w:p>
        </w:tc>
      </w:tr>
      <w:tr w:rsidR="002F7441" w14:paraId="4D94E685" w14:textId="77777777" w:rsidTr="004B3CF1">
        <w:trPr>
          <w:trHeight w:val="300"/>
        </w:trPr>
        <w:tc>
          <w:tcPr>
            <w:tcW w:w="1696" w:type="dxa"/>
            <w:vMerge/>
          </w:tcPr>
          <w:p w14:paraId="2ECBC698" w14:textId="77777777" w:rsidR="00972EA8" w:rsidRDefault="00972EA8"/>
        </w:tc>
        <w:tc>
          <w:tcPr>
            <w:tcW w:w="2410" w:type="dxa"/>
          </w:tcPr>
          <w:p w14:paraId="52112A6D" w14:textId="77777777" w:rsidR="3E385298" w:rsidRDefault="3E385298">
            <w:r>
              <w:t>Scale type</w:t>
            </w:r>
          </w:p>
        </w:tc>
        <w:tc>
          <w:tcPr>
            <w:tcW w:w="4253" w:type="dxa"/>
          </w:tcPr>
          <w:p w14:paraId="2DF8190E" w14:textId="23CECD40" w:rsidR="3E385298" w:rsidRDefault="3E385298">
            <w:r>
              <w:t>FP16</w:t>
            </w:r>
          </w:p>
        </w:tc>
      </w:tr>
      <w:tr w:rsidR="002F7441" w14:paraId="647AD654" w14:textId="77777777" w:rsidTr="004B3CF1">
        <w:trPr>
          <w:trHeight w:val="300"/>
        </w:trPr>
        <w:tc>
          <w:tcPr>
            <w:tcW w:w="1696" w:type="dxa"/>
            <w:vMerge/>
          </w:tcPr>
          <w:p w14:paraId="42F2D862" w14:textId="77777777" w:rsidR="00972EA8" w:rsidRDefault="00972EA8"/>
        </w:tc>
        <w:tc>
          <w:tcPr>
            <w:tcW w:w="2410" w:type="dxa"/>
          </w:tcPr>
          <w:p w14:paraId="02C7A17D" w14:textId="77777777" w:rsidR="3E385298" w:rsidRDefault="3E385298">
            <w:r>
              <w:t>Scale method</w:t>
            </w:r>
          </w:p>
        </w:tc>
        <w:tc>
          <w:tcPr>
            <w:tcW w:w="4253" w:type="dxa"/>
          </w:tcPr>
          <w:p w14:paraId="4EEEBF77" w14:textId="11F4A905" w:rsidR="3E385298" w:rsidRDefault="3E385298" w:rsidP="3E385298">
            <w:pPr>
              <w:rPr>
                <w:rFonts w:eastAsia="DengXian"/>
              </w:rPr>
            </w:pPr>
            <w:r>
              <w:t>1D block-wise scaling</w:t>
            </w:r>
          </w:p>
        </w:tc>
      </w:tr>
      <w:tr w:rsidR="002F7441" w14:paraId="71A1BD30" w14:textId="77777777" w:rsidTr="004B3CF1">
        <w:trPr>
          <w:trHeight w:val="300"/>
        </w:trPr>
        <w:tc>
          <w:tcPr>
            <w:tcW w:w="1696" w:type="dxa"/>
            <w:vMerge/>
          </w:tcPr>
          <w:p w14:paraId="3BCDE1AC" w14:textId="77777777" w:rsidR="00BA59C2" w:rsidRDefault="00BA59C2"/>
        </w:tc>
        <w:tc>
          <w:tcPr>
            <w:tcW w:w="2410" w:type="dxa"/>
          </w:tcPr>
          <w:p w14:paraId="6B8AE365" w14:textId="432C08BF" w:rsidR="682EB938" w:rsidRDefault="682EB938">
            <w:r>
              <w:t>Exclude layers</w:t>
            </w:r>
          </w:p>
        </w:tc>
        <w:tc>
          <w:tcPr>
            <w:tcW w:w="4253" w:type="dxa"/>
          </w:tcPr>
          <w:p w14:paraId="53A415E8" w14:textId="0EF23CFF" w:rsidR="682EB938" w:rsidRDefault="682EB938">
            <w:r>
              <w:t>self_attn, router, lm_head</w:t>
            </w:r>
          </w:p>
        </w:tc>
      </w:tr>
    </w:tbl>
    <w:p w14:paraId="63868BA8" w14:textId="4B1E63C8" w:rsidR="3E385298" w:rsidRDefault="3E385298" w:rsidP="3E385298"/>
    <w:p w14:paraId="5405C225" w14:textId="55B508AB" w:rsidR="5E8F1CC5" w:rsidRDefault="3B3DCEFF" w:rsidP="1ED4F078">
      <w:pPr>
        <w:pStyle w:val="Heading3"/>
        <w:numPr>
          <w:ilvl w:val="2"/>
          <w:numId w:val="3"/>
        </w:numPr>
        <w:rPr>
          <w:b/>
          <w:bCs/>
          <w:color w:val="auto"/>
        </w:rPr>
      </w:pPr>
      <w:bookmarkStart w:id="167" w:name="_Toc228179962"/>
      <w:r w:rsidRPr="1ED4F078">
        <w:rPr>
          <w:b/>
          <w:bCs/>
          <w:color w:val="auto"/>
        </w:rPr>
        <w:t>Accuracy result</w:t>
      </w:r>
      <w:bookmarkEnd w:id="167"/>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440"/>
        <w:gridCol w:w="1440"/>
        <w:gridCol w:w="1440"/>
        <w:gridCol w:w="1440"/>
      </w:tblGrid>
      <w:tr w:rsidR="00A62FDB" w14:paraId="0629519C" w14:textId="77777777" w:rsidTr="00D15627">
        <w:trPr>
          <w:trHeight w:val="300"/>
        </w:trPr>
        <w:tc>
          <w:tcPr>
            <w:tcW w:w="2448" w:type="dxa"/>
            <w:vAlign w:val="center"/>
          </w:tcPr>
          <w:p w14:paraId="02D15426" w14:textId="213F8A0D" w:rsidR="5E333694" w:rsidRDefault="5E333694" w:rsidP="5E333694">
            <w:pPr>
              <w:rPr>
                <w:b/>
                <w:bCs/>
              </w:rPr>
            </w:pPr>
            <w:r w:rsidRPr="5E333694">
              <w:rPr>
                <w:b/>
                <w:bCs/>
              </w:rPr>
              <w:t>GPT-OSS 20B</w:t>
            </w:r>
          </w:p>
        </w:tc>
        <w:tc>
          <w:tcPr>
            <w:tcW w:w="1440" w:type="dxa"/>
            <w:vAlign w:val="center"/>
          </w:tcPr>
          <w:p w14:paraId="78F46D6A" w14:textId="7A5F85AD"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gsm8k</w:t>
            </w:r>
          </w:p>
        </w:tc>
        <w:tc>
          <w:tcPr>
            <w:tcW w:w="1440" w:type="dxa"/>
            <w:vAlign w:val="center"/>
          </w:tcPr>
          <w:p w14:paraId="3F21CBDA" w14:textId="447DB698"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aime25</w:t>
            </w:r>
          </w:p>
        </w:tc>
        <w:tc>
          <w:tcPr>
            <w:tcW w:w="1440" w:type="dxa"/>
            <w:vAlign w:val="center"/>
          </w:tcPr>
          <w:p w14:paraId="1CD011C6" w14:textId="1D8E0902"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gpqa</w:t>
            </w:r>
          </w:p>
        </w:tc>
        <w:tc>
          <w:tcPr>
            <w:tcW w:w="1440" w:type="dxa"/>
            <w:vAlign w:val="center"/>
          </w:tcPr>
          <w:p w14:paraId="04CBA4A7" w14:textId="2F17DC56"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mmlu</w:t>
            </w:r>
          </w:p>
        </w:tc>
      </w:tr>
      <w:tr w:rsidR="00A62FDB" w14:paraId="5D8BCFB2" w14:textId="77777777" w:rsidTr="00D15627">
        <w:trPr>
          <w:trHeight w:val="300"/>
        </w:trPr>
        <w:tc>
          <w:tcPr>
            <w:tcW w:w="2448" w:type="dxa"/>
            <w:vAlign w:val="center"/>
          </w:tcPr>
          <w:p w14:paraId="6F8055BB" w14:textId="7D8E7CA4"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lastRenderedPageBreak/>
              <w:t>BF16</w:t>
            </w:r>
          </w:p>
        </w:tc>
        <w:tc>
          <w:tcPr>
            <w:tcW w:w="1440" w:type="dxa"/>
            <w:vAlign w:val="center"/>
          </w:tcPr>
          <w:p w14:paraId="75FA1535" w14:textId="42657C8A"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0.919636</w:t>
            </w:r>
          </w:p>
        </w:tc>
        <w:tc>
          <w:tcPr>
            <w:tcW w:w="1440" w:type="dxa"/>
            <w:vAlign w:val="center"/>
          </w:tcPr>
          <w:p w14:paraId="0E5F932F" w14:textId="57997DA9"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0.379166</w:t>
            </w:r>
          </w:p>
        </w:tc>
        <w:tc>
          <w:tcPr>
            <w:tcW w:w="1440" w:type="dxa"/>
            <w:vAlign w:val="center"/>
          </w:tcPr>
          <w:p w14:paraId="12111967" w14:textId="49C83715"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0.579545</w:t>
            </w:r>
          </w:p>
        </w:tc>
        <w:tc>
          <w:tcPr>
            <w:tcW w:w="1440" w:type="dxa"/>
            <w:vAlign w:val="center"/>
          </w:tcPr>
          <w:p w14:paraId="36A796A2" w14:textId="69BFF8BB"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0.806509</w:t>
            </w:r>
          </w:p>
        </w:tc>
      </w:tr>
      <w:tr w:rsidR="00A62FDB" w14:paraId="05220008" w14:textId="77777777" w:rsidTr="00D15627">
        <w:trPr>
          <w:trHeight w:val="300"/>
        </w:trPr>
        <w:tc>
          <w:tcPr>
            <w:tcW w:w="2448" w:type="dxa"/>
            <w:vAlign w:val="center"/>
          </w:tcPr>
          <w:p w14:paraId="3A54514B" w14:textId="095FB45A"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MXFP4 (official)</w:t>
            </w:r>
          </w:p>
        </w:tc>
        <w:tc>
          <w:tcPr>
            <w:tcW w:w="1440" w:type="dxa"/>
            <w:vAlign w:val="center"/>
          </w:tcPr>
          <w:p w14:paraId="4663CC86" w14:textId="52174AD9"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0.910538</w:t>
            </w:r>
          </w:p>
        </w:tc>
        <w:tc>
          <w:tcPr>
            <w:tcW w:w="1440" w:type="dxa"/>
            <w:vAlign w:val="center"/>
          </w:tcPr>
          <w:p w14:paraId="1D63F0EF" w14:textId="0ECC29D2"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0.391666</w:t>
            </w:r>
          </w:p>
        </w:tc>
        <w:tc>
          <w:tcPr>
            <w:tcW w:w="1440" w:type="dxa"/>
            <w:vAlign w:val="center"/>
          </w:tcPr>
          <w:p w14:paraId="497A8946" w14:textId="565B9256"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0.574494</w:t>
            </w:r>
          </w:p>
        </w:tc>
        <w:tc>
          <w:tcPr>
            <w:tcW w:w="1440" w:type="dxa"/>
            <w:vAlign w:val="center"/>
          </w:tcPr>
          <w:p w14:paraId="3CFDF60B" w14:textId="01770734"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0.80309</w:t>
            </w:r>
          </w:p>
        </w:tc>
      </w:tr>
      <w:tr w:rsidR="00A62FDB" w14:paraId="73B8E9DF" w14:textId="77777777" w:rsidTr="00D15627">
        <w:trPr>
          <w:trHeight w:val="300"/>
        </w:trPr>
        <w:tc>
          <w:tcPr>
            <w:tcW w:w="2448" w:type="dxa"/>
            <w:vAlign w:val="center"/>
          </w:tcPr>
          <w:p w14:paraId="75105F40" w14:textId="6606D8B8"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INT4</w:t>
            </w:r>
          </w:p>
        </w:tc>
        <w:tc>
          <w:tcPr>
            <w:tcW w:w="1440" w:type="dxa"/>
            <w:vAlign w:val="center"/>
          </w:tcPr>
          <w:p w14:paraId="09C40CA2" w14:textId="73A89E4D"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0.915087</w:t>
            </w:r>
          </w:p>
        </w:tc>
        <w:tc>
          <w:tcPr>
            <w:tcW w:w="1440" w:type="dxa"/>
            <w:vAlign w:val="center"/>
          </w:tcPr>
          <w:p w14:paraId="192F71AB" w14:textId="2C9FCEE6"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0.391666</w:t>
            </w:r>
          </w:p>
        </w:tc>
        <w:tc>
          <w:tcPr>
            <w:tcW w:w="1440" w:type="dxa"/>
            <w:vAlign w:val="center"/>
          </w:tcPr>
          <w:p w14:paraId="452C16A0" w14:textId="14618319"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0.55808</w:t>
            </w:r>
          </w:p>
        </w:tc>
        <w:tc>
          <w:tcPr>
            <w:tcW w:w="1440" w:type="dxa"/>
            <w:vAlign w:val="center"/>
          </w:tcPr>
          <w:p w14:paraId="4A82E209" w14:textId="66DABCB9"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0.807648</w:t>
            </w:r>
          </w:p>
        </w:tc>
      </w:tr>
      <w:tr w:rsidR="00A62FDB" w14:paraId="0FE2F608" w14:textId="77777777" w:rsidTr="00D15627">
        <w:trPr>
          <w:trHeight w:val="300"/>
        </w:trPr>
        <w:tc>
          <w:tcPr>
            <w:tcW w:w="2448" w:type="dxa"/>
            <w:vAlign w:val="center"/>
          </w:tcPr>
          <w:p w14:paraId="0E762792" w14:textId="0107AC46" w:rsidR="51A3B700" w:rsidRDefault="51A3B700" w:rsidP="5E333694">
            <w:pPr>
              <w:rPr>
                <w:rFonts w:ascii="Aptos" w:eastAsia="Aptos" w:hAnsi="Aptos" w:cs="Aptos"/>
                <w:color w:val="000000" w:themeColor="text1"/>
              </w:rPr>
            </w:pPr>
            <w:r w:rsidRPr="5E333694">
              <w:rPr>
                <w:rFonts w:ascii="Aptos" w:eastAsia="Aptos" w:hAnsi="Aptos" w:cs="Aptos"/>
                <w:color w:val="000000" w:themeColor="text1"/>
              </w:rPr>
              <w:t>INT4 + FP8 E4M3 KV</w:t>
            </w:r>
          </w:p>
        </w:tc>
        <w:tc>
          <w:tcPr>
            <w:tcW w:w="1440" w:type="dxa"/>
            <w:vAlign w:val="center"/>
          </w:tcPr>
          <w:p w14:paraId="478638DE" w14:textId="63F211C5" w:rsidR="51A3B700" w:rsidRDefault="51A3B700" w:rsidP="5E333694">
            <w:pPr>
              <w:rPr>
                <w:rFonts w:ascii="Aptos" w:eastAsia="Aptos" w:hAnsi="Aptos" w:cs="Aptos"/>
                <w:color w:val="000000" w:themeColor="text1"/>
              </w:rPr>
            </w:pPr>
            <w:r w:rsidRPr="5E333694">
              <w:rPr>
                <w:rFonts w:ascii="Aptos" w:eastAsia="Aptos" w:hAnsi="Aptos" w:cs="Aptos"/>
                <w:color w:val="000000" w:themeColor="text1"/>
              </w:rPr>
              <w:t>0.918878</w:t>
            </w:r>
          </w:p>
        </w:tc>
        <w:tc>
          <w:tcPr>
            <w:tcW w:w="1440" w:type="dxa"/>
            <w:vAlign w:val="center"/>
          </w:tcPr>
          <w:p w14:paraId="16C4A25E" w14:textId="0BC44579" w:rsidR="5E333694" w:rsidRDefault="5E333694" w:rsidP="5E333694">
            <w:pPr>
              <w:rPr>
                <w:rFonts w:ascii="Aptos" w:eastAsia="Aptos" w:hAnsi="Aptos" w:cs="Aptos"/>
                <w:color w:val="000000" w:themeColor="text1"/>
              </w:rPr>
            </w:pPr>
          </w:p>
        </w:tc>
        <w:tc>
          <w:tcPr>
            <w:tcW w:w="1440" w:type="dxa"/>
            <w:vAlign w:val="center"/>
          </w:tcPr>
          <w:p w14:paraId="0B75F8B3" w14:textId="0E7599B9" w:rsidR="5E333694" w:rsidRDefault="5E333694" w:rsidP="5E333694">
            <w:pPr>
              <w:rPr>
                <w:rFonts w:ascii="Aptos" w:eastAsia="Aptos" w:hAnsi="Aptos" w:cs="Aptos"/>
                <w:color w:val="000000" w:themeColor="text1"/>
              </w:rPr>
            </w:pPr>
          </w:p>
        </w:tc>
        <w:tc>
          <w:tcPr>
            <w:tcW w:w="1440" w:type="dxa"/>
            <w:vAlign w:val="center"/>
          </w:tcPr>
          <w:p w14:paraId="19272726" w14:textId="1059A01A" w:rsidR="5E333694" w:rsidRDefault="5E333694" w:rsidP="5E333694">
            <w:pPr>
              <w:rPr>
                <w:rFonts w:ascii="Aptos" w:eastAsia="Aptos" w:hAnsi="Aptos" w:cs="Aptos"/>
                <w:color w:val="000000" w:themeColor="text1"/>
              </w:rPr>
            </w:pPr>
          </w:p>
        </w:tc>
      </w:tr>
    </w:tbl>
    <w:p w14:paraId="04C58CBB" w14:textId="2B1F1469" w:rsidR="5E333694" w:rsidRDefault="5E333694"/>
    <w:p w14:paraId="3D378E1E" w14:textId="327C850E" w:rsidR="5E8F1CC5" w:rsidRDefault="3B3DCEFF" w:rsidP="1ED4F078">
      <w:pPr>
        <w:pStyle w:val="Heading3"/>
        <w:numPr>
          <w:ilvl w:val="1"/>
          <w:numId w:val="3"/>
        </w:numPr>
        <w:rPr>
          <w:b/>
          <w:bCs/>
          <w:color w:val="auto"/>
        </w:rPr>
      </w:pPr>
      <w:bookmarkStart w:id="168" w:name="_Toc228179963"/>
      <w:r w:rsidRPr="1ED4F078">
        <w:rPr>
          <w:b/>
          <w:bCs/>
          <w:color w:val="auto"/>
        </w:rPr>
        <w:t>GPT-OSS 120B</w:t>
      </w:r>
      <w:bookmarkEnd w:id="168"/>
    </w:p>
    <w:p w14:paraId="32701FBC" w14:textId="30D67826" w:rsidR="5E8F1CC5" w:rsidRDefault="3B3DCEFF" w:rsidP="1ED4F078">
      <w:pPr>
        <w:pStyle w:val="Heading3"/>
        <w:numPr>
          <w:ilvl w:val="2"/>
          <w:numId w:val="3"/>
        </w:numPr>
        <w:rPr>
          <w:b/>
          <w:bCs/>
          <w:color w:val="auto"/>
        </w:rPr>
      </w:pPr>
      <w:bookmarkStart w:id="169" w:name="_Toc228179964"/>
      <w:r w:rsidRPr="1ED4F078">
        <w:rPr>
          <w:b/>
          <w:bCs/>
          <w:color w:val="auto"/>
        </w:rPr>
        <w:t>INT4 recipe</w:t>
      </w:r>
      <w:bookmarkEnd w:id="169"/>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BE0FF4" w14:paraId="4A414A1F" w14:textId="77777777" w:rsidTr="004B3CF1">
        <w:trPr>
          <w:trHeight w:val="300"/>
        </w:trPr>
        <w:tc>
          <w:tcPr>
            <w:tcW w:w="4106" w:type="dxa"/>
            <w:gridSpan w:val="2"/>
          </w:tcPr>
          <w:p w14:paraId="5F3F51DA" w14:textId="77777777" w:rsidR="3E385298" w:rsidRDefault="3E385298" w:rsidP="3E385298">
            <w:pPr>
              <w:rPr>
                <w:b/>
                <w:bCs/>
              </w:rPr>
            </w:pPr>
            <w:r w:rsidRPr="3E385298">
              <w:rPr>
                <w:b/>
                <w:bCs/>
              </w:rPr>
              <w:t xml:space="preserve">Recipe  </w:t>
            </w:r>
          </w:p>
        </w:tc>
        <w:tc>
          <w:tcPr>
            <w:tcW w:w="4253" w:type="dxa"/>
          </w:tcPr>
          <w:p w14:paraId="4DC1920D" w14:textId="77777777" w:rsidR="3E385298" w:rsidRDefault="3E385298" w:rsidP="3E385298">
            <w:pPr>
              <w:rPr>
                <w:b/>
                <w:bCs/>
              </w:rPr>
            </w:pPr>
            <w:r w:rsidRPr="3E385298">
              <w:rPr>
                <w:b/>
                <w:bCs/>
              </w:rPr>
              <w:t>Config/Setting</w:t>
            </w:r>
          </w:p>
        </w:tc>
      </w:tr>
      <w:tr w:rsidR="00BE0FF4" w14:paraId="00E44CD6" w14:textId="77777777" w:rsidTr="004B3CF1">
        <w:trPr>
          <w:trHeight w:val="300"/>
        </w:trPr>
        <w:tc>
          <w:tcPr>
            <w:tcW w:w="4106" w:type="dxa"/>
            <w:gridSpan w:val="2"/>
          </w:tcPr>
          <w:p w14:paraId="0A147B1E" w14:textId="77777777" w:rsidR="3E385298" w:rsidRDefault="3E385298">
            <w:r>
              <w:t>Quant approach</w:t>
            </w:r>
          </w:p>
        </w:tc>
        <w:tc>
          <w:tcPr>
            <w:tcW w:w="4253" w:type="dxa"/>
          </w:tcPr>
          <w:p w14:paraId="40C25027" w14:textId="77777777" w:rsidR="3E385298" w:rsidRDefault="3E385298">
            <w:r>
              <w:t>PTQ</w:t>
            </w:r>
          </w:p>
        </w:tc>
      </w:tr>
      <w:tr w:rsidR="00BE0FF4" w14:paraId="55AA22CD" w14:textId="77777777" w:rsidTr="004B3CF1">
        <w:trPr>
          <w:trHeight w:val="300"/>
        </w:trPr>
        <w:tc>
          <w:tcPr>
            <w:tcW w:w="4106" w:type="dxa"/>
            <w:gridSpan w:val="2"/>
          </w:tcPr>
          <w:p w14:paraId="12B33C20" w14:textId="77777777" w:rsidR="3E385298" w:rsidRDefault="3E385298">
            <w:r>
              <w:t>Quant algo</w:t>
            </w:r>
          </w:p>
        </w:tc>
        <w:tc>
          <w:tcPr>
            <w:tcW w:w="4253" w:type="dxa"/>
          </w:tcPr>
          <w:p w14:paraId="76413C40" w14:textId="77777777" w:rsidR="3E385298" w:rsidRDefault="3E385298">
            <w:r>
              <w:t>AutoRound</w:t>
            </w:r>
            <w:commentRangeStart w:id="170"/>
            <w:commentRangeStart w:id="171"/>
            <w:commentRangeEnd w:id="170"/>
            <w:r>
              <w:rPr>
                <w:rStyle w:val="CommentReference"/>
                <w:rFonts w:hint="eastAsia"/>
                <w:sz w:val="24"/>
                <w:szCs w:val="24"/>
              </w:rPr>
              <w:commentReference w:id="170"/>
            </w:r>
            <w:commentRangeEnd w:id="171"/>
            <w:r>
              <w:rPr>
                <w:rStyle w:val="CommentReference"/>
                <w:rFonts w:hint="eastAsia"/>
                <w:sz w:val="24"/>
                <w:szCs w:val="24"/>
              </w:rPr>
              <w:commentReference w:id="171"/>
            </w:r>
          </w:p>
        </w:tc>
      </w:tr>
      <w:tr w:rsidR="00BE0FF4" w14:paraId="01C6D82B" w14:textId="77777777" w:rsidTr="004B3CF1">
        <w:trPr>
          <w:trHeight w:val="300"/>
        </w:trPr>
        <w:tc>
          <w:tcPr>
            <w:tcW w:w="4106" w:type="dxa"/>
            <w:gridSpan w:val="2"/>
          </w:tcPr>
          <w:p w14:paraId="4B506B0F" w14:textId="77777777" w:rsidR="3E385298" w:rsidRDefault="3E385298">
            <w:r>
              <w:t>Quantized ops</w:t>
            </w:r>
          </w:p>
        </w:tc>
        <w:tc>
          <w:tcPr>
            <w:tcW w:w="4253" w:type="dxa"/>
          </w:tcPr>
          <w:p w14:paraId="47854DDB" w14:textId="77777777" w:rsidR="3E385298" w:rsidRDefault="3E385298">
            <w:r>
              <w:t xml:space="preserve">Linear </w:t>
            </w:r>
          </w:p>
        </w:tc>
      </w:tr>
      <w:tr w:rsidR="002F7441" w14:paraId="0956E775" w14:textId="77777777" w:rsidTr="004B3CF1">
        <w:trPr>
          <w:trHeight w:val="300"/>
        </w:trPr>
        <w:tc>
          <w:tcPr>
            <w:tcW w:w="1696" w:type="dxa"/>
            <w:vMerge w:val="restart"/>
          </w:tcPr>
          <w:p w14:paraId="727DF0F0" w14:textId="77777777" w:rsidR="3E385298" w:rsidRDefault="3E385298">
            <w:r>
              <w:t>Linear</w:t>
            </w:r>
          </w:p>
        </w:tc>
        <w:tc>
          <w:tcPr>
            <w:tcW w:w="2410" w:type="dxa"/>
          </w:tcPr>
          <w:p w14:paraId="5D372965" w14:textId="77777777" w:rsidR="3E385298" w:rsidRDefault="3E385298">
            <w:r>
              <w:t>Data type</w:t>
            </w:r>
          </w:p>
        </w:tc>
        <w:tc>
          <w:tcPr>
            <w:tcW w:w="4253" w:type="dxa"/>
          </w:tcPr>
          <w:p w14:paraId="474BD6B1" w14:textId="0AB75475" w:rsidR="3E385298" w:rsidRDefault="3E385298">
            <w:r>
              <w:t>INT4</w:t>
            </w:r>
          </w:p>
        </w:tc>
      </w:tr>
      <w:tr w:rsidR="002F7441" w14:paraId="174265A4" w14:textId="77777777" w:rsidTr="004B3CF1">
        <w:trPr>
          <w:trHeight w:val="300"/>
        </w:trPr>
        <w:tc>
          <w:tcPr>
            <w:tcW w:w="1696" w:type="dxa"/>
            <w:vMerge/>
          </w:tcPr>
          <w:p w14:paraId="12308F49" w14:textId="77777777" w:rsidR="00972EA8" w:rsidRDefault="00972EA8"/>
        </w:tc>
        <w:tc>
          <w:tcPr>
            <w:tcW w:w="2410" w:type="dxa"/>
          </w:tcPr>
          <w:p w14:paraId="017FC286" w14:textId="77777777" w:rsidR="3E385298" w:rsidRDefault="3E385298">
            <w:r>
              <w:t xml:space="preserve">Scheme </w:t>
            </w:r>
          </w:p>
        </w:tc>
        <w:tc>
          <w:tcPr>
            <w:tcW w:w="4253" w:type="dxa"/>
          </w:tcPr>
          <w:p w14:paraId="01210921" w14:textId="2E3CCE84" w:rsidR="3E385298" w:rsidRDefault="3E385298">
            <w:r>
              <w:t>Weight – INT4, Activation - FP16</w:t>
            </w:r>
          </w:p>
        </w:tc>
      </w:tr>
      <w:tr w:rsidR="002F7441" w14:paraId="6D916FD5" w14:textId="77777777" w:rsidTr="004B3CF1">
        <w:trPr>
          <w:trHeight w:val="300"/>
        </w:trPr>
        <w:tc>
          <w:tcPr>
            <w:tcW w:w="1696" w:type="dxa"/>
            <w:vMerge/>
          </w:tcPr>
          <w:p w14:paraId="34B9E39B" w14:textId="77777777" w:rsidR="00972EA8" w:rsidRDefault="00972EA8"/>
        </w:tc>
        <w:tc>
          <w:tcPr>
            <w:tcW w:w="2410" w:type="dxa"/>
          </w:tcPr>
          <w:p w14:paraId="6218286C" w14:textId="77777777" w:rsidR="3E385298" w:rsidRDefault="3E385298">
            <w:r>
              <w:t>Weight scheme</w:t>
            </w:r>
          </w:p>
        </w:tc>
        <w:tc>
          <w:tcPr>
            <w:tcW w:w="4253" w:type="dxa"/>
          </w:tcPr>
          <w:p w14:paraId="0EDB7E93" w14:textId="049FE8DE" w:rsidR="3E385298" w:rsidRDefault="3E385298">
            <w:r>
              <w:t>Static, block-wise</w:t>
            </w:r>
          </w:p>
        </w:tc>
      </w:tr>
      <w:tr w:rsidR="002F7441" w14:paraId="3C23822B" w14:textId="77777777" w:rsidTr="004B3CF1">
        <w:trPr>
          <w:trHeight w:val="300"/>
        </w:trPr>
        <w:tc>
          <w:tcPr>
            <w:tcW w:w="1696" w:type="dxa"/>
            <w:vMerge/>
          </w:tcPr>
          <w:p w14:paraId="3CD3631F" w14:textId="77777777" w:rsidR="00972EA8" w:rsidRDefault="00972EA8"/>
        </w:tc>
        <w:tc>
          <w:tcPr>
            <w:tcW w:w="2410" w:type="dxa"/>
          </w:tcPr>
          <w:p w14:paraId="167450EF" w14:textId="77777777" w:rsidR="3E385298" w:rsidRDefault="3E385298">
            <w:r>
              <w:t>Activation scheme</w:t>
            </w:r>
          </w:p>
        </w:tc>
        <w:tc>
          <w:tcPr>
            <w:tcW w:w="4253" w:type="dxa"/>
          </w:tcPr>
          <w:p w14:paraId="48CA770A" w14:textId="6FC61FB0" w:rsidR="3E385298" w:rsidRDefault="3E385298">
            <w:r>
              <w:t>/</w:t>
            </w:r>
          </w:p>
        </w:tc>
      </w:tr>
      <w:tr w:rsidR="002F7441" w14:paraId="10003243" w14:textId="77777777" w:rsidTr="004B3CF1">
        <w:trPr>
          <w:trHeight w:val="300"/>
        </w:trPr>
        <w:tc>
          <w:tcPr>
            <w:tcW w:w="1696" w:type="dxa"/>
            <w:vMerge/>
          </w:tcPr>
          <w:p w14:paraId="4B5B96A2" w14:textId="77777777" w:rsidR="00972EA8" w:rsidRDefault="00972EA8"/>
        </w:tc>
        <w:tc>
          <w:tcPr>
            <w:tcW w:w="2410" w:type="dxa"/>
          </w:tcPr>
          <w:p w14:paraId="1FD412E6" w14:textId="77777777" w:rsidR="3E385298" w:rsidRDefault="3E385298">
            <w:r>
              <w:t>Block size</w:t>
            </w:r>
          </w:p>
        </w:tc>
        <w:tc>
          <w:tcPr>
            <w:tcW w:w="4253" w:type="dxa"/>
          </w:tcPr>
          <w:p w14:paraId="4E48C708" w14:textId="08C70F16" w:rsidR="3E385298" w:rsidRDefault="3E385298">
            <w:r>
              <w:t>128</w:t>
            </w:r>
          </w:p>
        </w:tc>
      </w:tr>
      <w:tr w:rsidR="002F7441" w14:paraId="0BB38E99" w14:textId="77777777" w:rsidTr="004B3CF1">
        <w:trPr>
          <w:trHeight w:val="300"/>
        </w:trPr>
        <w:tc>
          <w:tcPr>
            <w:tcW w:w="1696" w:type="dxa"/>
            <w:vMerge/>
          </w:tcPr>
          <w:p w14:paraId="08B39DFF" w14:textId="77777777" w:rsidR="00972EA8" w:rsidRDefault="00972EA8"/>
        </w:tc>
        <w:tc>
          <w:tcPr>
            <w:tcW w:w="2410" w:type="dxa"/>
          </w:tcPr>
          <w:p w14:paraId="2888E948" w14:textId="77777777" w:rsidR="3E385298" w:rsidRDefault="3E385298">
            <w:r>
              <w:t>Scale type</w:t>
            </w:r>
          </w:p>
        </w:tc>
        <w:tc>
          <w:tcPr>
            <w:tcW w:w="4253" w:type="dxa"/>
          </w:tcPr>
          <w:p w14:paraId="76074400" w14:textId="23CECD40" w:rsidR="3E385298" w:rsidRDefault="3E385298">
            <w:r>
              <w:t>FP16</w:t>
            </w:r>
          </w:p>
        </w:tc>
      </w:tr>
      <w:tr w:rsidR="002F7441" w14:paraId="3209EC93" w14:textId="77777777" w:rsidTr="004B3CF1">
        <w:trPr>
          <w:trHeight w:val="300"/>
        </w:trPr>
        <w:tc>
          <w:tcPr>
            <w:tcW w:w="1696" w:type="dxa"/>
            <w:vMerge/>
          </w:tcPr>
          <w:p w14:paraId="046DF4B6" w14:textId="77777777" w:rsidR="00972EA8" w:rsidRDefault="00972EA8"/>
        </w:tc>
        <w:tc>
          <w:tcPr>
            <w:tcW w:w="2410" w:type="dxa"/>
          </w:tcPr>
          <w:p w14:paraId="030CAE1E" w14:textId="77777777" w:rsidR="3E385298" w:rsidRDefault="3E385298">
            <w:r>
              <w:t>Scale method</w:t>
            </w:r>
          </w:p>
        </w:tc>
        <w:tc>
          <w:tcPr>
            <w:tcW w:w="4253" w:type="dxa"/>
          </w:tcPr>
          <w:p w14:paraId="034589F1" w14:textId="11F4A905" w:rsidR="3E385298" w:rsidRDefault="3E385298" w:rsidP="3E385298">
            <w:pPr>
              <w:rPr>
                <w:rFonts w:eastAsia="DengXian"/>
              </w:rPr>
            </w:pPr>
            <w:r>
              <w:t>1D block-wise scaling</w:t>
            </w:r>
          </w:p>
        </w:tc>
      </w:tr>
      <w:tr w:rsidR="002F7441" w14:paraId="721FA86A" w14:textId="77777777" w:rsidTr="004B3CF1">
        <w:trPr>
          <w:trHeight w:val="300"/>
        </w:trPr>
        <w:tc>
          <w:tcPr>
            <w:tcW w:w="1696" w:type="dxa"/>
            <w:vMerge/>
          </w:tcPr>
          <w:p w14:paraId="7EB21B36" w14:textId="77777777" w:rsidR="00BA59C2" w:rsidRDefault="00BA59C2"/>
        </w:tc>
        <w:tc>
          <w:tcPr>
            <w:tcW w:w="2410" w:type="dxa"/>
          </w:tcPr>
          <w:p w14:paraId="29C49E9E" w14:textId="31D40151" w:rsidR="27B7D211" w:rsidRDefault="27B7D211">
            <w:r>
              <w:t>Exclude layers</w:t>
            </w:r>
          </w:p>
        </w:tc>
        <w:tc>
          <w:tcPr>
            <w:tcW w:w="4253" w:type="dxa"/>
          </w:tcPr>
          <w:p w14:paraId="6D0B661C" w14:textId="6C9ABDAC" w:rsidR="27B7D211" w:rsidRDefault="27B7D211">
            <w:r>
              <w:t>self_attn, router, lm_head</w:t>
            </w:r>
          </w:p>
        </w:tc>
      </w:tr>
    </w:tbl>
    <w:p w14:paraId="106C5ACB" w14:textId="194689E1" w:rsidR="3E385298" w:rsidRDefault="3E385298" w:rsidP="3E385298"/>
    <w:p w14:paraId="44A2A6F1" w14:textId="6BE76F16" w:rsidR="5E8F1CC5" w:rsidRDefault="3B3DCEFF" w:rsidP="1ED4F078">
      <w:pPr>
        <w:pStyle w:val="Heading3"/>
        <w:numPr>
          <w:ilvl w:val="2"/>
          <w:numId w:val="3"/>
        </w:numPr>
        <w:rPr>
          <w:b/>
          <w:bCs/>
          <w:color w:val="auto"/>
        </w:rPr>
      </w:pPr>
      <w:bookmarkStart w:id="172" w:name="_Toc228179965"/>
      <w:r w:rsidRPr="1ED4F078">
        <w:rPr>
          <w:b/>
          <w:bCs/>
          <w:color w:val="auto"/>
        </w:rPr>
        <w:t>Accuracy result</w:t>
      </w:r>
      <w:bookmarkEnd w:id="17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1440"/>
        <w:gridCol w:w="1440"/>
        <w:gridCol w:w="1440"/>
        <w:gridCol w:w="1440"/>
      </w:tblGrid>
      <w:tr w:rsidR="00A62FDB" w14:paraId="40AD4152" w14:textId="77777777" w:rsidTr="00D15627">
        <w:trPr>
          <w:trHeight w:val="300"/>
        </w:trPr>
        <w:tc>
          <w:tcPr>
            <w:tcW w:w="2448" w:type="dxa"/>
            <w:vAlign w:val="center"/>
          </w:tcPr>
          <w:p w14:paraId="099929C0" w14:textId="41CB1C0A" w:rsidR="5E333694" w:rsidRDefault="5E333694" w:rsidP="5E333694">
            <w:pPr>
              <w:rPr>
                <w:b/>
                <w:bCs/>
              </w:rPr>
            </w:pPr>
            <w:r w:rsidRPr="5E333694">
              <w:rPr>
                <w:b/>
                <w:bCs/>
              </w:rPr>
              <w:t xml:space="preserve">GPT-OSS </w:t>
            </w:r>
            <w:r w:rsidR="427179D1" w:rsidRPr="5E333694">
              <w:rPr>
                <w:b/>
                <w:bCs/>
              </w:rPr>
              <w:t>1</w:t>
            </w:r>
            <w:r w:rsidRPr="5E333694">
              <w:rPr>
                <w:b/>
                <w:bCs/>
              </w:rPr>
              <w:t>20B</w:t>
            </w:r>
          </w:p>
        </w:tc>
        <w:tc>
          <w:tcPr>
            <w:tcW w:w="1440" w:type="dxa"/>
            <w:vAlign w:val="center"/>
          </w:tcPr>
          <w:p w14:paraId="0BCB3B6A" w14:textId="7A5F85AD"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gsm8k</w:t>
            </w:r>
          </w:p>
        </w:tc>
        <w:tc>
          <w:tcPr>
            <w:tcW w:w="1440" w:type="dxa"/>
            <w:vAlign w:val="center"/>
          </w:tcPr>
          <w:p w14:paraId="7E7A85E1" w14:textId="447DB698"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aime25</w:t>
            </w:r>
          </w:p>
        </w:tc>
        <w:tc>
          <w:tcPr>
            <w:tcW w:w="1440" w:type="dxa"/>
            <w:vAlign w:val="center"/>
          </w:tcPr>
          <w:p w14:paraId="1C6B06A7" w14:textId="1D8E0902"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gpqa</w:t>
            </w:r>
          </w:p>
        </w:tc>
        <w:tc>
          <w:tcPr>
            <w:tcW w:w="1440" w:type="dxa"/>
            <w:vAlign w:val="center"/>
          </w:tcPr>
          <w:p w14:paraId="254B1F24" w14:textId="2F17DC56" w:rsidR="5E333694" w:rsidRDefault="5E333694" w:rsidP="5E333694">
            <w:pPr>
              <w:rPr>
                <w:rFonts w:ascii="Aptos" w:eastAsia="Aptos" w:hAnsi="Aptos" w:cs="Aptos"/>
                <w:b/>
                <w:bCs/>
                <w:color w:val="000000" w:themeColor="text1"/>
              </w:rPr>
            </w:pPr>
            <w:r w:rsidRPr="5E333694">
              <w:rPr>
                <w:rFonts w:ascii="Aptos" w:eastAsia="Aptos" w:hAnsi="Aptos" w:cs="Aptos"/>
                <w:b/>
                <w:bCs/>
                <w:color w:val="000000" w:themeColor="text1"/>
              </w:rPr>
              <w:t>mmlu</w:t>
            </w:r>
          </w:p>
        </w:tc>
      </w:tr>
      <w:tr w:rsidR="00A62FDB" w14:paraId="52FF008F" w14:textId="77777777" w:rsidTr="00D15627">
        <w:trPr>
          <w:trHeight w:val="300"/>
        </w:trPr>
        <w:tc>
          <w:tcPr>
            <w:tcW w:w="2448" w:type="dxa"/>
            <w:vAlign w:val="center"/>
          </w:tcPr>
          <w:p w14:paraId="412437DF" w14:textId="7D8E7CA4"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BF16</w:t>
            </w:r>
          </w:p>
        </w:tc>
        <w:tc>
          <w:tcPr>
            <w:tcW w:w="1440" w:type="dxa"/>
            <w:vAlign w:val="center"/>
          </w:tcPr>
          <w:p w14:paraId="20298E38" w14:textId="68F01071" w:rsidR="0CC67100" w:rsidRDefault="0CC67100" w:rsidP="5E333694">
            <w:pPr>
              <w:rPr>
                <w:rFonts w:ascii="Aptos" w:eastAsia="Aptos" w:hAnsi="Aptos" w:cs="Aptos"/>
                <w:color w:val="000000" w:themeColor="text1"/>
              </w:rPr>
            </w:pPr>
            <w:r w:rsidRPr="5E333694">
              <w:rPr>
                <w:rFonts w:ascii="Aptos" w:eastAsia="Aptos" w:hAnsi="Aptos" w:cs="Aptos"/>
                <w:color w:val="000000" w:themeColor="text1"/>
              </w:rPr>
              <w:t>0.946929</w:t>
            </w:r>
          </w:p>
        </w:tc>
        <w:tc>
          <w:tcPr>
            <w:tcW w:w="1440" w:type="dxa"/>
            <w:vAlign w:val="center"/>
          </w:tcPr>
          <w:p w14:paraId="4C4AEAC1" w14:textId="02EDEBF9" w:rsidR="0CC67100" w:rsidRDefault="0CC67100" w:rsidP="5E333694">
            <w:pPr>
              <w:rPr>
                <w:rFonts w:ascii="Aptos" w:eastAsia="Aptos" w:hAnsi="Aptos" w:cs="Aptos"/>
                <w:color w:val="000000" w:themeColor="text1"/>
              </w:rPr>
            </w:pPr>
            <w:r w:rsidRPr="5E333694">
              <w:rPr>
                <w:rFonts w:ascii="Aptos" w:eastAsia="Aptos" w:hAnsi="Aptos" w:cs="Aptos"/>
                <w:color w:val="000000" w:themeColor="text1"/>
              </w:rPr>
              <w:t>0.5375</w:t>
            </w:r>
          </w:p>
        </w:tc>
        <w:tc>
          <w:tcPr>
            <w:tcW w:w="1440" w:type="dxa"/>
            <w:vAlign w:val="center"/>
          </w:tcPr>
          <w:p w14:paraId="4E034A3A" w14:textId="04087BC1" w:rsidR="0CC67100" w:rsidRDefault="0CC67100" w:rsidP="5E333694">
            <w:pPr>
              <w:rPr>
                <w:rFonts w:ascii="Aptos" w:eastAsia="Aptos" w:hAnsi="Aptos" w:cs="Aptos"/>
                <w:color w:val="000000" w:themeColor="text1"/>
              </w:rPr>
            </w:pPr>
            <w:r w:rsidRPr="5E333694">
              <w:rPr>
                <w:rFonts w:ascii="Aptos" w:eastAsia="Aptos" w:hAnsi="Aptos" w:cs="Aptos"/>
                <w:color w:val="000000" w:themeColor="text1"/>
              </w:rPr>
              <w:t>0.658459</w:t>
            </w:r>
          </w:p>
        </w:tc>
        <w:tc>
          <w:tcPr>
            <w:tcW w:w="1440" w:type="dxa"/>
            <w:vAlign w:val="center"/>
          </w:tcPr>
          <w:p w14:paraId="0B099B69" w14:textId="37717036" w:rsidR="0CC67100" w:rsidRDefault="0CC67100" w:rsidP="5E333694">
            <w:pPr>
              <w:rPr>
                <w:rFonts w:ascii="Aptos" w:eastAsia="Aptos" w:hAnsi="Aptos" w:cs="Aptos"/>
                <w:color w:val="000000" w:themeColor="text1"/>
              </w:rPr>
            </w:pPr>
            <w:r w:rsidRPr="5E333694">
              <w:rPr>
                <w:rFonts w:ascii="Aptos" w:eastAsia="Aptos" w:hAnsi="Aptos" w:cs="Aptos"/>
                <w:color w:val="000000" w:themeColor="text1"/>
              </w:rPr>
              <w:t>0.859279</w:t>
            </w:r>
          </w:p>
        </w:tc>
      </w:tr>
      <w:tr w:rsidR="00A62FDB" w14:paraId="32274742" w14:textId="77777777" w:rsidTr="00D15627">
        <w:trPr>
          <w:trHeight w:val="300"/>
        </w:trPr>
        <w:tc>
          <w:tcPr>
            <w:tcW w:w="2448" w:type="dxa"/>
            <w:vAlign w:val="center"/>
          </w:tcPr>
          <w:p w14:paraId="106A50A1" w14:textId="095FB45A"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MXFP4 (official)</w:t>
            </w:r>
          </w:p>
        </w:tc>
        <w:tc>
          <w:tcPr>
            <w:tcW w:w="1440" w:type="dxa"/>
            <w:vAlign w:val="center"/>
          </w:tcPr>
          <w:p w14:paraId="1C261306" w14:textId="07DE32C8" w:rsidR="587D8F6D" w:rsidRDefault="587D8F6D" w:rsidP="5E333694">
            <w:pPr>
              <w:rPr>
                <w:rFonts w:ascii="Aptos" w:eastAsia="Aptos" w:hAnsi="Aptos" w:cs="Aptos"/>
                <w:color w:val="000000" w:themeColor="text1"/>
              </w:rPr>
            </w:pPr>
            <w:r w:rsidRPr="5E333694">
              <w:rPr>
                <w:rFonts w:ascii="Aptos" w:eastAsia="Aptos" w:hAnsi="Aptos" w:cs="Aptos"/>
                <w:color w:val="000000" w:themeColor="text1"/>
              </w:rPr>
              <w:t>0.9433</w:t>
            </w:r>
          </w:p>
        </w:tc>
        <w:tc>
          <w:tcPr>
            <w:tcW w:w="1440" w:type="dxa"/>
            <w:vAlign w:val="center"/>
          </w:tcPr>
          <w:p w14:paraId="574862DB" w14:textId="5FCEF96C" w:rsidR="587D8F6D" w:rsidRDefault="587D8F6D" w:rsidP="5E333694">
            <w:pPr>
              <w:rPr>
                <w:rFonts w:ascii="Aptos" w:eastAsia="Aptos" w:hAnsi="Aptos" w:cs="Aptos"/>
                <w:color w:val="000000" w:themeColor="text1"/>
              </w:rPr>
            </w:pPr>
            <w:r w:rsidRPr="5E333694">
              <w:rPr>
                <w:rFonts w:ascii="Aptos" w:eastAsia="Aptos" w:hAnsi="Aptos" w:cs="Aptos"/>
                <w:color w:val="000000" w:themeColor="text1"/>
              </w:rPr>
              <w:t>0.508333</w:t>
            </w:r>
          </w:p>
        </w:tc>
        <w:tc>
          <w:tcPr>
            <w:tcW w:w="1440" w:type="dxa"/>
            <w:vAlign w:val="center"/>
          </w:tcPr>
          <w:p w14:paraId="6B6EED6D" w14:textId="40063372" w:rsidR="587D8F6D" w:rsidRDefault="587D8F6D" w:rsidP="5E333694">
            <w:pPr>
              <w:rPr>
                <w:rFonts w:ascii="Aptos" w:eastAsia="Aptos" w:hAnsi="Aptos" w:cs="Aptos"/>
                <w:color w:val="000000" w:themeColor="text1"/>
              </w:rPr>
            </w:pPr>
            <w:r w:rsidRPr="5E333694">
              <w:rPr>
                <w:rFonts w:ascii="Aptos" w:eastAsia="Aptos" w:hAnsi="Aptos" w:cs="Aptos"/>
                <w:color w:val="000000" w:themeColor="text1"/>
              </w:rPr>
              <w:t>0.63952</w:t>
            </w:r>
          </w:p>
        </w:tc>
        <w:tc>
          <w:tcPr>
            <w:tcW w:w="1440" w:type="dxa"/>
            <w:vAlign w:val="center"/>
          </w:tcPr>
          <w:p w14:paraId="46447FF4" w14:textId="55AD2A5C" w:rsidR="587D8F6D" w:rsidRDefault="587D8F6D" w:rsidP="5E333694">
            <w:pPr>
              <w:rPr>
                <w:rFonts w:ascii="Aptos" w:eastAsia="Aptos" w:hAnsi="Aptos" w:cs="Aptos"/>
                <w:color w:val="000000" w:themeColor="text1"/>
              </w:rPr>
            </w:pPr>
            <w:r w:rsidRPr="5E333694">
              <w:rPr>
                <w:rFonts w:ascii="Aptos" w:eastAsia="Aptos" w:hAnsi="Aptos" w:cs="Aptos"/>
                <w:color w:val="000000" w:themeColor="text1"/>
              </w:rPr>
              <w:t>0.858923</w:t>
            </w:r>
          </w:p>
        </w:tc>
      </w:tr>
      <w:tr w:rsidR="00A62FDB" w14:paraId="3BADBBB4" w14:textId="77777777" w:rsidTr="00D15627">
        <w:trPr>
          <w:trHeight w:val="300"/>
        </w:trPr>
        <w:tc>
          <w:tcPr>
            <w:tcW w:w="2448" w:type="dxa"/>
            <w:vAlign w:val="center"/>
          </w:tcPr>
          <w:p w14:paraId="401400FA" w14:textId="6606D8B8"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INT4</w:t>
            </w:r>
          </w:p>
        </w:tc>
        <w:tc>
          <w:tcPr>
            <w:tcW w:w="1440" w:type="dxa"/>
            <w:vAlign w:val="center"/>
          </w:tcPr>
          <w:p w14:paraId="05ABCBD7" w14:textId="19B48FE2" w:rsidR="36B1D94C" w:rsidRDefault="36B1D94C" w:rsidP="5E333694">
            <w:pPr>
              <w:rPr>
                <w:rFonts w:ascii="Aptos" w:eastAsia="Aptos" w:hAnsi="Aptos" w:cs="Aptos"/>
                <w:color w:val="000000" w:themeColor="text1"/>
              </w:rPr>
            </w:pPr>
            <w:r w:rsidRPr="5E333694">
              <w:rPr>
                <w:rFonts w:ascii="Aptos" w:eastAsia="Aptos" w:hAnsi="Aptos" w:cs="Aptos"/>
                <w:color w:val="000000" w:themeColor="text1"/>
              </w:rPr>
              <w:t>0.948445</w:t>
            </w:r>
          </w:p>
        </w:tc>
        <w:tc>
          <w:tcPr>
            <w:tcW w:w="1440" w:type="dxa"/>
            <w:vAlign w:val="center"/>
          </w:tcPr>
          <w:p w14:paraId="1A473498" w14:textId="09CFD84B" w:rsidR="36B1D94C" w:rsidRDefault="36B1D94C" w:rsidP="5E333694">
            <w:pPr>
              <w:rPr>
                <w:rFonts w:ascii="Aptos" w:eastAsia="Aptos" w:hAnsi="Aptos" w:cs="Aptos"/>
                <w:color w:val="000000" w:themeColor="text1"/>
              </w:rPr>
            </w:pPr>
            <w:r w:rsidRPr="5E333694">
              <w:rPr>
                <w:rFonts w:ascii="Aptos" w:eastAsia="Aptos" w:hAnsi="Aptos" w:cs="Aptos"/>
                <w:color w:val="000000" w:themeColor="text1"/>
              </w:rPr>
              <w:t>0.5375</w:t>
            </w:r>
          </w:p>
        </w:tc>
        <w:tc>
          <w:tcPr>
            <w:tcW w:w="1440" w:type="dxa"/>
            <w:vAlign w:val="center"/>
          </w:tcPr>
          <w:p w14:paraId="1F0F2F00" w14:textId="65CA76BD" w:rsidR="36B1D94C" w:rsidRDefault="36B1D94C" w:rsidP="5E333694">
            <w:pPr>
              <w:rPr>
                <w:rFonts w:ascii="Aptos" w:eastAsia="Aptos" w:hAnsi="Aptos" w:cs="Aptos"/>
                <w:color w:val="000000" w:themeColor="text1"/>
              </w:rPr>
            </w:pPr>
            <w:r w:rsidRPr="5E333694">
              <w:rPr>
                <w:rFonts w:ascii="Aptos" w:eastAsia="Aptos" w:hAnsi="Aptos" w:cs="Aptos"/>
                <w:color w:val="000000" w:themeColor="text1"/>
              </w:rPr>
              <w:t>0.629419</w:t>
            </w:r>
          </w:p>
        </w:tc>
        <w:tc>
          <w:tcPr>
            <w:tcW w:w="1440" w:type="dxa"/>
            <w:vAlign w:val="center"/>
          </w:tcPr>
          <w:p w14:paraId="4DD830B3" w14:textId="26446306" w:rsidR="36B1D94C" w:rsidRDefault="36B1D94C" w:rsidP="5E333694">
            <w:pPr>
              <w:rPr>
                <w:rFonts w:ascii="Aptos" w:eastAsia="Aptos" w:hAnsi="Aptos" w:cs="Aptos"/>
                <w:color w:val="000000" w:themeColor="text1"/>
              </w:rPr>
            </w:pPr>
            <w:r w:rsidRPr="5E333694">
              <w:rPr>
                <w:rFonts w:ascii="Aptos" w:eastAsia="Aptos" w:hAnsi="Aptos" w:cs="Aptos"/>
                <w:color w:val="000000" w:themeColor="text1"/>
              </w:rPr>
              <w:t>0.8523</w:t>
            </w:r>
          </w:p>
        </w:tc>
      </w:tr>
      <w:tr w:rsidR="00A62FDB" w14:paraId="76F7E3B0" w14:textId="77777777" w:rsidTr="00D15627">
        <w:trPr>
          <w:trHeight w:val="300"/>
        </w:trPr>
        <w:tc>
          <w:tcPr>
            <w:tcW w:w="2448" w:type="dxa"/>
            <w:vAlign w:val="center"/>
          </w:tcPr>
          <w:p w14:paraId="5DC189D6" w14:textId="0107AC46" w:rsidR="5E333694" w:rsidRDefault="5E333694" w:rsidP="5E333694">
            <w:pPr>
              <w:rPr>
                <w:rFonts w:ascii="Aptos" w:eastAsia="Aptos" w:hAnsi="Aptos" w:cs="Aptos"/>
                <w:color w:val="000000" w:themeColor="text1"/>
              </w:rPr>
            </w:pPr>
            <w:r w:rsidRPr="5E333694">
              <w:rPr>
                <w:rFonts w:ascii="Aptos" w:eastAsia="Aptos" w:hAnsi="Aptos" w:cs="Aptos"/>
                <w:color w:val="000000" w:themeColor="text1"/>
              </w:rPr>
              <w:t>INT4 + FP8 E4M3 KV</w:t>
            </w:r>
          </w:p>
        </w:tc>
        <w:tc>
          <w:tcPr>
            <w:tcW w:w="1440" w:type="dxa"/>
            <w:vAlign w:val="center"/>
          </w:tcPr>
          <w:p w14:paraId="2F45BDA3" w14:textId="6ED2735E" w:rsidR="09F96DCD" w:rsidRDefault="09F96DCD" w:rsidP="5E333694">
            <w:pPr>
              <w:rPr>
                <w:rFonts w:ascii="Aptos" w:eastAsia="Aptos" w:hAnsi="Aptos" w:cs="Aptos"/>
                <w:color w:val="000000" w:themeColor="text1"/>
              </w:rPr>
            </w:pPr>
            <w:r w:rsidRPr="5E333694">
              <w:rPr>
                <w:rFonts w:ascii="Aptos" w:eastAsia="Aptos" w:hAnsi="Aptos" w:cs="Aptos"/>
                <w:color w:val="000000" w:themeColor="text1"/>
              </w:rPr>
              <w:t>0.943139</w:t>
            </w:r>
          </w:p>
        </w:tc>
        <w:tc>
          <w:tcPr>
            <w:tcW w:w="1440" w:type="dxa"/>
            <w:vAlign w:val="center"/>
          </w:tcPr>
          <w:p w14:paraId="779DEC4B" w14:textId="0BC44579" w:rsidR="5E333694" w:rsidRDefault="5E333694" w:rsidP="5E333694">
            <w:pPr>
              <w:rPr>
                <w:rFonts w:ascii="Aptos" w:eastAsia="Aptos" w:hAnsi="Aptos" w:cs="Aptos"/>
                <w:color w:val="000000" w:themeColor="text1"/>
              </w:rPr>
            </w:pPr>
          </w:p>
        </w:tc>
        <w:tc>
          <w:tcPr>
            <w:tcW w:w="1440" w:type="dxa"/>
            <w:vAlign w:val="center"/>
          </w:tcPr>
          <w:p w14:paraId="2F30CBF2" w14:textId="0E7599B9" w:rsidR="5E333694" w:rsidRDefault="5E333694" w:rsidP="5E333694">
            <w:pPr>
              <w:rPr>
                <w:rFonts w:ascii="Aptos" w:eastAsia="Aptos" w:hAnsi="Aptos" w:cs="Aptos"/>
                <w:color w:val="000000" w:themeColor="text1"/>
              </w:rPr>
            </w:pPr>
          </w:p>
        </w:tc>
        <w:tc>
          <w:tcPr>
            <w:tcW w:w="1440" w:type="dxa"/>
            <w:vAlign w:val="center"/>
          </w:tcPr>
          <w:p w14:paraId="62A634CF" w14:textId="1059A01A" w:rsidR="5E333694" w:rsidRDefault="5E333694" w:rsidP="5E333694">
            <w:pPr>
              <w:rPr>
                <w:rFonts w:ascii="Aptos" w:eastAsia="Aptos" w:hAnsi="Aptos" w:cs="Aptos"/>
                <w:color w:val="000000" w:themeColor="text1"/>
              </w:rPr>
            </w:pPr>
          </w:p>
        </w:tc>
      </w:tr>
    </w:tbl>
    <w:p w14:paraId="13ABFDF6" w14:textId="480217D0" w:rsidR="005D51B0" w:rsidRPr="00494FC0" w:rsidRDefault="005D51B0" w:rsidP="00430D63">
      <w:pPr>
        <w:rPr>
          <w:rFonts w:eastAsia="DengXian"/>
        </w:rPr>
      </w:pPr>
    </w:p>
    <w:p w14:paraId="5679DA98" w14:textId="77777777" w:rsidR="00E52093" w:rsidRDefault="00E52093" w:rsidP="00E52093">
      <w:pPr>
        <w:pStyle w:val="Heading3"/>
        <w:numPr>
          <w:ilvl w:val="1"/>
          <w:numId w:val="3"/>
        </w:numPr>
        <w:rPr>
          <w:b/>
          <w:bCs/>
          <w:color w:val="auto"/>
        </w:rPr>
      </w:pPr>
      <w:bookmarkStart w:id="173" w:name="_Toc228179966"/>
      <w:r w:rsidRPr="7D95BDAA">
        <w:rPr>
          <w:b/>
          <w:bCs/>
          <w:color w:val="auto"/>
        </w:rPr>
        <w:t>Llama 3.1 405B</w:t>
      </w:r>
      <w:bookmarkEnd w:id="173"/>
    </w:p>
    <w:p w14:paraId="1BC3EB90" w14:textId="77777777" w:rsidR="00E52093" w:rsidRPr="00D711CF" w:rsidRDefault="00E52093" w:rsidP="00E52093">
      <w:pPr>
        <w:pStyle w:val="Heading4"/>
        <w:numPr>
          <w:ilvl w:val="2"/>
          <w:numId w:val="3"/>
        </w:numPr>
        <w:rPr>
          <w:b/>
          <w:bCs/>
          <w:i w:val="0"/>
          <w:iCs w:val="0"/>
          <w:color w:val="auto"/>
        </w:rPr>
      </w:pPr>
      <w:bookmarkStart w:id="174" w:name="_Toc228179967"/>
      <w:r w:rsidRPr="1ED4F078">
        <w:rPr>
          <w:b/>
          <w:bCs/>
          <w:i w:val="0"/>
          <w:iCs w:val="0"/>
          <w:color w:val="auto"/>
        </w:rPr>
        <w:t>MXFP8 recipe</w:t>
      </w:r>
      <w:bookmarkEnd w:id="174"/>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BE0FF4" w:rsidRPr="001249B6" w14:paraId="3DBB8533" w14:textId="77777777" w:rsidTr="004B3CF1">
        <w:trPr>
          <w:trHeight w:val="300"/>
        </w:trPr>
        <w:tc>
          <w:tcPr>
            <w:tcW w:w="4106" w:type="dxa"/>
            <w:gridSpan w:val="2"/>
          </w:tcPr>
          <w:p w14:paraId="4630ADD5" w14:textId="77777777" w:rsidR="00E52093" w:rsidRPr="001249B6" w:rsidRDefault="00E52093">
            <w:pPr>
              <w:rPr>
                <w:b/>
                <w:bCs/>
              </w:rPr>
            </w:pPr>
            <w:r w:rsidRPr="001249B6">
              <w:rPr>
                <w:rFonts w:hint="eastAsia"/>
                <w:b/>
                <w:bCs/>
              </w:rPr>
              <w:t xml:space="preserve">Recipe  </w:t>
            </w:r>
          </w:p>
        </w:tc>
        <w:tc>
          <w:tcPr>
            <w:tcW w:w="4253" w:type="dxa"/>
          </w:tcPr>
          <w:p w14:paraId="548998E6" w14:textId="77777777" w:rsidR="00E52093" w:rsidRPr="001249B6" w:rsidRDefault="00E52093">
            <w:pPr>
              <w:rPr>
                <w:b/>
                <w:bCs/>
              </w:rPr>
            </w:pPr>
            <w:r w:rsidRPr="001249B6">
              <w:rPr>
                <w:rFonts w:hint="eastAsia"/>
                <w:b/>
                <w:bCs/>
              </w:rPr>
              <w:t>Config/Setting</w:t>
            </w:r>
          </w:p>
        </w:tc>
      </w:tr>
      <w:tr w:rsidR="00BE0FF4" w14:paraId="4FBB4738" w14:textId="77777777" w:rsidTr="004B3CF1">
        <w:trPr>
          <w:trHeight w:val="300"/>
        </w:trPr>
        <w:tc>
          <w:tcPr>
            <w:tcW w:w="4106" w:type="dxa"/>
            <w:gridSpan w:val="2"/>
          </w:tcPr>
          <w:p w14:paraId="5DF1C09B" w14:textId="77777777" w:rsidR="00E52093" w:rsidRDefault="00E52093">
            <w:r>
              <w:rPr>
                <w:rFonts w:hint="eastAsia"/>
              </w:rPr>
              <w:t>Quant approach</w:t>
            </w:r>
          </w:p>
        </w:tc>
        <w:tc>
          <w:tcPr>
            <w:tcW w:w="4253" w:type="dxa"/>
          </w:tcPr>
          <w:p w14:paraId="1E76D44D" w14:textId="77777777" w:rsidR="00E52093" w:rsidRDefault="00E52093">
            <w:r>
              <w:t>P</w:t>
            </w:r>
            <w:r>
              <w:rPr>
                <w:rFonts w:hint="eastAsia"/>
              </w:rPr>
              <w:t>TQ</w:t>
            </w:r>
          </w:p>
        </w:tc>
      </w:tr>
      <w:tr w:rsidR="00BE0FF4" w14:paraId="03B47A77" w14:textId="77777777" w:rsidTr="004B3CF1">
        <w:trPr>
          <w:trHeight w:val="300"/>
        </w:trPr>
        <w:tc>
          <w:tcPr>
            <w:tcW w:w="4106" w:type="dxa"/>
            <w:gridSpan w:val="2"/>
          </w:tcPr>
          <w:p w14:paraId="5EA8007D" w14:textId="77777777" w:rsidR="00E52093" w:rsidRDefault="00E52093">
            <w:r>
              <w:rPr>
                <w:rFonts w:hint="eastAsia"/>
              </w:rPr>
              <w:lastRenderedPageBreak/>
              <w:t>Quant algo</w:t>
            </w:r>
          </w:p>
        </w:tc>
        <w:tc>
          <w:tcPr>
            <w:tcW w:w="4253" w:type="dxa"/>
          </w:tcPr>
          <w:p w14:paraId="6E27B0BF" w14:textId="77777777" w:rsidR="00E52093" w:rsidRDefault="00E52093">
            <w:r>
              <w:rPr>
                <w:rFonts w:hint="eastAsia"/>
              </w:rPr>
              <w:t>RTN</w:t>
            </w:r>
          </w:p>
        </w:tc>
      </w:tr>
      <w:tr w:rsidR="00BE0FF4" w14:paraId="328D1243" w14:textId="77777777" w:rsidTr="004B3CF1">
        <w:trPr>
          <w:trHeight w:val="300"/>
        </w:trPr>
        <w:tc>
          <w:tcPr>
            <w:tcW w:w="4106" w:type="dxa"/>
            <w:gridSpan w:val="2"/>
          </w:tcPr>
          <w:p w14:paraId="3DCACA13" w14:textId="77777777" w:rsidR="00E52093" w:rsidRDefault="00E52093">
            <w:r>
              <w:rPr>
                <w:rFonts w:hint="eastAsia"/>
              </w:rPr>
              <w:t>Quantized ops</w:t>
            </w:r>
          </w:p>
        </w:tc>
        <w:tc>
          <w:tcPr>
            <w:tcW w:w="4253" w:type="dxa"/>
          </w:tcPr>
          <w:p w14:paraId="27B70023" w14:textId="77777777" w:rsidR="00E52093" w:rsidRDefault="00E52093">
            <w:r>
              <w:rPr>
                <w:rFonts w:hint="eastAsia"/>
              </w:rPr>
              <w:t xml:space="preserve">Linear </w:t>
            </w:r>
          </w:p>
        </w:tc>
      </w:tr>
      <w:tr w:rsidR="002F7441" w14:paraId="265FD1A2" w14:textId="77777777" w:rsidTr="004B3CF1">
        <w:trPr>
          <w:trHeight w:val="300"/>
        </w:trPr>
        <w:tc>
          <w:tcPr>
            <w:tcW w:w="1696" w:type="dxa"/>
            <w:vMerge w:val="restart"/>
          </w:tcPr>
          <w:p w14:paraId="69025C1E" w14:textId="77777777" w:rsidR="00E52093" w:rsidRDefault="00E52093">
            <w:r>
              <w:rPr>
                <w:rFonts w:hint="eastAsia"/>
              </w:rPr>
              <w:t>Linear</w:t>
            </w:r>
          </w:p>
        </w:tc>
        <w:tc>
          <w:tcPr>
            <w:tcW w:w="2410" w:type="dxa"/>
          </w:tcPr>
          <w:p w14:paraId="1A94EB8E" w14:textId="77777777" w:rsidR="00E52093" w:rsidRDefault="00E52093">
            <w:r>
              <w:t>D</w:t>
            </w:r>
            <w:r>
              <w:rPr>
                <w:rFonts w:hint="eastAsia"/>
              </w:rPr>
              <w:t>ata type</w:t>
            </w:r>
          </w:p>
        </w:tc>
        <w:tc>
          <w:tcPr>
            <w:tcW w:w="4253" w:type="dxa"/>
          </w:tcPr>
          <w:p w14:paraId="5E1D5557" w14:textId="77777777" w:rsidR="00E52093" w:rsidRDefault="00E52093">
            <w:r>
              <w:rPr>
                <w:rFonts w:eastAsia="DengXian" w:hint="eastAsia"/>
              </w:rPr>
              <w:t>MX</w:t>
            </w:r>
            <w:r>
              <w:rPr>
                <w:rFonts w:hint="eastAsia"/>
              </w:rPr>
              <w:t>FP8</w:t>
            </w:r>
          </w:p>
        </w:tc>
      </w:tr>
      <w:tr w:rsidR="002F7441" w14:paraId="02619EB7" w14:textId="77777777" w:rsidTr="004B3CF1">
        <w:trPr>
          <w:trHeight w:val="300"/>
        </w:trPr>
        <w:tc>
          <w:tcPr>
            <w:tcW w:w="1696" w:type="dxa"/>
            <w:vMerge/>
          </w:tcPr>
          <w:p w14:paraId="44FA0453" w14:textId="77777777" w:rsidR="00E52093" w:rsidRDefault="00E52093"/>
        </w:tc>
        <w:tc>
          <w:tcPr>
            <w:tcW w:w="2410" w:type="dxa"/>
          </w:tcPr>
          <w:p w14:paraId="4684C123" w14:textId="77777777" w:rsidR="00E52093" w:rsidRDefault="00E52093">
            <w:r>
              <w:rPr>
                <w:rFonts w:hint="eastAsia"/>
              </w:rPr>
              <w:t>Element format</w:t>
            </w:r>
          </w:p>
        </w:tc>
        <w:tc>
          <w:tcPr>
            <w:tcW w:w="4253" w:type="dxa"/>
          </w:tcPr>
          <w:p w14:paraId="6DF24583" w14:textId="77777777" w:rsidR="00E52093" w:rsidRDefault="00E52093">
            <w:r>
              <w:rPr>
                <w:rFonts w:hint="eastAsia"/>
              </w:rPr>
              <w:t>E4M3</w:t>
            </w:r>
          </w:p>
        </w:tc>
      </w:tr>
      <w:tr w:rsidR="002F7441" w14:paraId="3E4724E9" w14:textId="77777777" w:rsidTr="004B3CF1">
        <w:trPr>
          <w:trHeight w:val="300"/>
        </w:trPr>
        <w:tc>
          <w:tcPr>
            <w:tcW w:w="1696" w:type="dxa"/>
            <w:vMerge/>
          </w:tcPr>
          <w:p w14:paraId="76128A26" w14:textId="77777777" w:rsidR="00E52093" w:rsidRDefault="00E52093"/>
        </w:tc>
        <w:tc>
          <w:tcPr>
            <w:tcW w:w="2410" w:type="dxa"/>
          </w:tcPr>
          <w:p w14:paraId="404AD270" w14:textId="77777777" w:rsidR="00E52093" w:rsidRDefault="00E52093">
            <w:r>
              <w:t>Scheme</w:t>
            </w:r>
          </w:p>
        </w:tc>
        <w:tc>
          <w:tcPr>
            <w:tcW w:w="4253" w:type="dxa"/>
          </w:tcPr>
          <w:p w14:paraId="1177DC32" w14:textId="77777777" w:rsidR="00E52093" w:rsidRPr="001C14CA" w:rsidRDefault="00E52093">
            <w:pPr>
              <w:rPr>
                <w:rFonts w:eastAsia="DengXian"/>
              </w:rPr>
            </w:pPr>
            <w:r>
              <w:t xml:space="preserve">Weight – </w:t>
            </w:r>
            <w:r>
              <w:rPr>
                <w:rFonts w:eastAsia="DengXian" w:hint="eastAsia"/>
              </w:rPr>
              <w:t>MXFP8</w:t>
            </w:r>
            <w:r>
              <w:t xml:space="preserve">, Activation – </w:t>
            </w:r>
            <w:r>
              <w:rPr>
                <w:rFonts w:eastAsia="DengXian" w:hint="eastAsia"/>
              </w:rPr>
              <w:t>MXFP8</w:t>
            </w:r>
          </w:p>
        </w:tc>
      </w:tr>
      <w:tr w:rsidR="002F7441" w14:paraId="7EC21861" w14:textId="77777777" w:rsidTr="004B3CF1">
        <w:trPr>
          <w:trHeight w:val="300"/>
        </w:trPr>
        <w:tc>
          <w:tcPr>
            <w:tcW w:w="1696" w:type="dxa"/>
            <w:vMerge/>
          </w:tcPr>
          <w:p w14:paraId="4A5FC1B4" w14:textId="77777777" w:rsidR="00E52093" w:rsidRDefault="00E52093"/>
        </w:tc>
        <w:tc>
          <w:tcPr>
            <w:tcW w:w="2410" w:type="dxa"/>
          </w:tcPr>
          <w:p w14:paraId="56970608" w14:textId="77777777" w:rsidR="00E52093" w:rsidRDefault="00E52093">
            <w:r>
              <w:t>Weight scheme</w:t>
            </w:r>
          </w:p>
        </w:tc>
        <w:tc>
          <w:tcPr>
            <w:tcW w:w="4253" w:type="dxa"/>
          </w:tcPr>
          <w:p w14:paraId="7ACF5378" w14:textId="77777777" w:rsidR="00E52093" w:rsidRDefault="00E52093">
            <w:r>
              <w:t>Static, block-wise</w:t>
            </w:r>
          </w:p>
        </w:tc>
      </w:tr>
      <w:tr w:rsidR="002F7441" w14:paraId="6D4724B7" w14:textId="77777777" w:rsidTr="004B3CF1">
        <w:trPr>
          <w:trHeight w:val="300"/>
        </w:trPr>
        <w:tc>
          <w:tcPr>
            <w:tcW w:w="1696" w:type="dxa"/>
            <w:vMerge/>
          </w:tcPr>
          <w:p w14:paraId="772E2FC1" w14:textId="77777777" w:rsidR="00E52093" w:rsidRDefault="00E52093"/>
        </w:tc>
        <w:tc>
          <w:tcPr>
            <w:tcW w:w="2410" w:type="dxa"/>
          </w:tcPr>
          <w:p w14:paraId="41EAFC52" w14:textId="77777777" w:rsidR="00E52093" w:rsidRDefault="00E52093">
            <w:r>
              <w:t>Activation scheme</w:t>
            </w:r>
          </w:p>
        </w:tc>
        <w:tc>
          <w:tcPr>
            <w:tcW w:w="4253" w:type="dxa"/>
          </w:tcPr>
          <w:p w14:paraId="6EDE9D58" w14:textId="77777777" w:rsidR="00E52093" w:rsidRDefault="00E52093">
            <w:r>
              <w:t>Dynamic, block-wise</w:t>
            </w:r>
          </w:p>
        </w:tc>
      </w:tr>
      <w:tr w:rsidR="002F7441" w14:paraId="3E540E2E" w14:textId="77777777" w:rsidTr="004B3CF1">
        <w:trPr>
          <w:trHeight w:val="300"/>
        </w:trPr>
        <w:tc>
          <w:tcPr>
            <w:tcW w:w="1696" w:type="dxa"/>
            <w:vMerge/>
          </w:tcPr>
          <w:p w14:paraId="5D58621C" w14:textId="77777777" w:rsidR="00E52093" w:rsidRDefault="00E52093"/>
        </w:tc>
        <w:tc>
          <w:tcPr>
            <w:tcW w:w="2410" w:type="dxa"/>
          </w:tcPr>
          <w:p w14:paraId="22B8C017" w14:textId="77777777" w:rsidR="00E52093" w:rsidRDefault="00E52093">
            <w:r>
              <w:t>Block size</w:t>
            </w:r>
          </w:p>
        </w:tc>
        <w:tc>
          <w:tcPr>
            <w:tcW w:w="4253" w:type="dxa"/>
          </w:tcPr>
          <w:p w14:paraId="24ADE5C2" w14:textId="77777777" w:rsidR="00E52093" w:rsidRDefault="00E52093">
            <w:r>
              <w:t>32</w:t>
            </w:r>
          </w:p>
        </w:tc>
      </w:tr>
      <w:tr w:rsidR="002F7441" w14:paraId="0A81E44B" w14:textId="77777777" w:rsidTr="004B3CF1">
        <w:trPr>
          <w:trHeight w:val="300"/>
        </w:trPr>
        <w:tc>
          <w:tcPr>
            <w:tcW w:w="1696" w:type="dxa"/>
            <w:vMerge/>
          </w:tcPr>
          <w:p w14:paraId="39B0D839" w14:textId="77777777" w:rsidR="00E52093" w:rsidRDefault="00E52093"/>
        </w:tc>
        <w:tc>
          <w:tcPr>
            <w:tcW w:w="2410" w:type="dxa"/>
          </w:tcPr>
          <w:p w14:paraId="5063D08F" w14:textId="77777777" w:rsidR="00E52093" w:rsidRDefault="00E52093">
            <w:r>
              <w:t>Scale type</w:t>
            </w:r>
          </w:p>
        </w:tc>
        <w:tc>
          <w:tcPr>
            <w:tcW w:w="4253" w:type="dxa"/>
          </w:tcPr>
          <w:p w14:paraId="2044CD3A" w14:textId="77777777" w:rsidR="00E52093" w:rsidRDefault="00E52093">
            <w:r>
              <w:t>FP8 E8M0</w:t>
            </w:r>
          </w:p>
        </w:tc>
      </w:tr>
      <w:tr w:rsidR="002F7441" w14:paraId="60893934" w14:textId="77777777" w:rsidTr="004B3CF1">
        <w:trPr>
          <w:trHeight w:val="300"/>
        </w:trPr>
        <w:tc>
          <w:tcPr>
            <w:tcW w:w="1696" w:type="dxa"/>
            <w:vMerge/>
          </w:tcPr>
          <w:p w14:paraId="341FC9E5" w14:textId="77777777" w:rsidR="00E52093" w:rsidRDefault="00E52093"/>
        </w:tc>
        <w:tc>
          <w:tcPr>
            <w:tcW w:w="2410" w:type="dxa"/>
          </w:tcPr>
          <w:p w14:paraId="429115F5" w14:textId="77777777" w:rsidR="00E52093" w:rsidRDefault="00E52093">
            <w:r>
              <w:t>Scale method</w:t>
            </w:r>
          </w:p>
        </w:tc>
        <w:tc>
          <w:tcPr>
            <w:tcW w:w="4253" w:type="dxa"/>
          </w:tcPr>
          <w:p w14:paraId="53042195" w14:textId="77777777" w:rsidR="00E52093" w:rsidRDefault="00E52093">
            <w:r>
              <w:t>1D block-wise scaling for MXFP8</w:t>
            </w:r>
          </w:p>
        </w:tc>
      </w:tr>
      <w:tr w:rsidR="002F7441" w14:paraId="26FA0347" w14:textId="77777777" w:rsidTr="004B3CF1">
        <w:trPr>
          <w:trHeight w:val="116"/>
        </w:trPr>
        <w:tc>
          <w:tcPr>
            <w:tcW w:w="1696" w:type="dxa"/>
            <w:vMerge/>
          </w:tcPr>
          <w:p w14:paraId="0B646532" w14:textId="77777777" w:rsidR="00E52093" w:rsidRDefault="00E52093"/>
        </w:tc>
        <w:tc>
          <w:tcPr>
            <w:tcW w:w="2410" w:type="dxa"/>
          </w:tcPr>
          <w:p w14:paraId="258AF8D2" w14:textId="77777777" w:rsidR="00E52093" w:rsidRDefault="00E52093">
            <w:r>
              <w:t>Exclude layers</w:t>
            </w:r>
          </w:p>
        </w:tc>
        <w:tc>
          <w:tcPr>
            <w:tcW w:w="4253" w:type="dxa"/>
          </w:tcPr>
          <w:p w14:paraId="5F7858F8" w14:textId="77777777" w:rsidR="00E52093" w:rsidRDefault="00E52093">
            <w:r>
              <w:t>lm-head</w:t>
            </w:r>
          </w:p>
        </w:tc>
      </w:tr>
    </w:tbl>
    <w:p w14:paraId="605C84D2" w14:textId="77777777" w:rsidR="00E52093" w:rsidRDefault="00E52093" w:rsidP="00E52093">
      <w:pPr>
        <w:rPr>
          <w:rFonts w:eastAsia="DengXian"/>
          <w:b/>
        </w:rPr>
      </w:pPr>
    </w:p>
    <w:p w14:paraId="586057CF" w14:textId="77777777" w:rsidR="00E52093" w:rsidRDefault="00E52093" w:rsidP="00E52093"/>
    <w:p w14:paraId="03159325" w14:textId="77777777" w:rsidR="00E52093" w:rsidRPr="00D711CF" w:rsidRDefault="00E52093" w:rsidP="00E52093">
      <w:pPr>
        <w:pStyle w:val="Heading4"/>
        <w:numPr>
          <w:ilvl w:val="2"/>
          <w:numId w:val="3"/>
        </w:numPr>
        <w:rPr>
          <w:b/>
          <w:bCs/>
          <w:i w:val="0"/>
          <w:iCs w:val="0"/>
          <w:color w:val="auto"/>
        </w:rPr>
      </w:pPr>
      <w:bookmarkStart w:id="175" w:name="_Toc228179968"/>
      <w:r w:rsidRPr="1ED4F078">
        <w:rPr>
          <w:b/>
          <w:bCs/>
          <w:i w:val="0"/>
          <w:iCs w:val="0"/>
          <w:color w:val="auto"/>
        </w:rPr>
        <w:t>Accuracy Result</w:t>
      </w:r>
      <w:bookmarkEnd w:id="175"/>
    </w:p>
    <w:p w14:paraId="6DBA97FA" w14:textId="77777777" w:rsidR="00E52093" w:rsidRDefault="00E52093" w:rsidP="00E52093">
      <w:r>
        <w:t>Accuracy results from SW emulation:</w:t>
      </w:r>
    </w:p>
    <w:tbl>
      <w:tblPr>
        <w:tblW w:w="86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7"/>
        <w:gridCol w:w="1205"/>
        <w:gridCol w:w="1080"/>
        <w:gridCol w:w="1740"/>
        <w:gridCol w:w="1440"/>
        <w:gridCol w:w="2032"/>
      </w:tblGrid>
      <w:tr w:rsidR="0048453C" w14:paraId="71969E64" w14:textId="77777777">
        <w:trPr>
          <w:trHeight w:val="300"/>
        </w:trPr>
        <w:tc>
          <w:tcPr>
            <w:tcW w:w="1127" w:type="dxa"/>
            <w:tcMar>
              <w:left w:w="105" w:type="dxa"/>
              <w:right w:w="105" w:type="dxa"/>
            </w:tcMar>
            <w:vAlign w:val="center"/>
          </w:tcPr>
          <w:p w14:paraId="2A65521A" w14:textId="77777777" w:rsidR="00E52093" w:rsidRDefault="00E52093">
            <w:pPr>
              <w:rPr>
                <w:rFonts w:ascii="Aptos" w:eastAsia="Aptos" w:hAnsi="Aptos" w:cs="Aptos"/>
                <w:b/>
                <w:color w:val="000000" w:themeColor="text1"/>
                <w:sz w:val="22"/>
                <w:szCs w:val="22"/>
              </w:rPr>
            </w:pPr>
            <w:r w:rsidRPr="7D95BDAA">
              <w:rPr>
                <w:rFonts w:ascii="Aptos" w:eastAsia="Aptos" w:hAnsi="Aptos" w:cs="Aptos"/>
                <w:b/>
                <w:bCs/>
                <w:color w:val="000000" w:themeColor="text1"/>
                <w:sz w:val="22"/>
                <w:szCs w:val="22"/>
              </w:rPr>
              <w:t>Llama 3.1 405B</w:t>
            </w:r>
          </w:p>
        </w:tc>
        <w:tc>
          <w:tcPr>
            <w:tcW w:w="1205" w:type="dxa"/>
            <w:tcMar>
              <w:left w:w="105" w:type="dxa"/>
              <w:right w:w="105" w:type="dxa"/>
            </w:tcMar>
            <w:vAlign w:val="center"/>
          </w:tcPr>
          <w:p w14:paraId="0C0B78CE" w14:textId="77777777" w:rsidR="00E52093" w:rsidRDefault="00E5209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Gsm8k</w:t>
            </w:r>
          </w:p>
          <w:p w14:paraId="2F2623A5" w14:textId="77777777" w:rsidR="00E52093" w:rsidRDefault="00E5209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(strict)</w:t>
            </w:r>
          </w:p>
        </w:tc>
        <w:tc>
          <w:tcPr>
            <w:tcW w:w="1080" w:type="dxa"/>
            <w:tcMar>
              <w:left w:w="105" w:type="dxa"/>
              <w:right w:w="105" w:type="dxa"/>
            </w:tcMar>
            <w:vAlign w:val="center"/>
          </w:tcPr>
          <w:p w14:paraId="65323C3E" w14:textId="77777777" w:rsidR="00E52093" w:rsidRDefault="00E5209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Mmlu</w:t>
            </w:r>
          </w:p>
        </w:tc>
        <w:tc>
          <w:tcPr>
            <w:tcW w:w="1740" w:type="dxa"/>
            <w:tcMar>
              <w:left w:w="105" w:type="dxa"/>
              <w:right w:w="105" w:type="dxa"/>
            </w:tcMar>
            <w:vAlign w:val="center"/>
          </w:tcPr>
          <w:p w14:paraId="533E056B" w14:textId="77777777" w:rsidR="00E52093" w:rsidRDefault="00E5209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Piqa</w:t>
            </w:r>
          </w:p>
        </w:tc>
        <w:tc>
          <w:tcPr>
            <w:tcW w:w="1440" w:type="dxa"/>
            <w:tcMar>
              <w:left w:w="105" w:type="dxa"/>
              <w:right w:w="105" w:type="dxa"/>
            </w:tcMar>
            <w:vAlign w:val="center"/>
          </w:tcPr>
          <w:p w14:paraId="0D62AD1F" w14:textId="77777777" w:rsidR="00E52093" w:rsidRDefault="00E52093">
            <w:pPr>
              <w:rPr>
                <w:rFonts w:ascii="Aptos" w:eastAsia="Aptos" w:hAnsi="Aptos" w:cs="Aptos"/>
                <w:color w:val="000000" w:themeColor="text1"/>
                <w:sz w:val="22"/>
                <w:szCs w:val="22"/>
              </w:rPr>
            </w:pPr>
            <w:r w:rsidRPr="3E385298">
              <w:rPr>
                <w:rFonts w:ascii="Aptos" w:eastAsia="Aptos" w:hAnsi="Aptos" w:cs="Aptos"/>
                <w:b/>
                <w:bCs/>
                <w:color w:val="000000" w:themeColor="text1"/>
                <w:sz w:val="22"/>
                <w:szCs w:val="22"/>
              </w:rPr>
              <w:t>Hellaswag</w:t>
            </w:r>
          </w:p>
        </w:tc>
        <w:tc>
          <w:tcPr>
            <w:tcW w:w="2032" w:type="dxa"/>
          </w:tcPr>
          <w:p w14:paraId="1D982A2C" w14:textId="77777777" w:rsidR="00E52093" w:rsidRPr="3E385298" w:rsidRDefault="00E52093">
            <w:pPr>
              <w:rPr>
                <w:rFonts w:ascii="Aptos" w:eastAsia="Aptos" w:hAnsi="Aptos" w:cs="Aptos"/>
                <w:b/>
                <w:bCs/>
                <w:color w:val="000000" w:themeColor="text1"/>
                <w:sz w:val="22"/>
                <w:szCs w:val="22"/>
              </w:rPr>
            </w:pPr>
            <w:r>
              <w:rPr>
                <w:rFonts w:ascii="Aptos" w:eastAsia="Aptos" w:hAnsi="Aptos" w:cs="Aptos"/>
                <w:b/>
                <w:bCs/>
                <w:color w:val="000000" w:themeColor="text1"/>
                <w:sz w:val="22"/>
                <w:szCs w:val="22"/>
              </w:rPr>
              <w:t>AVG.</w:t>
            </w:r>
          </w:p>
        </w:tc>
      </w:tr>
      <w:tr w:rsidR="0048453C" w14:paraId="05C7DAB6" w14:textId="77777777">
        <w:trPr>
          <w:trHeight w:val="300"/>
        </w:trPr>
        <w:tc>
          <w:tcPr>
            <w:tcW w:w="1127" w:type="dxa"/>
            <w:tcMar>
              <w:left w:w="105" w:type="dxa"/>
              <w:right w:w="105" w:type="dxa"/>
            </w:tcMar>
            <w:vAlign w:val="center"/>
          </w:tcPr>
          <w:p w14:paraId="3A475C50" w14:textId="77777777" w:rsidR="00E52093" w:rsidRDefault="00E52093">
            <w:pPr>
              <w:rPr>
                <w:rFonts w:ascii="Aptos" w:eastAsia="Aptos" w:hAnsi="Aptos" w:cs="Aptos"/>
                <w:color w:val="000000" w:themeColor="text1"/>
                <w:sz w:val="22"/>
                <w:szCs w:val="22"/>
              </w:rPr>
            </w:pPr>
            <w:r w:rsidRPr="7D95BDAA">
              <w:rPr>
                <w:rFonts w:ascii="Aptos" w:eastAsia="Aptos" w:hAnsi="Aptos" w:cs="Aptos"/>
                <w:color w:val="000000" w:themeColor="text1"/>
                <w:sz w:val="22"/>
                <w:szCs w:val="22"/>
              </w:rPr>
              <w:t>BF16</w:t>
            </w:r>
          </w:p>
        </w:tc>
        <w:tc>
          <w:tcPr>
            <w:tcW w:w="1205" w:type="dxa"/>
            <w:tcMar>
              <w:left w:w="105" w:type="dxa"/>
              <w:right w:w="105" w:type="dxa"/>
            </w:tcMar>
            <w:vAlign w:val="center"/>
          </w:tcPr>
          <w:p w14:paraId="5EAD37D0" w14:textId="77777777" w:rsidR="00E52093" w:rsidRPr="000F7159" w:rsidRDefault="00E52093">
            <w:pPr>
              <w:rPr>
                <w:rFonts w:ascii="Aptos" w:eastAsia="Aptos" w:hAnsi="Aptos" w:cs="Aptos"/>
                <w:color w:val="000000" w:themeColor="text1"/>
              </w:rPr>
            </w:pPr>
            <w:r>
              <w:rPr>
                <w:rFonts w:ascii="Aptos" w:hAnsi="Aptos"/>
                <w:color w:val="000000"/>
                <w:sz w:val="22"/>
                <w:szCs w:val="22"/>
              </w:rPr>
              <w:t>0.8901</w:t>
            </w:r>
          </w:p>
        </w:tc>
        <w:tc>
          <w:tcPr>
            <w:tcW w:w="1080" w:type="dxa"/>
            <w:tcMar>
              <w:left w:w="105" w:type="dxa"/>
              <w:right w:w="105" w:type="dxa"/>
            </w:tcMar>
            <w:vAlign w:val="center"/>
          </w:tcPr>
          <w:p w14:paraId="3642FCBB" w14:textId="77777777" w:rsidR="00E52093" w:rsidRPr="000F7159" w:rsidRDefault="00E52093">
            <w:pPr>
              <w:rPr>
                <w:rFonts w:ascii="Aptos" w:eastAsia="Aptos" w:hAnsi="Aptos" w:cs="Aptos"/>
                <w:color w:val="000000" w:themeColor="text1"/>
              </w:rPr>
            </w:pPr>
            <w:r>
              <w:rPr>
                <w:rFonts w:ascii="Aptos" w:hAnsi="Aptos"/>
                <w:color w:val="000000"/>
                <w:sz w:val="22"/>
                <w:szCs w:val="22"/>
              </w:rPr>
              <w:t>0.8042</w:t>
            </w:r>
          </w:p>
        </w:tc>
        <w:tc>
          <w:tcPr>
            <w:tcW w:w="1740" w:type="dxa"/>
            <w:tcMar>
              <w:left w:w="105" w:type="dxa"/>
              <w:right w:w="105" w:type="dxa"/>
            </w:tcMar>
            <w:vAlign w:val="center"/>
          </w:tcPr>
          <w:p w14:paraId="42E6676D" w14:textId="77777777" w:rsidR="00E52093" w:rsidRPr="000F7159" w:rsidRDefault="00E52093">
            <w:pPr>
              <w:rPr>
                <w:rFonts w:ascii="Aptos" w:eastAsia="Aptos" w:hAnsi="Aptos" w:cs="Aptos"/>
                <w:color w:val="000000" w:themeColor="text1"/>
              </w:rPr>
            </w:pPr>
            <w:r>
              <w:rPr>
                <w:rFonts w:ascii="Aptos" w:hAnsi="Aptos"/>
                <w:color w:val="000000"/>
                <w:sz w:val="22"/>
                <w:szCs w:val="22"/>
              </w:rPr>
              <w:t>0.8406</w:t>
            </w:r>
          </w:p>
        </w:tc>
        <w:tc>
          <w:tcPr>
            <w:tcW w:w="1440" w:type="dxa"/>
            <w:tcMar>
              <w:left w:w="105" w:type="dxa"/>
              <w:right w:w="105" w:type="dxa"/>
            </w:tcMar>
            <w:vAlign w:val="center"/>
          </w:tcPr>
          <w:p w14:paraId="1C1AA41B" w14:textId="77777777" w:rsidR="00E52093" w:rsidRPr="000F7159" w:rsidRDefault="00E52093">
            <w:pPr>
              <w:rPr>
                <w:rFonts w:ascii="Aptos" w:eastAsia="Aptos" w:hAnsi="Aptos" w:cs="Aptos"/>
                <w:color w:val="000000" w:themeColor="text1"/>
              </w:rPr>
            </w:pPr>
            <w:r>
              <w:rPr>
                <w:rFonts w:ascii="Aptos" w:hAnsi="Aptos"/>
                <w:color w:val="000000"/>
                <w:sz w:val="22"/>
                <w:szCs w:val="22"/>
              </w:rPr>
              <w:t>0.7028</w:t>
            </w:r>
          </w:p>
        </w:tc>
        <w:tc>
          <w:tcPr>
            <w:tcW w:w="2032" w:type="dxa"/>
            <w:vAlign w:val="bottom"/>
          </w:tcPr>
          <w:p w14:paraId="45165BAD" w14:textId="77777777" w:rsidR="00E52093" w:rsidRPr="000F7159" w:rsidRDefault="00E52093">
            <w:pPr>
              <w:rPr>
                <w:rFonts w:ascii="Aptos" w:eastAsia="Aptos" w:hAnsi="Aptos" w:cs="Aptos"/>
                <w:color w:val="000000" w:themeColor="text1"/>
              </w:rPr>
            </w:pPr>
            <w:r>
              <w:rPr>
                <w:rFonts w:ascii="Aptos Narrow" w:hAnsi="Aptos Narrow"/>
                <w:color w:val="000000"/>
                <w:sz w:val="22"/>
                <w:szCs w:val="22"/>
              </w:rPr>
              <w:t>0.8094</w:t>
            </w:r>
          </w:p>
        </w:tc>
      </w:tr>
      <w:tr w:rsidR="0048453C" w14:paraId="2B6046B1" w14:textId="77777777">
        <w:trPr>
          <w:trHeight w:val="300"/>
        </w:trPr>
        <w:tc>
          <w:tcPr>
            <w:tcW w:w="1127" w:type="dxa"/>
            <w:tcMar>
              <w:left w:w="105" w:type="dxa"/>
              <w:right w:w="105" w:type="dxa"/>
            </w:tcMar>
            <w:vAlign w:val="center"/>
          </w:tcPr>
          <w:p w14:paraId="5F1E29F1" w14:textId="77777777" w:rsidR="00E52093" w:rsidRPr="3E385298" w:rsidRDefault="00E52093">
            <w:pPr>
              <w:rPr>
                <w:rFonts w:ascii="Aptos" w:eastAsia="Aptos" w:hAnsi="Aptos" w:cs="Aptos"/>
                <w:color w:val="000000" w:themeColor="text1"/>
                <w:sz w:val="22"/>
                <w:szCs w:val="22"/>
              </w:rPr>
            </w:pPr>
            <w:r>
              <w:rPr>
                <w:rFonts w:ascii="Aptos" w:eastAsia="Aptos" w:hAnsi="Aptos" w:cs="Aptos"/>
                <w:color w:val="000000" w:themeColor="text1"/>
                <w:sz w:val="22"/>
                <w:szCs w:val="22"/>
              </w:rPr>
              <w:t>MXFP8</w:t>
            </w:r>
            <w:r w:rsidRPr="615D4277">
              <w:rPr>
                <w:rFonts w:ascii="Aptos" w:eastAsia="Aptos" w:hAnsi="Aptos" w:cs="Aptos"/>
                <w:color w:val="000000" w:themeColor="text1"/>
                <w:sz w:val="22"/>
                <w:szCs w:val="22"/>
              </w:rPr>
              <w:t xml:space="preserve"> (Intel)</w:t>
            </w:r>
          </w:p>
        </w:tc>
        <w:tc>
          <w:tcPr>
            <w:tcW w:w="1205" w:type="dxa"/>
            <w:tcMar>
              <w:left w:w="105" w:type="dxa"/>
              <w:right w:w="105" w:type="dxa"/>
            </w:tcMar>
            <w:vAlign w:val="center"/>
          </w:tcPr>
          <w:p w14:paraId="233BFABD" w14:textId="77777777" w:rsidR="00E52093" w:rsidRPr="000F7159" w:rsidRDefault="00E52093">
            <w:pPr>
              <w:rPr>
                <w:rFonts w:ascii="Aptos" w:eastAsia="Aptos" w:hAnsi="Aptos" w:cs="Aptos"/>
                <w:color w:val="000000" w:themeColor="text1"/>
              </w:rPr>
            </w:pPr>
            <w:r>
              <w:rPr>
                <w:rFonts w:ascii="Aptos" w:hAnsi="Aptos"/>
                <w:color w:val="000000"/>
                <w:sz w:val="22"/>
                <w:szCs w:val="22"/>
              </w:rPr>
              <w:t>0.8855</w:t>
            </w:r>
          </w:p>
        </w:tc>
        <w:tc>
          <w:tcPr>
            <w:tcW w:w="1080" w:type="dxa"/>
            <w:tcMar>
              <w:left w:w="105" w:type="dxa"/>
              <w:right w:w="105" w:type="dxa"/>
            </w:tcMar>
            <w:vAlign w:val="center"/>
          </w:tcPr>
          <w:p w14:paraId="4F0EE59F" w14:textId="77777777" w:rsidR="00E52093" w:rsidRPr="000F7159" w:rsidRDefault="00E52093">
            <w:pPr>
              <w:rPr>
                <w:rFonts w:ascii="Aptos" w:eastAsia="Aptos" w:hAnsi="Aptos" w:cs="Aptos"/>
                <w:color w:val="000000" w:themeColor="text1"/>
              </w:rPr>
            </w:pPr>
            <w:r>
              <w:rPr>
                <w:rFonts w:ascii="Aptos" w:hAnsi="Aptos"/>
                <w:color w:val="000000"/>
                <w:sz w:val="22"/>
                <w:szCs w:val="22"/>
              </w:rPr>
              <w:t>0.8044</w:t>
            </w:r>
          </w:p>
        </w:tc>
        <w:tc>
          <w:tcPr>
            <w:tcW w:w="1740" w:type="dxa"/>
            <w:tcMar>
              <w:left w:w="105" w:type="dxa"/>
              <w:right w:w="105" w:type="dxa"/>
            </w:tcMar>
            <w:vAlign w:val="center"/>
          </w:tcPr>
          <w:p w14:paraId="098BF11D" w14:textId="77777777" w:rsidR="00E52093" w:rsidRPr="000F7159" w:rsidRDefault="00E52093">
            <w:pPr>
              <w:rPr>
                <w:rFonts w:ascii="Aptos" w:eastAsia="Aptos" w:hAnsi="Aptos" w:cs="Aptos"/>
                <w:color w:val="000000" w:themeColor="text1"/>
              </w:rPr>
            </w:pPr>
            <w:r>
              <w:rPr>
                <w:rFonts w:ascii="Aptos" w:hAnsi="Aptos"/>
                <w:color w:val="000000"/>
                <w:sz w:val="22"/>
                <w:szCs w:val="22"/>
              </w:rPr>
              <w:t>0.8357</w:t>
            </w:r>
          </w:p>
        </w:tc>
        <w:tc>
          <w:tcPr>
            <w:tcW w:w="1440" w:type="dxa"/>
            <w:tcMar>
              <w:left w:w="105" w:type="dxa"/>
              <w:right w:w="105" w:type="dxa"/>
            </w:tcMar>
            <w:vAlign w:val="center"/>
          </w:tcPr>
          <w:p w14:paraId="58AD8BAC" w14:textId="77777777" w:rsidR="00E52093" w:rsidRPr="000F7159" w:rsidRDefault="00E52093">
            <w:pPr>
              <w:rPr>
                <w:rFonts w:ascii="Aptos" w:eastAsia="Aptos" w:hAnsi="Aptos" w:cs="Aptos"/>
                <w:color w:val="000000" w:themeColor="text1"/>
              </w:rPr>
            </w:pPr>
            <w:r>
              <w:rPr>
                <w:rFonts w:ascii="Aptos" w:hAnsi="Aptos"/>
                <w:color w:val="000000"/>
                <w:sz w:val="22"/>
                <w:szCs w:val="22"/>
              </w:rPr>
              <w:t>0.7025</w:t>
            </w:r>
          </w:p>
        </w:tc>
        <w:tc>
          <w:tcPr>
            <w:tcW w:w="2032" w:type="dxa"/>
            <w:vAlign w:val="bottom"/>
          </w:tcPr>
          <w:p w14:paraId="14D430C9" w14:textId="77777777" w:rsidR="00E52093" w:rsidRPr="000F7159" w:rsidRDefault="00E52093">
            <w:pPr>
              <w:rPr>
                <w:rFonts w:ascii="Aptos" w:eastAsia="Aptos" w:hAnsi="Aptos" w:cs="Aptos"/>
                <w:color w:val="000000" w:themeColor="text1"/>
              </w:rPr>
            </w:pPr>
            <w:r>
              <w:rPr>
                <w:rFonts w:ascii="Aptos Narrow" w:hAnsi="Aptos Narrow"/>
                <w:color w:val="000000"/>
                <w:sz w:val="22"/>
                <w:szCs w:val="22"/>
              </w:rPr>
              <w:t>0.8070</w:t>
            </w:r>
          </w:p>
        </w:tc>
      </w:tr>
    </w:tbl>
    <w:p w14:paraId="560ABB27" w14:textId="77777777" w:rsidR="00E52093" w:rsidRDefault="00E52093" w:rsidP="00430D63">
      <w:pPr>
        <w:rPr>
          <w:rFonts w:eastAsia="DengXian"/>
        </w:rPr>
      </w:pPr>
    </w:p>
    <w:p w14:paraId="36BFA876" w14:textId="4602110B" w:rsidR="00771CBE" w:rsidRDefault="00FA7E20" w:rsidP="00771CBE">
      <w:pPr>
        <w:pStyle w:val="Heading3"/>
        <w:numPr>
          <w:ilvl w:val="1"/>
          <w:numId w:val="3"/>
        </w:numPr>
        <w:rPr>
          <w:b/>
          <w:bCs/>
          <w:color w:val="auto"/>
        </w:rPr>
      </w:pPr>
      <w:bookmarkStart w:id="176" w:name="_Toc228179969"/>
      <w:r w:rsidRPr="00FA7E20">
        <w:rPr>
          <w:b/>
          <w:bCs/>
          <w:color w:val="auto"/>
        </w:rPr>
        <w:t>Wan2.2-T2V-A14B</w:t>
      </w:r>
      <w:bookmarkEnd w:id="176"/>
    </w:p>
    <w:p w14:paraId="2C2E2C46" w14:textId="4A874F90" w:rsidR="00FA7E20" w:rsidRDefault="00FA7E20" w:rsidP="00FA7E20">
      <w:pPr>
        <w:pStyle w:val="Heading4"/>
        <w:numPr>
          <w:ilvl w:val="2"/>
          <w:numId w:val="3"/>
        </w:numPr>
        <w:rPr>
          <w:b/>
          <w:bCs/>
          <w:i w:val="0"/>
          <w:iCs w:val="0"/>
          <w:color w:val="auto"/>
        </w:rPr>
      </w:pPr>
      <w:bookmarkStart w:id="177" w:name="_Toc228179970"/>
      <w:r>
        <w:rPr>
          <w:b/>
          <w:bCs/>
          <w:i w:val="0"/>
          <w:iCs w:val="0"/>
          <w:color w:val="auto"/>
        </w:rPr>
        <w:t>FP8 recipe</w:t>
      </w:r>
      <w:bookmarkEnd w:id="177"/>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FA7E20" w14:paraId="19598950" w14:textId="77777777">
        <w:trPr>
          <w:trHeight w:val="300"/>
        </w:trPr>
        <w:tc>
          <w:tcPr>
            <w:tcW w:w="4106" w:type="dxa"/>
            <w:gridSpan w:val="2"/>
          </w:tcPr>
          <w:p w14:paraId="29011210" w14:textId="77777777" w:rsidR="00FA7E20" w:rsidRDefault="00FA7E20">
            <w:pPr>
              <w:rPr>
                <w:b/>
                <w:bCs/>
              </w:rPr>
            </w:pPr>
            <w:r w:rsidRPr="3E385298">
              <w:rPr>
                <w:b/>
                <w:bCs/>
              </w:rPr>
              <w:t xml:space="preserve">Recipe  </w:t>
            </w:r>
          </w:p>
        </w:tc>
        <w:tc>
          <w:tcPr>
            <w:tcW w:w="4253" w:type="dxa"/>
          </w:tcPr>
          <w:p w14:paraId="291EB02D" w14:textId="77777777" w:rsidR="00FA7E20" w:rsidRDefault="00FA7E20">
            <w:pPr>
              <w:rPr>
                <w:b/>
                <w:bCs/>
              </w:rPr>
            </w:pPr>
            <w:r w:rsidRPr="3E385298">
              <w:rPr>
                <w:b/>
                <w:bCs/>
              </w:rPr>
              <w:t>Config/Setting</w:t>
            </w:r>
          </w:p>
        </w:tc>
      </w:tr>
      <w:tr w:rsidR="00FA7E20" w14:paraId="785B1793" w14:textId="77777777">
        <w:trPr>
          <w:trHeight w:val="300"/>
        </w:trPr>
        <w:tc>
          <w:tcPr>
            <w:tcW w:w="4106" w:type="dxa"/>
            <w:gridSpan w:val="2"/>
          </w:tcPr>
          <w:p w14:paraId="1AF5892C" w14:textId="77777777" w:rsidR="00FA7E20" w:rsidRDefault="00FA7E20">
            <w:r>
              <w:t>Quant approach</w:t>
            </w:r>
          </w:p>
        </w:tc>
        <w:tc>
          <w:tcPr>
            <w:tcW w:w="4253" w:type="dxa"/>
          </w:tcPr>
          <w:p w14:paraId="589C1EEC" w14:textId="77777777" w:rsidR="00FA7E20" w:rsidRDefault="00FA7E20">
            <w:r>
              <w:t>PTQ</w:t>
            </w:r>
          </w:p>
        </w:tc>
      </w:tr>
      <w:tr w:rsidR="00FA7E20" w14:paraId="1B6556FE" w14:textId="77777777">
        <w:trPr>
          <w:trHeight w:val="300"/>
        </w:trPr>
        <w:tc>
          <w:tcPr>
            <w:tcW w:w="4106" w:type="dxa"/>
            <w:gridSpan w:val="2"/>
          </w:tcPr>
          <w:p w14:paraId="59A46C6B" w14:textId="77777777" w:rsidR="00FA7E20" w:rsidRDefault="00FA7E20">
            <w:r>
              <w:t>Quant algo</w:t>
            </w:r>
          </w:p>
        </w:tc>
        <w:tc>
          <w:tcPr>
            <w:tcW w:w="4253" w:type="dxa"/>
          </w:tcPr>
          <w:p w14:paraId="13E03531" w14:textId="77777777" w:rsidR="00FA7E20" w:rsidRDefault="00FA7E20">
            <w:r>
              <w:t>RTN</w:t>
            </w:r>
          </w:p>
        </w:tc>
      </w:tr>
      <w:tr w:rsidR="00FA7E20" w14:paraId="0CE4FDFC" w14:textId="77777777">
        <w:trPr>
          <w:trHeight w:val="300"/>
        </w:trPr>
        <w:tc>
          <w:tcPr>
            <w:tcW w:w="4106" w:type="dxa"/>
            <w:gridSpan w:val="2"/>
          </w:tcPr>
          <w:p w14:paraId="19C71EF9" w14:textId="77777777" w:rsidR="00FA7E20" w:rsidRDefault="00FA7E20">
            <w:r>
              <w:t>Quantized ops</w:t>
            </w:r>
          </w:p>
        </w:tc>
        <w:tc>
          <w:tcPr>
            <w:tcW w:w="4253" w:type="dxa"/>
          </w:tcPr>
          <w:p w14:paraId="06FC01FD" w14:textId="77777777" w:rsidR="00FA7E20" w:rsidRDefault="00FA7E20">
            <w:r>
              <w:t xml:space="preserve">Linear </w:t>
            </w:r>
          </w:p>
        </w:tc>
      </w:tr>
      <w:tr w:rsidR="00FA7E20" w14:paraId="4C0AF03C" w14:textId="77777777">
        <w:trPr>
          <w:trHeight w:val="300"/>
        </w:trPr>
        <w:tc>
          <w:tcPr>
            <w:tcW w:w="1696" w:type="dxa"/>
            <w:vMerge w:val="restart"/>
          </w:tcPr>
          <w:p w14:paraId="47F0736E" w14:textId="77777777" w:rsidR="00FA7E20" w:rsidRDefault="00FA7E20">
            <w:r>
              <w:t>Linear</w:t>
            </w:r>
          </w:p>
        </w:tc>
        <w:tc>
          <w:tcPr>
            <w:tcW w:w="2410" w:type="dxa"/>
          </w:tcPr>
          <w:p w14:paraId="6E89165B" w14:textId="77777777" w:rsidR="00FA7E20" w:rsidRDefault="00FA7E20">
            <w:r>
              <w:t>Data type</w:t>
            </w:r>
          </w:p>
        </w:tc>
        <w:tc>
          <w:tcPr>
            <w:tcW w:w="4253" w:type="dxa"/>
          </w:tcPr>
          <w:p w14:paraId="1C2B8145" w14:textId="77777777" w:rsidR="00FA7E20" w:rsidRDefault="00FA7E20">
            <w:r>
              <w:t>FP8</w:t>
            </w:r>
          </w:p>
        </w:tc>
      </w:tr>
      <w:tr w:rsidR="00FA7E20" w14:paraId="5825DAFB" w14:textId="77777777">
        <w:trPr>
          <w:trHeight w:val="300"/>
        </w:trPr>
        <w:tc>
          <w:tcPr>
            <w:tcW w:w="1696" w:type="dxa"/>
            <w:vMerge/>
          </w:tcPr>
          <w:p w14:paraId="5AAF022A" w14:textId="77777777" w:rsidR="00FA7E20" w:rsidRDefault="00FA7E20"/>
        </w:tc>
        <w:tc>
          <w:tcPr>
            <w:tcW w:w="2410" w:type="dxa"/>
          </w:tcPr>
          <w:p w14:paraId="06F2F355" w14:textId="77777777" w:rsidR="00FA7E20" w:rsidRDefault="00FA7E20">
            <w:r>
              <w:t>Element format</w:t>
            </w:r>
          </w:p>
        </w:tc>
        <w:tc>
          <w:tcPr>
            <w:tcW w:w="4253" w:type="dxa"/>
          </w:tcPr>
          <w:p w14:paraId="316DB0D6" w14:textId="77777777" w:rsidR="00FA7E20" w:rsidRDefault="00FA7E20">
            <w:r>
              <w:t>E4M3</w:t>
            </w:r>
          </w:p>
        </w:tc>
      </w:tr>
      <w:tr w:rsidR="00FA7E20" w14:paraId="52AECB64" w14:textId="77777777">
        <w:trPr>
          <w:trHeight w:val="300"/>
        </w:trPr>
        <w:tc>
          <w:tcPr>
            <w:tcW w:w="1696" w:type="dxa"/>
            <w:vMerge/>
          </w:tcPr>
          <w:p w14:paraId="3F4EB5D6" w14:textId="77777777" w:rsidR="00FA7E20" w:rsidRDefault="00FA7E20"/>
        </w:tc>
        <w:tc>
          <w:tcPr>
            <w:tcW w:w="2410" w:type="dxa"/>
          </w:tcPr>
          <w:p w14:paraId="49A2A6BD" w14:textId="77777777" w:rsidR="00FA7E20" w:rsidRDefault="00FA7E20">
            <w:r>
              <w:t xml:space="preserve">Scheme </w:t>
            </w:r>
          </w:p>
        </w:tc>
        <w:tc>
          <w:tcPr>
            <w:tcW w:w="4253" w:type="dxa"/>
          </w:tcPr>
          <w:p w14:paraId="7FE36BE2" w14:textId="77777777" w:rsidR="00FA7E20" w:rsidRDefault="00FA7E20">
            <w:r>
              <w:t>Weight – E4M3, Activation – E4M3</w:t>
            </w:r>
          </w:p>
        </w:tc>
      </w:tr>
      <w:tr w:rsidR="00FA7E20" w:rsidRPr="0018563D" w14:paraId="7151B6F3" w14:textId="77777777">
        <w:trPr>
          <w:trHeight w:val="300"/>
        </w:trPr>
        <w:tc>
          <w:tcPr>
            <w:tcW w:w="1696" w:type="dxa"/>
            <w:vMerge/>
          </w:tcPr>
          <w:p w14:paraId="16BD92C6" w14:textId="77777777" w:rsidR="00FA7E20" w:rsidRDefault="00FA7E20"/>
        </w:tc>
        <w:tc>
          <w:tcPr>
            <w:tcW w:w="2410" w:type="dxa"/>
          </w:tcPr>
          <w:p w14:paraId="01B4686F" w14:textId="77777777" w:rsidR="00FA7E20" w:rsidRDefault="00FA7E20">
            <w:r>
              <w:t>Weight scheme</w:t>
            </w:r>
          </w:p>
        </w:tc>
        <w:tc>
          <w:tcPr>
            <w:tcW w:w="4253" w:type="dxa"/>
          </w:tcPr>
          <w:p w14:paraId="01172E23" w14:textId="77777777" w:rsidR="00FA7E20" w:rsidRPr="0018563D" w:rsidRDefault="00FA7E20">
            <w:pPr>
              <w:rPr>
                <w:rFonts w:eastAsia="DengXian"/>
              </w:rPr>
            </w:pPr>
            <w:r>
              <w:t>Static, tensor-wise,</w:t>
            </w:r>
            <w:r>
              <w:rPr>
                <w:rFonts w:eastAsia="DengXian" w:hint="eastAsia"/>
              </w:rPr>
              <w:t xml:space="preserve"> RNE</w:t>
            </w:r>
          </w:p>
        </w:tc>
      </w:tr>
      <w:tr w:rsidR="00FA7E20" w14:paraId="4CE36765" w14:textId="77777777">
        <w:trPr>
          <w:trHeight w:val="300"/>
        </w:trPr>
        <w:tc>
          <w:tcPr>
            <w:tcW w:w="1696" w:type="dxa"/>
            <w:vMerge/>
          </w:tcPr>
          <w:p w14:paraId="66E48EFE" w14:textId="77777777" w:rsidR="00FA7E20" w:rsidRDefault="00FA7E20"/>
        </w:tc>
        <w:tc>
          <w:tcPr>
            <w:tcW w:w="2410" w:type="dxa"/>
          </w:tcPr>
          <w:p w14:paraId="694E83B5" w14:textId="77777777" w:rsidR="00FA7E20" w:rsidRDefault="00FA7E20">
            <w:r>
              <w:t>Activation scheme</w:t>
            </w:r>
          </w:p>
        </w:tc>
        <w:tc>
          <w:tcPr>
            <w:tcW w:w="4253" w:type="dxa"/>
          </w:tcPr>
          <w:p w14:paraId="041FA401" w14:textId="77777777" w:rsidR="00FA7E20" w:rsidRDefault="00FA7E20">
            <w:r>
              <w:t>Dynamic, tensor-wise,</w:t>
            </w:r>
            <w:r>
              <w:rPr>
                <w:rFonts w:eastAsia="DengXian" w:hint="eastAsia"/>
              </w:rPr>
              <w:t xml:space="preserve"> RNE</w:t>
            </w:r>
          </w:p>
        </w:tc>
      </w:tr>
      <w:tr w:rsidR="00FA7E20" w14:paraId="7B8A227D" w14:textId="77777777">
        <w:trPr>
          <w:trHeight w:val="300"/>
        </w:trPr>
        <w:tc>
          <w:tcPr>
            <w:tcW w:w="1696" w:type="dxa"/>
            <w:vMerge/>
          </w:tcPr>
          <w:p w14:paraId="4B026DE6" w14:textId="77777777" w:rsidR="00FA7E20" w:rsidRDefault="00FA7E20"/>
        </w:tc>
        <w:tc>
          <w:tcPr>
            <w:tcW w:w="2410" w:type="dxa"/>
          </w:tcPr>
          <w:p w14:paraId="373EF316" w14:textId="77777777" w:rsidR="00FA7E20" w:rsidRDefault="00FA7E20">
            <w:r>
              <w:t>Scale type</w:t>
            </w:r>
          </w:p>
        </w:tc>
        <w:tc>
          <w:tcPr>
            <w:tcW w:w="4253" w:type="dxa"/>
          </w:tcPr>
          <w:p w14:paraId="0500675E" w14:textId="77777777" w:rsidR="00FA7E20" w:rsidRDefault="00FA7E20">
            <w:r>
              <w:t>FP32</w:t>
            </w:r>
          </w:p>
        </w:tc>
      </w:tr>
      <w:tr w:rsidR="00FA7E20" w14:paraId="374CEDE6" w14:textId="77777777">
        <w:trPr>
          <w:trHeight w:val="300"/>
        </w:trPr>
        <w:tc>
          <w:tcPr>
            <w:tcW w:w="1696" w:type="dxa"/>
            <w:vMerge/>
          </w:tcPr>
          <w:p w14:paraId="7D5A0F17" w14:textId="77777777" w:rsidR="00FA7E20" w:rsidRDefault="00FA7E20"/>
        </w:tc>
        <w:tc>
          <w:tcPr>
            <w:tcW w:w="2410" w:type="dxa"/>
          </w:tcPr>
          <w:p w14:paraId="0301E4F6" w14:textId="77777777" w:rsidR="00FA7E20" w:rsidRDefault="00FA7E20">
            <w:r>
              <w:t>Exclude layers</w:t>
            </w:r>
          </w:p>
        </w:tc>
        <w:tc>
          <w:tcPr>
            <w:tcW w:w="4253" w:type="dxa"/>
          </w:tcPr>
          <w:p w14:paraId="7AB971BA" w14:textId="6B0D7BF5" w:rsidR="00FA7E20" w:rsidRDefault="0077364F">
            <w:r w:rsidRPr="0077364F">
              <w:t>condition_embedder</w:t>
            </w:r>
            <w:r>
              <w:t xml:space="preserve">, </w:t>
            </w:r>
            <w:r w:rsidR="00A90AC9" w:rsidRPr="00A90AC9">
              <w:t>proj_out</w:t>
            </w:r>
          </w:p>
        </w:tc>
      </w:tr>
    </w:tbl>
    <w:p w14:paraId="158B50FE" w14:textId="298E7185" w:rsidR="00FC588C" w:rsidRDefault="00FC588C" w:rsidP="00FC588C">
      <w:pPr>
        <w:pStyle w:val="Heading4"/>
        <w:numPr>
          <w:ilvl w:val="2"/>
          <w:numId w:val="3"/>
        </w:numPr>
        <w:rPr>
          <w:b/>
          <w:bCs/>
          <w:i w:val="0"/>
          <w:iCs w:val="0"/>
          <w:color w:val="auto"/>
        </w:rPr>
      </w:pPr>
      <w:bookmarkStart w:id="178" w:name="_Toc228179971"/>
      <w:bookmarkStart w:id="179" w:name="_MXFP8_recipe_8"/>
      <w:bookmarkEnd w:id="179"/>
      <w:r>
        <w:rPr>
          <w:b/>
          <w:bCs/>
          <w:i w:val="0"/>
          <w:iCs w:val="0"/>
          <w:color w:val="auto"/>
        </w:rPr>
        <w:lastRenderedPageBreak/>
        <w:t>MXFP8 recipe</w:t>
      </w:r>
      <w:bookmarkEnd w:id="17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FC588C" w14:paraId="71A25D59" w14:textId="77777777">
        <w:trPr>
          <w:trHeight w:val="300"/>
        </w:trPr>
        <w:tc>
          <w:tcPr>
            <w:tcW w:w="4106" w:type="dxa"/>
            <w:gridSpan w:val="2"/>
          </w:tcPr>
          <w:p w14:paraId="0602649D" w14:textId="77777777" w:rsidR="00FC588C" w:rsidRDefault="00FC588C">
            <w:pPr>
              <w:rPr>
                <w:b/>
                <w:bCs/>
              </w:rPr>
            </w:pPr>
            <w:r w:rsidRPr="5F996B3D">
              <w:rPr>
                <w:b/>
                <w:bCs/>
              </w:rPr>
              <w:t xml:space="preserve">Recipe  </w:t>
            </w:r>
          </w:p>
        </w:tc>
        <w:tc>
          <w:tcPr>
            <w:tcW w:w="4253" w:type="dxa"/>
          </w:tcPr>
          <w:p w14:paraId="24DA9C13" w14:textId="77777777" w:rsidR="00FC588C" w:rsidRDefault="00FC588C">
            <w:pPr>
              <w:rPr>
                <w:b/>
                <w:bCs/>
              </w:rPr>
            </w:pPr>
            <w:r w:rsidRPr="5F996B3D">
              <w:rPr>
                <w:b/>
                <w:bCs/>
              </w:rPr>
              <w:t>Config/Setting</w:t>
            </w:r>
          </w:p>
        </w:tc>
      </w:tr>
      <w:tr w:rsidR="00FC588C" w14:paraId="6D1330B3" w14:textId="77777777">
        <w:trPr>
          <w:trHeight w:val="300"/>
        </w:trPr>
        <w:tc>
          <w:tcPr>
            <w:tcW w:w="4106" w:type="dxa"/>
            <w:gridSpan w:val="2"/>
          </w:tcPr>
          <w:p w14:paraId="7CE41514" w14:textId="77777777" w:rsidR="00FC588C" w:rsidRDefault="00FC588C">
            <w:r>
              <w:t>Quant approach</w:t>
            </w:r>
          </w:p>
        </w:tc>
        <w:tc>
          <w:tcPr>
            <w:tcW w:w="4253" w:type="dxa"/>
          </w:tcPr>
          <w:p w14:paraId="55099E85" w14:textId="77777777" w:rsidR="00FC588C" w:rsidRDefault="00FC588C">
            <w:r>
              <w:t>PTQ</w:t>
            </w:r>
          </w:p>
        </w:tc>
      </w:tr>
      <w:tr w:rsidR="00FC588C" w14:paraId="4EB70946" w14:textId="77777777">
        <w:trPr>
          <w:trHeight w:val="300"/>
        </w:trPr>
        <w:tc>
          <w:tcPr>
            <w:tcW w:w="4106" w:type="dxa"/>
            <w:gridSpan w:val="2"/>
          </w:tcPr>
          <w:p w14:paraId="144041CF" w14:textId="77777777" w:rsidR="00FC588C" w:rsidRDefault="00FC588C">
            <w:r>
              <w:t>Quant algo</w:t>
            </w:r>
          </w:p>
        </w:tc>
        <w:tc>
          <w:tcPr>
            <w:tcW w:w="4253" w:type="dxa"/>
          </w:tcPr>
          <w:p w14:paraId="00296291" w14:textId="77777777" w:rsidR="00FC588C" w:rsidRDefault="00FC588C">
            <w:r>
              <w:t>AutoRound</w:t>
            </w:r>
          </w:p>
        </w:tc>
      </w:tr>
      <w:tr w:rsidR="00FC588C" w14:paraId="1DE47693" w14:textId="77777777">
        <w:trPr>
          <w:trHeight w:val="300"/>
        </w:trPr>
        <w:tc>
          <w:tcPr>
            <w:tcW w:w="4106" w:type="dxa"/>
            <w:gridSpan w:val="2"/>
          </w:tcPr>
          <w:p w14:paraId="5EEBAFE6" w14:textId="77777777" w:rsidR="00FC588C" w:rsidRDefault="00FC588C">
            <w:r>
              <w:t>Quantized ops</w:t>
            </w:r>
          </w:p>
        </w:tc>
        <w:tc>
          <w:tcPr>
            <w:tcW w:w="4253" w:type="dxa"/>
          </w:tcPr>
          <w:p w14:paraId="12C8013F" w14:textId="77777777" w:rsidR="00FC588C" w:rsidRDefault="00FC588C">
            <w:r>
              <w:t xml:space="preserve">Linear </w:t>
            </w:r>
          </w:p>
        </w:tc>
      </w:tr>
      <w:tr w:rsidR="00FC588C" w14:paraId="4F95317D" w14:textId="77777777">
        <w:trPr>
          <w:trHeight w:val="300"/>
        </w:trPr>
        <w:tc>
          <w:tcPr>
            <w:tcW w:w="1696" w:type="dxa"/>
            <w:vMerge w:val="restart"/>
          </w:tcPr>
          <w:p w14:paraId="60A5B114" w14:textId="77777777" w:rsidR="00FC588C" w:rsidRDefault="00FC588C">
            <w:r>
              <w:t>Linear</w:t>
            </w:r>
          </w:p>
        </w:tc>
        <w:tc>
          <w:tcPr>
            <w:tcW w:w="2410" w:type="dxa"/>
          </w:tcPr>
          <w:p w14:paraId="4F8737A3" w14:textId="77777777" w:rsidR="00FC588C" w:rsidRDefault="00FC588C">
            <w:r>
              <w:t>Data type</w:t>
            </w:r>
          </w:p>
        </w:tc>
        <w:tc>
          <w:tcPr>
            <w:tcW w:w="4253" w:type="dxa"/>
          </w:tcPr>
          <w:p w14:paraId="116E4D39" w14:textId="77777777" w:rsidR="00FC588C" w:rsidRDefault="00FC588C">
            <w:r w:rsidRPr="5F996B3D">
              <w:rPr>
                <w:rFonts w:eastAsia="DengXian"/>
              </w:rPr>
              <w:t>MX</w:t>
            </w:r>
            <w:r>
              <w:t>FP8</w:t>
            </w:r>
          </w:p>
        </w:tc>
      </w:tr>
      <w:tr w:rsidR="00FC588C" w14:paraId="0FFA5507" w14:textId="77777777">
        <w:trPr>
          <w:trHeight w:val="300"/>
        </w:trPr>
        <w:tc>
          <w:tcPr>
            <w:tcW w:w="1696" w:type="dxa"/>
            <w:vMerge/>
          </w:tcPr>
          <w:p w14:paraId="29986194" w14:textId="77777777" w:rsidR="00FC588C" w:rsidRDefault="00FC588C"/>
        </w:tc>
        <w:tc>
          <w:tcPr>
            <w:tcW w:w="2410" w:type="dxa"/>
          </w:tcPr>
          <w:p w14:paraId="55E42416" w14:textId="77777777" w:rsidR="00FC588C" w:rsidRDefault="00FC588C">
            <w:r>
              <w:t>Element format</w:t>
            </w:r>
          </w:p>
        </w:tc>
        <w:tc>
          <w:tcPr>
            <w:tcW w:w="4253" w:type="dxa"/>
          </w:tcPr>
          <w:p w14:paraId="2C49381C" w14:textId="77777777" w:rsidR="00FC588C" w:rsidRDefault="00FC588C">
            <w:r>
              <w:t>E4M3</w:t>
            </w:r>
          </w:p>
        </w:tc>
      </w:tr>
      <w:tr w:rsidR="00FC588C" w14:paraId="0634E85A" w14:textId="77777777">
        <w:trPr>
          <w:trHeight w:val="300"/>
        </w:trPr>
        <w:tc>
          <w:tcPr>
            <w:tcW w:w="1696" w:type="dxa"/>
            <w:vMerge/>
          </w:tcPr>
          <w:p w14:paraId="119CB2A1" w14:textId="77777777" w:rsidR="00FC588C" w:rsidRDefault="00FC588C"/>
        </w:tc>
        <w:tc>
          <w:tcPr>
            <w:tcW w:w="2410" w:type="dxa"/>
          </w:tcPr>
          <w:p w14:paraId="437D9019" w14:textId="77777777" w:rsidR="00FC588C" w:rsidRDefault="00FC588C">
            <w:r>
              <w:t>Scheme</w:t>
            </w:r>
          </w:p>
        </w:tc>
        <w:tc>
          <w:tcPr>
            <w:tcW w:w="4253" w:type="dxa"/>
          </w:tcPr>
          <w:p w14:paraId="430DDF1B" w14:textId="77777777" w:rsidR="00FC588C" w:rsidRDefault="00FC588C">
            <w:pPr>
              <w:rPr>
                <w:rFonts w:eastAsia="DengXian"/>
              </w:rPr>
            </w:pPr>
            <w:r>
              <w:t xml:space="preserve">Weight – </w:t>
            </w:r>
            <w:r w:rsidRPr="5F996B3D">
              <w:rPr>
                <w:rFonts w:eastAsia="DengXian"/>
              </w:rPr>
              <w:t>MXFP8</w:t>
            </w:r>
            <w:r>
              <w:t xml:space="preserve">, Activation – </w:t>
            </w:r>
            <w:r w:rsidRPr="5F996B3D">
              <w:rPr>
                <w:rFonts w:eastAsia="DengXian"/>
              </w:rPr>
              <w:t>MXFP8</w:t>
            </w:r>
          </w:p>
        </w:tc>
      </w:tr>
      <w:tr w:rsidR="00FC588C" w14:paraId="585DAABE" w14:textId="77777777">
        <w:trPr>
          <w:trHeight w:val="300"/>
        </w:trPr>
        <w:tc>
          <w:tcPr>
            <w:tcW w:w="1696" w:type="dxa"/>
            <w:vMerge/>
          </w:tcPr>
          <w:p w14:paraId="36C27A7F" w14:textId="77777777" w:rsidR="00FC588C" w:rsidRDefault="00FC588C"/>
        </w:tc>
        <w:tc>
          <w:tcPr>
            <w:tcW w:w="2410" w:type="dxa"/>
          </w:tcPr>
          <w:p w14:paraId="5DE21DA5" w14:textId="77777777" w:rsidR="00FC588C" w:rsidRDefault="00FC588C">
            <w:r>
              <w:t>Weight scheme</w:t>
            </w:r>
          </w:p>
        </w:tc>
        <w:tc>
          <w:tcPr>
            <w:tcW w:w="4253" w:type="dxa"/>
          </w:tcPr>
          <w:p w14:paraId="46983608" w14:textId="77777777" w:rsidR="00FC588C" w:rsidRDefault="00FC588C">
            <w:r>
              <w:t>Static, block-wise, FLOOR</w:t>
            </w:r>
          </w:p>
        </w:tc>
      </w:tr>
      <w:tr w:rsidR="00FC588C" w14:paraId="13DF8DA2" w14:textId="77777777">
        <w:trPr>
          <w:trHeight w:val="300"/>
        </w:trPr>
        <w:tc>
          <w:tcPr>
            <w:tcW w:w="1696" w:type="dxa"/>
            <w:vMerge/>
          </w:tcPr>
          <w:p w14:paraId="1C6C3310" w14:textId="77777777" w:rsidR="00FC588C" w:rsidRDefault="00FC588C"/>
        </w:tc>
        <w:tc>
          <w:tcPr>
            <w:tcW w:w="2410" w:type="dxa"/>
          </w:tcPr>
          <w:p w14:paraId="7DEF9FD6" w14:textId="77777777" w:rsidR="00FC588C" w:rsidRDefault="00FC588C">
            <w:r>
              <w:t>Activation scheme</w:t>
            </w:r>
          </w:p>
        </w:tc>
        <w:tc>
          <w:tcPr>
            <w:tcW w:w="4253" w:type="dxa"/>
          </w:tcPr>
          <w:p w14:paraId="6CD3C954" w14:textId="77777777" w:rsidR="00FC588C" w:rsidRDefault="00FC588C">
            <w:r>
              <w:t>Dynamic, block-wise, RCEIL</w:t>
            </w:r>
          </w:p>
        </w:tc>
      </w:tr>
      <w:tr w:rsidR="00FC588C" w14:paraId="09B7B5C1" w14:textId="77777777">
        <w:trPr>
          <w:trHeight w:val="300"/>
        </w:trPr>
        <w:tc>
          <w:tcPr>
            <w:tcW w:w="1696" w:type="dxa"/>
            <w:vMerge/>
          </w:tcPr>
          <w:p w14:paraId="02494BE8" w14:textId="77777777" w:rsidR="00FC588C" w:rsidRDefault="00FC588C"/>
        </w:tc>
        <w:tc>
          <w:tcPr>
            <w:tcW w:w="2410" w:type="dxa"/>
          </w:tcPr>
          <w:p w14:paraId="50F1C4C5" w14:textId="77777777" w:rsidR="00FC588C" w:rsidRDefault="00FC588C">
            <w:r>
              <w:t>Block size</w:t>
            </w:r>
          </w:p>
        </w:tc>
        <w:tc>
          <w:tcPr>
            <w:tcW w:w="4253" w:type="dxa"/>
          </w:tcPr>
          <w:p w14:paraId="661689F7" w14:textId="77777777" w:rsidR="00FC588C" w:rsidRDefault="00FC588C">
            <w:r>
              <w:t>32</w:t>
            </w:r>
          </w:p>
        </w:tc>
      </w:tr>
      <w:tr w:rsidR="00FC588C" w14:paraId="5DC0245B" w14:textId="77777777">
        <w:trPr>
          <w:trHeight w:val="300"/>
        </w:trPr>
        <w:tc>
          <w:tcPr>
            <w:tcW w:w="1696" w:type="dxa"/>
            <w:vMerge/>
          </w:tcPr>
          <w:p w14:paraId="67C46B9A" w14:textId="77777777" w:rsidR="00FC588C" w:rsidRDefault="00FC588C"/>
        </w:tc>
        <w:tc>
          <w:tcPr>
            <w:tcW w:w="2410" w:type="dxa"/>
          </w:tcPr>
          <w:p w14:paraId="7560DF83" w14:textId="77777777" w:rsidR="00FC588C" w:rsidRDefault="00FC588C">
            <w:r>
              <w:t>Scale type</w:t>
            </w:r>
          </w:p>
        </w:tc>
        <w:tc>
          <w:tcPr>
            <w:tcW w:w="4253" w:type="dxa"/>
          </w:tcPr>
          <w:p w14:paraId="206BAC5D" w14:textId="77777777" w:rsidR="00FC588C" w:rsidRDefault="00FC588C">
            <w:r>
              <w:t>FP8 E8M0</w:t>
            </w:r>
          </w:p>
        </w:tc>
      </w:tr>
      <w:tr w:rsidR="00FC588C" w14:paraId="0B5AFE7E" w14:textId="77777777">
        <w:trPr>
          <w:trHeight w:val="300"/>
        </w:trPr>
        <w:tc>
          <w:tcPr>
            <w:tcW w:w="1696" w:type="dxa"/>
            <w:vMerge/>
          </w:tcPr>
          <w:p w14:paraId="2F3F9638" w14:textId="77777777" w:rsidR="00FC588C" w:rsidRDefault="00FC588C"/>
        </w:tc>
        <w:tc>
          <w:tcPr>
            <w:tcW w:w="2410" w:type="dxa"/>
          </w:tcPr>
          <w:p w14:paraId="3572B00C" w14:textId="77777777" w:rsidR="00FC588C" w:rsidRDefault="00FC588C">
            <w:r>
              <w:t>Scale method</w:t>
            </w:r>
          </w:p>
        </w:tc>
        <w:tc>
          <w:tcPr>
            <w:tcW w:w="4253" w:type="dxa"/>
          </w:tcPr>
          <w:p w14:paraId="0BD87DB3" w14:textId="77777777" w:rsidR="00FC588C" w:rsidRDefault="00FC588C">
            <w:r>
              <w:t>1D block-wise scaling for MXFP8</w:t>
            </w:r>
          </w:p>
        </w:tc>
      </w:tr>
      <w:tr w:rsidR="00FC588C" w14:paraId="7236FFD0" w14:textId="77777777" w:rsidTr="00311819">
        <w:trPr>
          <w:trHeight w:val="494"/>
        </w:trPr>
        <w:tc>
          <w:tcPr>
            <w:tcW w:w="1696" w:type="dxa"/>
            <w:vMerge/>
          </w:tcPr>
          <w:p w14:paraId="3CE1DFAC" w14:textId="77777777" w:rsidR="00FC588C" w:rsidRDefault="00FC588C" w:rsidP="00FC588C"/>
        </w:tc>
        <w:tc>
          <w:tcPr>
            <w:tcW w:w="2410" w:type="dxa"/>
            <w:vAlign w:val="center"/>
          </w:tcPr>
          <w:p w14:paraId="404E904B" w14:textId="77777777" w:rsidR="00FC588C" w:rsidRDefault="00FC588C" w:rsidP="00FC588C">
            <w:r>
              <w:t>Exclude layers</w:t>
            </w:r>
          </w:p>
        </w:tc>
        <w:tc>
          <w:tcPr>
            <w:tcW w:w="4253" w:type="dxa"/>
            <w:vAlign w:val="center"/>
          </w:tcPr>
          <w:p w14:paraId="210259AD" w14:textId="5A179097" w:rsidR="00FC588C" w:rsidRDefault="00FC588C" w:rsidP="00FC588C">
            <w:r w:rsidRPr="0077364F">
              <w:t>condition_embedder</w:t>
            </w:r>
            <w:r>
              <w:t xml:space="preserve">, </w:t>
            </w:r>
            <w:r w:rsidRPr="00A90AC9">
              <w:t>proj_out</w:t>
            </w:r>
          </w:p>
        </w:tc>
      </w:tr>
    </w:tbl>
    <w:p w14:paraId="7933A594" w14:textId="24B6BB80" w:rsidR="00BA7826" w:rsidRDefault="00BA7826" w:rsidP="00BA7826">
      <w:pPr>
        <w:pStyle w:val="Heading4"/>
        <w:numPr>
          <w:ilvl w:val="2"/>
          <w:numId w:val="3"/>
        </w:numPr>
        <w:rPr>
          <w:b/>
          <w:bCs/>
          <w:i w:val="0"/>
          <w:iCs w:val="0"/>
          <w:color w:val="auto"/>
        </w:rPr>
      </w:pPr>
      <w:bookmarkStart w:id="180" w:name="_Toc228179972"/>
      <w:r>
        <w:rPr>
          <w:b/>
          <w:bCs/>
          <w:i w:val="0"/>
          <w:iCs w:val="0"/>
          <w:color w:val="auto"/>
        </w:rPr>
        <w:t>Accuracy</w:t>
      </w:r>
      <w:r w:rsidR="00AC7441">
        <w:rPr>
          <w:b/>
          <w:bCs/>
          <w:i w:val="0"/>
          <w:iCs w:val="0"/>
          <w:color w:val="auto"/>
        </w:rPr>
        <w:t xml:space="preserve"> result</w:t>
      </w:r>
      <w:bookmarkEnd w:id="180"/>
    </w:p>
    <w:tbl>
      <w:tblPr>
        <w:tblW w:w="96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1559"/>
        <w:gridCol w:w="1573"/>
        <w:gridCol w:w="1282"/>
        <w:gridCol w:w="1282"/>
        <w:gridCol w:w="1382"/>
        <w:gridCol w:w="1562"/>
      </w:tblGrid>
      <w:tr w:rsidR="00C17A13" w:rsidRPr="3E385298" w14:paraId="0252C559" w14:textId="77777777" w:rsidTr="00E646FC">
        <w:trPr>
          <w:trHeight w:val="300"/>
        </w:trPr>
        <w:tc>
          <w:tcPr>
            <w:tcW w:w="1031" w:type="dxa"/>
            <w:tcMar>
              <w:left w:w="105" w:type="dxa"/>
              <w:right w:w="105" w:type="dxa"/>
            </w:tcMar>
            <w:vAlign w:val="center"/>
          </w:tcPr>
          <w:p w14:paraId="1CD118AF" w14:textId="053BBE36" w:rsidR="00C17A13" w:rsidRDefault="00C17A13">
            <w:pPr>
              <w:rPr>
                <w:rFonts w:ascii="Aptos" w:eastAsia="Aptos" w:hAnsi="Aptos" w:cs="Aptos"/>
                <w:b/>
                <w:color w:val="000000" w:themeColor="text1"/>
                <w:sz w:val="22"/>
                <w:szCs w:val="22"/>
              </w:rPr>
            </w:pPr>
            <w:r w:rsidRPr="00AC7441">
              <w:rPr>
                <w:rFonts w:ascii="Aptos" w:eastAsia="Aptos" w:hAnsi="Aptos" w:cs="Aptos"/>
                <w:b/>
                <w:color w:val="000000" w:themeColor="text1"/>
                <w:sz w:val="22"/>
                <w:szCs w:val="22"/>
              </w:rPr>
              <w:t>Wan2.2-T2V-A14B</w:t>
            </w:r>
          </w:p>
        </w:tc>
        <w:tc>
          <w:tcPr>
            <w:tcW w:w="1728" w:type="dxa"/>
            <w:tcMar>
              <w:left w:w="105" w:type="dxa"/>
              <w:right w:w="105" w:type="dxa"/>
            </w:tcMar>
            <w:vAlign w:val="center"/>
          </w:tcPr>
          <w:p w14:paraId="42AAE557" w14:textId="77777777" w:rsidR="00E646FC" w:rsidRDefault="00C17A13">
            <w:pPr>
              <w:rPr>
                <w:rFonts w:ascii="Aptos" w:eastAsia="Aptos" w:hAnsi="Aptos" w:cs="Aptos"/>
                <w:b/>
                <w:bCs/>
                <w:color w:val="000000" w:themeColor="text1"/>
                <w:sz w:val="22"/>
                <w:szCs w:val="22"/>
              </w:rPr>
            </w:pPr>
            <w:r w:rsidRPr="00BA6246">
              <w:rPr>
                <w:rFonts w:ascii="Aptos" w:eastAsia="Aptos" w:hAnsi="Aptos" w:cs="Aptos"/>
                <w:b/>
                <w:bCs/>
                <w:color w:val="000000" w:themeColor="text1"/>
                <w:sz w:val="22"/>
                <w:szCs w:val="22"/>
              </w:rPr>
              <w:t>subject_</w:t>
            </w:r>
          </w:p>
          <w:p w14:paraId="2758A8FB" w14:textId="56C4457E" w:rsidR="00C17A13" w:rsidRDefault="00C17A13">
            <w:pPr>
              <w:rPr>
                <w:rFonts w:ascii="Aptos" w:eastAsia="Aptos" w:hAnsi="Aptos" w:cs="Aptos"/>
                <w:color w:val="000000" w:themeColor="text1"/>
                <w:sz w:val="22"/>
                <w:szCs w:val="22"/>
              </w:rPr>
            </w:pPr>
            <w:r w:rsidRPr="00BA6246">
              <w:rPr>
                <w:rFonts w:ascii="Aptos" w:eastAsia="Aptos" w:hAnsi="Aptos" w:cs="Aptos"/>
                <w:b/>
                <w:bCs/>
                <w:color w:val="000000" w:themeColor="text1"/>
                <w:sz w:val="22"/>
                <w:szCs w:val="22"/>
              </w:rPr>
              <w:t>consistency</w:t>
            </w:r>
          </w:p>
        </w:tc>
        <w:tc>
          <w:tcPr>
            <w:tcW w:w="1728" w:type="dxa"/>
            <w:tcMar>
              <w:left w:w="105" w:type="dxa"/>
              <w:right w:w="105" w:type="dxa"/>
            </w:tcMar>
            <w:vAlign w:val="center"/>
          </w:tcPr>
          <w:p w14:paraId="27E69D10" w14:textId="77777777" w:rsidR="00E646FC" w:rsidRDefault="00C17A13">
            <w:pPr>
              <w:rPr>
                <w:rFonts w:ascii="Aptos" w:eastAsia="Aptos" w:hAnsi="Aptos" w:cs="Aptos"/>
                <w:b/>
                <w:bCs/>
                <w:color w:val="000000" w:themeColor="text1"/>
                <w:sz w:val="22"/>
                <w:szCs w:val="22"/>
              </w:rPr>
            </w:pPr>
            <w:r w:rsidRPr="009A0BBE">
              <w:rPr>
                <w:rFonts w:ascii="Aptos" w:eastAsia="Aptos" w:hAnsi="Aptos" w:cs="Aptos"/>
                <w:b/>
                <w:bCs/>
                <w:color w:val="000000" w:themeColor="text1"/>
                <w:sz w:val="22"/>
                <w:szCs w:val="22"/>
              </w:rPr>
              <w:t>motion_</w:t>
            </w:r>
          </w:p>
          <w:p w14:paraId="0F577296" w14:textId="312D0A08" w:rsidR="00C17A13" w:rsidRDefault="00C17A13">
            <w:pPr>
              <w:rPr>
                <w:rFonts w:ascii="Aptos" w:eastAsia="Aptos" w:hAnsi="Aptos" w:cs="Aptos"/>
                <w:color w:val="000000" w:themeColor="text1"/>
                <w:sz w:val="22"/>
                <w:szCs w:val="22"/>
              </w:rPr>
            </w:pPr>
            <w:r w:rsidRPr="009A0BBE">
              <w:rPr>
                <w:rFonts w:ascii="Aptos" w:eastAsia="Aptos" w:hAnsi="Aptos" w:cs="Aptos"/>
                <w:b/>
                <w:bCs/>
                <w:color w:val="000000" w:themeColor="text1"/>
                <w:sz w:val="22"/>
                <w:szCs w:val="22"/>
              </w:rPr>
              <w:t>smoothness</w:t>
            </w:r>
          </w:p>
        </w:tc>
        <w:tc>
          <w:tcPr>
            <w:tcW w:w="1728" w:type="dxa"/>
            <w:gridSpan w:val="2"/>
            <w:vAlign w:val="center"/>
          </w:tcPr>
          <w:p w14:paraId="0711468D" w14:textId="77777777" w:rsidR="00E646FC" w:rsidRDefault="00496D65" w:rsidP="00DE5B89">
            <w:pPr>
              <w:rPr>
                <w:rFonts w:ascii="Aptos" w:eastAsia="Aptos" w:hAnsi="Aptos" w:cs="Aptos"/>
                <w:b/>
                <w:bCs/>
                <w:color w:val="000000" w:themeColor="text1"/>
                <w:sz w:val="22"/>
                <w:szCs w:val="22"/>
              </w:rPr>
            </w:pPr>
            <w:r w:rsidRPr="00496D65">
              <w:rPr>
                <w:rFonts w:ascii="Aptos" w:eastAsia="Aptos" w:hAnsi="Aptos" w:cs="Aptos"/>
                <w:b/>
                <w:bCs/>
                <w:color w:val="000000" w:themeColor="text1"/>
                <w:sz w:val="22"/>
                <w:szCs w:val="22"/>
              </w:rPr>
              <w:t>aesthetic_</w:t>
            </w:r>
          </w:p>
          <w:p w14:paraId="3746BAB9" w14:textId="4746ED7A" w:rsidR="00496D65" w:rsidRPr="00496D65" w:rsidRDefault="00496D65" w:rsidP="00DE5B89">
            <w:pPr>
              <w:rPr>
                <w:rFonts w:ascii="Aptos" w:eastAsia="Aptos" w:hAnsi="Aptos" w:cs="Aptos"/>
                <w:b/>
                <w:bCs/>
                <w:color w:val="000000" w:themeColor="text1"/>
                <w:sz w:val="22"/>
                <w:szCs w:val="22"/>
              </w:rPr>
            </w:pPr>
            <w:r w:rsidRPr="00496D65">
              <w:rPr>
                <w:rFonts w:ascii="Aptos" w:eastAsia="Aptos" w:hAnsi="Aptos" w:cs="Aptos"/>
                <w:b/>
                <w:bCs/>
                <w:color w:val="000000" w:themeColor="text1"/>
                <w:sz w:val="22"/>
                <w:szCs w:val="22"/>
              </w:rPr>
              <w:t>quality</w:t>
            </w:r>
          </w:p>
        </w:tc>
        <w:tc>
          <w:tcPr>
            <w:tcW w:w="1728" w:type="dxa"/>
            <w:vAlign w:val="center"/>
          </w:tcPr>
          <w:p w14:paraId="056F2473" w14:textId="77777777" w:rsidR="00E646FC" w:rsidRDefault="00496D65" w:rsidP="00DE5B89">
            <w:pPr>
              <w:rPr>
                <w:rFonts w:ascii="Aptos" w:eastAsia="Aptos" w:hAnsi="Aptos" w:cs="Aptos"/>
                <w:b/>
                <w:bCs/>
                <w:color w:val="000000" w:themeColor="text1"/>
                <w:sz w:val="22"/>
                <w:szCs w:val="22"/>
              </w:rPr>
            </w:pPr>
            <w:r w:rsidRPr="003150C0">
              <w:rPr>
                <w:rFonts w:ascii="Aptos" w:eastAsia="Aptos" w:hAnsi="Aptos" w:cs="Aptos"/>
                <w:b/>
                <w:bCs/>
                <w:color w:val="000000" w:themeColor="text1"/>
                <w:sz w:val="22"/>
                <w:szCs w:val="22"/>
              </w:rPr>
              <w:t>imaging_</w:t>
            </w:r>
          </w:p>
          <w:p w14:paraId="2CED384B" w14:textId="3CCC51E9" w:rsidR="00496D65" w:rsidRPr="003150C0" w:rsidRDefault="00496D65" w:rsidP="00DE5B89">
            <w:pPr>
              <w:rPr>
                <w:rFonts w:ascii="Aptos" w:eastAsia="Aptos" w:hAnsi="Aptos" w:cs="Aptos"/>
                <w:b/>
                <w:bCs/>
                <w:color w:val="000000" w:themeColor="text1"/>
                <w:sz w:val="22"/>
                <w:szCs w:val="22"/>
              </w:rPr>
            </w:pPr>
            <w:r w:rsidRPr="003150C0">
              <w:rPr>
                <w:rFonts w:ascii="Aptos" w:eastAsia="Aptos" w:hAnsi="Aptos" w:cs="Aptos"/>
                <w:b/>
                <w:bCs/>
                <w:color w:val="000000" w:themeColor="text1"/>
                <w:sz w:val="22"/>
                <w:szCs w:val="22"/>
              </w:rPr>
              <w:t>quality</w:t>
            </w:r>
          </w:p>
        </w:tc>
        <w:tc>
          <w:tcPr>
            <w:tcW w:w="1728" w:type="dxa"/>
            <w:vAlign w:val="center"/>
          </w:tcPr>
          <w:p w14:paraId="6B8E25A4" w14:textId="77777777" w:rsidR="00E646FC" w:rsidRDefault="00496D65" w:rsidP="00DE5B89">
            <w:pPr>
              <w:rPr>
                <w:rFonts w:ascii="Aptos" w:eastAsia="Aptos" w:hAnsi="Aptos" w:cs="Aptos"/>
                <w:b/>
                <w:bCs/>
                <w:color w:val="000000" w:themeColor="text1"/>
                <w:sz w:val="22"/>
                <w:szCs w:val="22"/>
              </w:rPr>
            </w:pPr>
            <w:r w:rsidRPr="00496D65">
              <w:rPr>
                <w:rFonts w:ascii="Aptos" w:eastAsia="Aptos" w:hAnsi="Aptos" w:cs="Aptos"/>
                <w:b/>
                <w:bCs/>
                <w:color w:val="000000" w:themeColor="text1"/>
                <w:sz w:val="22"/>
                <w:szCs w:val="22"/>
              </w:rPr>
              <w:t>overall_</w:t>
            </w:r>
          </w:p>
          <w:p w14:paraId="194677E9" w14:textId="55244594" w:rsidR="00496D65" w:rsidRPr="00496D65" w:rsidRDefault="00496D65" w:rsidP="00DE5B89">
            <w:pPr>
              <w:rPr>
                <w:rFonts w:ascii="Aptos" w:eastAsia="Aptos" w:hAnsi="Aptos" w:cs="Aptos"/>
                <w:b/>
                <w:bCs/>
                <w:color w:val="000000" w:themeColor="text1"/>
                <w:sz w:val="22"/>
                <w:szCs w:val="22"/>
              </w:rPr>
            </w:pPr>
            <w:r w:rsidRPr="00496D65">
              <w:rPr>
                <w:rFonts w:ascii="Aptos" w:eastAsia="Aptos" w:hAnsi="Aptos" w:cs="Aptos"/>
                <w:b/>
                <w:bCs/>
                <w:color w:val="000000" w:themeColor="text1"/>
                <w:sz w:val="22"/>
                <w:szCs w:val="22"/>
              </w:rPr>
              <w:t>consistency</w:t>
            </w:r>
          </w:p>
        </w:tc>
      </w:tr>
      <w:tr w:rsidR="00C17A13" w:rsidRPr="000F7159" w14:paraId="2EFF5856" w14:textId="77777777" w:rsidTr="00E646FC">
        <w:trPr>
          <w:trHeight w:val="300"/>
        </w:trPr>
        <w:tc>
          <w:tcPr>
            <w:tcW w:w="1031" w:type="dxa"/>
            <w:tcMar>
              <w:left w:w="105" w:type="dxa"/>
              <w:right w:w="105" w:type="dxa"/>
            </w:tcMar>
            <w:vAlign w:val="center"/>
          </w:tcPr>
          <w:p w14:paraId="3C699317" w14:textId="77777777" w:rsidR="00C17A13" w:rsidRDefault="00C17A13">
            <w:pPr>
              <w:rPr>
                <w:rFonts w:ascii="Aptos" w:eastAsia="Aptos" w:hAnsi="Aptos" w:cs="Aptos"/>
                <w:color w:val="000000" w:themeColor="text1"/>
                <w:sz w:val="22"/>
                <w:szCs w:val="22"/>
              </w:rPr>
            </w:pPr>
            <w:r w:rsidRPr="7D95BDAA">
              <w:rPr>
                <w:rFonts w:ascii="Aptos" w:eastAsia="Aptos" w:hAnsi="Aptos" w:cs="Aptos"/>
                <w:color w:val="000000" w:themeColor="text1"/>
                <w:sz w:val="22"/>
                <w:szCs w:val="22"/>
              </w:rPr>
              <w:t>BF16</w:t>
            </w:r>
          </w:p>
        </w:tc>
        <w:tc>
          <w:tcPr>
            <w:tcW w:w="1728" w:type="dxa"/>
            <w:tcMar>
              <w:left w:w="105" w:type="dxa"/>
              <w:right w:w="105" w:type="dxa"/>
            </w:tcMar>
            <w:vAlign w:val="center"/>
          </w:tcPr>
          <w:p w14:paraId="393CB632" w14:textId="029A452F" w:rsidR="00C17A13" w:rsidRPr="000F7159" w:rsidRDefault="009C4627">
            <w:pPr>
              <w:rPr>
                <w:rFonts w:ascii="Aptos" w:eastAsia="Aptos" w:hAnsi="Aptos" w:cs="Aptos"/>
                <w:color w:val="000000" w:themeColor="text1"/>
              </w:rPr>
            </w:pPr>
            <w:r w:rsidRPr="009C4627">
              <w:rPr>
                <w:rFonts w:ascii="Aptos" w:eastAsia="Aptos" w:hAnsi="Aptos" w:cs="Aptos"/>
                <w:color w:val="000000" w:themeColor="text1"/>
              </w:rPr>
              <w:t>0.9422</w:t>
            </w:r>
          </w:p>
        </w:tc>
        <w:tc>
          <w:tcPr>
            <w:tcW w:w="1728" w:type="dxa"/>
            <w:tcMar>
              <w:left w:w="105" w:type="dxa"/>
              <w:right w:w="105" w:type="dxa"/>
            </w:tcMar>
            <w:vAlign w:val="center"/>
          </w:tcPr>
          <w:p w14:paraId="692668AA" w14:textId="4503E2DB" w:rsidR="00C17A13" w:rsidRPr="000F7159" w:rsidRDefault="00750885">
            <w:pPr>
              <w:rPr>
                <w:rFonts w:ascii="Aptos" w:eastAsia="Aptos" w:hAnsi="Aptos" w:cs="Aptos"/>
                <w:color w:val="000000" w:themeColor="text1"/>
              </w:rPr>
            </w:pPr>
            <w:r w:rsidRPr="00750885">
              <w:rPr>
                <w:rFonts w:ascii="Aptos" w:eastAsia="Aptos" w:hAnsi="Aptos" w:cs="Aptos"/>
                <w:color w:val="000000" w:themeColor="text1"/>
              </w:rPr>
              <w:t>0.9730</w:t>
            </w:r>
          </w:p>
        </w:tc>
        <w:tc>
          <w:tcPr>
            <w:tcW w:w="1728" w:type="dxa"/>
            <w:gridSpan w:val="2"/>
          </w:tcPr>
          <w:p w14:paraId="299FCBBD" w14:textId="0F070415" w:rsidR="00496D65" w:rsidRPr="00844B7E" w:rsidRDefault="00496D65">
            <w:pPr>
              <w:rPr>
                <w:rFonts w:ascii="Aptos" w:eastAsia="Aptos" w:hAnsi="Aptos" w:cs="Aptos"/>
                <w:color w:val="000000" w:themeColor="text1"/>
              </w:rPr>
            </w:pPr>
            <w:r w:rsidRPr="00844B7E">
              <w:rPr>
                <w:rFonts w:ascii="Aptos" w:eastAsia="Aptos" w:hAnsi="Aptos" w:cs="Aptos"/>
                <w:color w:val="000000" w:themeColor="text1"/>
              </w:rPr>
              <w:t>0.645</w:t>
            </w:r>
            <w:r>
              <w:rPr>
                <w:rFonts w:ascii="Aptos" w:eastAsia="Aptos" w:hAnsi="Aptos" w:cs="Aptos"/>
                <w:color w:val="000000" w:themeColor="text1"/>
              </w:rPr>
              <w:t>4</w:t>
            </w:r>
          </w:p>
        </w:tc>
        <w:tc>
          <w:tcPr>
            <w:tcW w:w="1728" w:type="dxa"/>
          </w:tcPr>
          <w:p w14:paraId="537E6E83" w14:textId="5EA783DF" w:rsidR="00496D65" w:rsidRPr="003150C0" w:rsidRDefault="00496D65">
            <w:pPr>
              <w:rPr>
                <w:rFonts w:ascii="Aptos" w:eastAsia="Aptos" w:hAnsi="Aptos" w:cs="Aptos"/>
                <w:color w:val="000000" w:themeColor="text1"/>
              </w:rPr>
            </w:pPr>
            <w:r w:rsidRPr="003150C0">
              <w:rPr>
                <w:rFonts w:ascii="Aptos" w:eastAsia="Aptos" w:hAnsi="Aptos" w:cs="Aptos"/>
                <w:color w:val="000000" w:themeColor="text1"/>
              </w:rPr>
              <w:t>0.6605</w:t>
            </w:r>
          </w:p>
        </w:tc>
        <w:tc>
          <w:tcPr>
            <w:tcW w:w="1728" w:type="dxa"/>
          </w:tcPr>
          <w:p w14:paraId="5693D33B" w14:textId="4F08CE38" w:rsidR="00496D65" w:rsidRPr="00496D65" w:rsidRDefault="00496D65">
            <w:pPr>
              <w:rPr>
                <w:rFonts w:ascii="Aptos" w:eastAsia="Aptos" w:hAnsi="Aptos" w:cs="Aptos"/>
                <w:color w:val="000000" w:themeColor="text1"/>
              </w:rPr>
            </w:pPr>
            <w:r w:rsidRPr="00496D65">
              <w:rPr>
                <w:rFonts w:ascii="Aptos" w:eastAsia="Aptos" w:hAnsi="Aptos" w:cs="Aptos"/>
                <w:color w:val="000000" w:themeColor="text1"/>
              </w:rPr>
              <w:t>0.256</w:t>
            </w:r>
            <w:r>
              <w:rPr>
                <w:rFonts w:ascii="Aptos" w:eastAsia="Aptos" w:hAnsi="Aptos" w:cs="Aptos"/>
                <w:color w:val="000000" w:themeColor="text1"/>
              </w:rPr>
              <w:t>4</w:t>
            </w:r>
          </w:p>
        </w:tc>
      </w:tr>
      <w:tr w:rsidR="00C17A13" w:rsidRPr="000F7159" w14:paraId="009709D3" w14:textId="77777777" w:rsidTr="00E646FC">
        <w:trPr>
          <w:trHeight w:val="300"/>
        </w:trPr>
        <w:tc>
          <w:tcPr>
            <w:tcW w:w="1031" w:type="dxa"/>
            <w:tcMar>
              <w:left w:w="105" w:type="dxa"/>
              <w:right w:w="105" w:type="dxa"/>
            </w:tcMar>
            <w:vAlign w:val="center"/>
          </w:tcPr>
          <w:p w14:paraId="14ECA6D9" w14:textId="628A7B5E" w:rsidR="00C17A13" w:rsidRPr="3E385298" w:rsidRDefault="00C17A13">
            <w:pPr>
              <w:rPr>
                <w:rFonts w:ascii="Aptos" w:eastAsia="Aptos" w:hAnsi="Aptos" w:cs="Aptos"/>
                <w:color w:val="000000" w:themeColor="text1"/>
                <w:sz w:val="22"/>
                <w:szCs w:val="22"/>
              </w:rPr>
            </w:pPr>
            <w:r>
              <w:rPr>
                <w:rFonts w:ascii="Aptos" w:eastAsia="Aptos" w:hAnsi="Aptos" w:cs="Aptos"/>
                <w:color w:val="000000" w:themeColor="text1"/>
                <w:sz w:val="22"/>
                <w:szCs w:val="22"/>
              </w:rPr>
              <w:t>FP8</w:t>
            </w:r>
            <w:r w:rsidRPr="615D4277">
              <w:rPr>
                <w:rFonts w:ascii="Aptos" w:eastAsia="Aptos" w:hAnsi="Aptos" w:cs="Aptos"/>
                <w:color w:val="000000" w:themeColor="text1"/>
                <w:sz w:val="22"/>
                <w:szCs w:val="22"/>
              </w:rPr>
              <w:t xml:space="preserve"> </w:t>
            </w:r>
          </w:p>
        </w:tc>
        <w:tc>
          <w:tcPr>
            <w:tcW w:w="1728" w:type="dxa"/>
            <w:tcMar>
              <w:left w:w="105" w:type="dxa"/>
              <w:right w:w="105" w:type="dxa"/>
            </w:tcMar>
            <w:vAlign w:val="center"/>
          </w:tcPr>
          <w:p w14:paraId="55C990DF" w14:textId="228CEFD0" w:rsidR="00C17A13" w:rsidRPr="000F7159" w:rsidRDefault="00E36F74">
            <w:pPr>
              <w:rPr>
                <w:rFonts w:ascii="Aptos" w:eastAsia="Aptos" w:hAnsi="Aptos" w:cs="Aptos"/>
                <w:color w:val="000000" w:themeColor="text1"/>
              </w:rPr>
            </w:pPr>
            <w:r w:rsidRPr="00E36F74">
              <w:rPr>
                <w:rFonts w:ascii="Aptos" w:eastAsia="Aptos" w:hAnsi="Aptos" w:cs="Aptos"/>
                <w:color w:val="000000" w:themeColor="text1"/>
              </w:rPr>
              <w:t>0.949</w:t>
            </w:r>
            <w:r>
              <w:rPr>
                <w:rFonts w:ascii="Aptos" w:eastAsia="Aptos" w:hAnsi="Aptos" w:cs="Aptos"/>
                <w:color w:val="000000" w:themeColor="text1"/>
              </w:rPr>
              <w:t>6</w:t>
            </w:r>
          </w:p>
        </w:tc>
        <w:tc>
          <w:tcPr>
            <w:tcW w:w="1728" w:type="dxa"/>
            <w:tcMar>
              <w:left w:w="105" w:type="dxa"/>
              <w:right w:w="105" w:type="dxa"/>
            </w:tcMar>
            <w:vAlign w:val="center"/>
          </w:tcPr>
          <w:p w14:paraId="30C7A423" w14:textId="5441CD14" w:rsidR="00C17A13" w:rsidRPr="000F7159" w:rsidRDefault="00B027C8">
            <w:pPr>
              <w:rPr>
                <w:rFonts w:ascii="Aptos" w:eastAsia="Aptos" w:hAnsi="Aptos" w:cs="Aptos"/>
                <w:color w:val="000000" w:themeColor="text1"/>
              </w:rPr>
            </w:pPr>
            <w:r w:rsidRPr="00B027C8">
              <w:rPr>
                <w:rFonts w:ascii="Aptos" w:eastAsia="Aptos" w:hAnsi="Aptos" w:cs="Aptos"/>
                <w:color w:val="000000" w:themeColor="text1"/>
              </w:rPr>
              <w:t>0.973</w:t>
            </w:r>
            <w:r>
              <w:rPr>
                <w:rFonts w:ascii="Aptos" w:eastAsia="Aptos" w:hAnsi="Aptos" w:cs="Aptos"/>
                <w:color w:val="000000" w:themeColor="text1"/>
              </w:rPr>
              <w:t>2</w:t>
            </w:r>
          </w:p>
        </w:tc>
        <w:tc>
          <w:tcPr>
            <w:tcW w:w="1728" w:type="dxa"/>
            <w:gridSpan w:val="2"/>
          </w:tcPr>
          <w:p w14:paraId="3251F2C7" w14:textId="7D7CF572" w:rsidR="00DE5B89" w:rsidRPr="00DE5B89" w:rsidRDefault="00DE5B89">
            <w:pPr>
              <w:rPr>
                <w:rFonts w:ascii="Aptos" w:eastAsia="Aptos" w:hAnsi="Aptos" w:cs="Aptos"/>
                <w:color w:val="000000" w:themeColor="text1"/>
              </w:rPr>
            </w:pPr>
            <w:r w:rsidRPr="00DE5B89">
              <w:rPr>
                <w:rFonts w:ascii="Aptos" w:eastAsia="Aptos" w:hAnsi="Aptos" w:cs="Aptos"/>
                <w:color w:val="000000" w:themeColor="text1"/>
              </w:rPr>
              <w:t>0.6480</w:t>
            </w:r>
          </w:p>
        </w:tc>
        <w:tc>
          <w:tcPr>
            <w:tcW w:w="1728" w:type="dxa"/>
          </w:tcPr>
          <w:p w14:paraId="22E7B571" w14:textId="61A7DB3C" w:rsidR="008A68D0" w:rsidRPr="008A68D0" w:rsidRDefault="008A68D0">
            <w:pPr>
              <w:rPr>
                <w:rFonts w:ascii="Aptos" w:eastAsia="Aptos" w:hAnsi="Aptos" w:cs="Aptos"/>
                <w:color w:val="000000" w:themeColor="text1"/>
              </w:rPr>
            </w:pPr>
            <w:r w:rsidRPr="008A68D0">
              <w:rPr>
                <w:rFonts w:ascii="Aptos" w:eastAsia="Aptos" w:hAnsi="Aptos" w:cs="Aptos"/>
                <w:color w:val="000000" w:themeColor="text1"/>
              </w:rPr>
              <w:t>0.6630</w:t>
            </w:r>
          </w:p>
        </w:tc>
        <w:tc>
          <w:tcPr>
            <w:tcW w:w="1728" w:type="dxa"/>
          </w:tcPr>
          <w:p w14:paraId="74795D90" w14:textId="68522C85" w:rsidR="00CF5119" w:rsidRPr="00CF5119" w:rsidRDefault="00CF5119">
            <w:pPr>
              <w:rPr>
                <w:rFonts w:ascii="Aptos" w:eastAsia="Aptos" w:hAnsi="Aptos" w:cs="Aptos"/>
                <w:color w:val="000000" w:themeColor="text1"/>
              </w:rPr>
            </w:pPr>
            <w:r w:rsidRPr="00CF5119">
              <w:rPr>
                <w:rFonts w:ascii="Aptos" w:eastAsia="Aptos" w:hAnsi="Aptos" w:cs="Aptos"/>
                <w:color w:val="000000" w:themeColor="text1"/>
              </w:rPr>
              <w:t>0.2613</w:t>
            </w:r>
          </w:p>
        </w:tc>
      </w:tr>
      <w:tr w:rsidR="00E646FC" w:rsidRPr="000F7159" w14:paraId="3B2D7526" w14:textId="77777777" w:rsidTr="00E646FC">
        <w:trPr>
          <w:trHeight w:val="300"/>
        </w:trPr>
        <w:tc>
          <w:tcPr>
            <w:tcW w:w="1031" w:type="dxa"/>
            <w:tcMar>
              <w:left w:w="105" w:type="dxa"/>
              <w:right w:w="105" w:type="dxa"/>
            </w:tcMar>
            <w:vAlign w:val="center"/>
          </w:tcPr>
          <w:p w14:paraId="374FFCB8" w14:textId="6673D44A" w:rsidR="00E646FC" w:rsidRDefault="00E646FC">
            <w:pPr>
              <w:rPr>
                <w:rFonts w:ascii="Aptos" w:eastAsia="Aptos" w:hAnsi="Aptos" w:cs="Aptos"/>
                <w:color w:val="000000" w:themeColor="text1"/>
                <w:sz w:val="22"/>
                <w:szCs w:val="22"/>
              </w:rPr>
            </w:pPr>
            <w:r>
              <w:rPr>
                <w:rFonts w:ascii="Aptos" w:eastAsia="Aptos" w:hAnsi="Aptos" w:cs="Aptos"/>
                <w:color w:val="000000" w:themeColor="text1"/>
                <w:sz w:val="22"/>
                <w:szCs w:val="22"/>
              </w:rPr>
              <w:t>MXFP8</w:t>
            </w:r>
          </w:p>
        </w:tc>
        <w:tc>
          <w:tcPr>
            <w:tcW w:w="1728" w:type="dxa"/>
            <w:tcMar>
              <w:left w:w="105" w:type="dxa"/>
              <w:right w:w="105" w:type="dxa"/>
            </w:tcMar>
            <w:vAlign w:val="center"/>
          </w:tcPr>
          <w:p w14:paraId="129EDD43" w14:textId="4A7B7A20" w:rsidR="00E646FC" w:rsidRPr="00E36F74" w:rsidRDefault="006C1AE2">
            <w:pPr>
              <w:rPr>
                <w:rFonts w:ascii="Aptos" w:eastAsia="Aptos" w:hAnsi="Aptos" w:cs="Aptos"/>
                <w:color w:val="000000" w:themeColor="text1"/>
              </w:rPr>
            </w:pPr>
            <w:r w:rsidRPr="006C1AE2">
              <w:rPr>
                <w:rFonts w:ascii="Aptos" w:eastAsia="Aptos" w:hAnsi="Aptos" w:cs="Aptos"/>
                <w:color w:val="000000" w:themeColor="text1"/>
              </w:rPr>
              <w:t>0.9508</w:t>
            </w:r>
          </w:p>
        </w:tc>
        <w:tc>
          <w:tcPr>
            <w:tcW w:w="1728" w:type="dxa"/>
            <w:tcMar>
              <w:left w:w="105" w:type="dxa"/>
              <w:right w:w="105" w:type="dxa"/>
            </w:tcMar>
            <w:vAlign w:val="center"/>
          </w:tcPr>
          <w:p w14:paraId="739B1294" w14:textId="771B2D04" w:rsidR="00E646FC" w:rsidRPr="00B027C8" w:rsidRDefault="0086633A">
            <w:pPr>
              <w:rPr>
                <w:rFonts w:ascii="Aptos" w:eastAsia="Aptos" w:hAnsi="Aptos" w:cs="Aptos"/>
                <w:color w:val="000000" w:themeColor="text1"/>
              </w:rPr>
            </w:pPr>
            <w:r w:rsidRPr="0086633A">
              <w:rPr>
                <w:rFonts w:ascii="Aptos" w:eastAsia="Aptos" w:hAnsi="Aptos" w:cs="Aptos"/>
                <w:color w:val="000000" w:themeColor="text1"/>
              </w:rPr>
              <w:t>0.97</w:t>
            </w:r>
            <w:r>
              <w:rPr>
                <w:rFonts w:ascii="Aptos" w:eastAsia="Aptos" w:hAnsi="Aptos" w:cs="Aptos"/>
                <w:color w:val="000000" w:themeColor="text1"/>
              </w:rPr>
              <w:t>30</w:t>
            </w:r>
          </w:p>
        </w:tc>
        <w:tc>
          <w:tcPr>
            <w:tcW w:w="1728" w:type="dxa"/>
          </w:tcPr>
          <w:p w14:paraId="1F249D4C" w14:textId="798FA7DD" w:rsidR="00E646FC" w:rsidRPr="00DE5B89" w:rsidRDefault="00E64411">
            <w:pPr>
              <w:rPr>
                <w:rFonts w:ascii="Aptos" w:eastAsia="Aptos" w:hAnsi="Aptos" w:cs="Aptos"/>
                <w:color w:val="000000" w:themeColor="text1"/>
              </w:rPr>
            </w:pPr>
            <w:r w:rsidRPr="00E64411">
              <w:rPr>
                <w:rFonts w:ascii="Aptos" w:eastAsia="Aptos" w:hAnsi="Aptos" w:cs="Aptos"/>
                <w:color w:val="000000" w:themeColor="text1"/>
              </w:rPr>
              <w:t>0.642</w:t>
            </w:r>
            <w:r w:rsidR="00AE4872">
              <w:rPr>
                <w:rFonts w:ascii="Aptos" w:eastAsia="Aptos" w:hAnsi="Aptos" w:cs="Aptos"/>
                <w:color w:val="000000" w:themeColor="text1"/>
              </w:rPr>
              <w:t>4</w:t>
            </w:r>
          </w:p>
        </w:tc>
        <w:tc>
          <w:tcPr>
            <w:tcW w:w="1728" w:type="dxa"/>
          </w:tcPr>
          <w:p w14:paraId="5AB324E1" w14:textId="62B127F8" w:rsidR="00E646FC" w:rsidRPr="008A68D0" w:rsidRDefault="00AE4872">
            <w:pPr>
              <w:rPr>
                <w:rFonts w:ascii="Aptos" w:eastAsia="Aptos" w:hAnsi="Aptos" w:cs="Aptos"/>
                <w:color w:val="000000" w:themeColor="text1"/>
              </w:rPr>
            </w:pPr>
            <w:r w:rsidRPr="00AE4872">
              <w:rPr>
                <w:rFonts w:ascii="Aptos" w:eastAsia="Aptos" w:hAnsi="Aptos" w:cs="Aptos"/>
                <w:color w:val="000000" w:themeColor="text1"/>
              </w:rPr>
              <w:t>0.6640</w:t>
            </w:r>
          </w:p>
        </w:tc>
        <w:tc>
          <w:tcPr>
            <w:tcW w:w="1728" w:type="dxa"/>
            <w:gridSpan w:val="2"/>
          </w:tcPr>
          <w:p w14:paraId="259AB564" w14:textId="3D82567D" w:rsidR="00E646FC" w:rsidRPr="00CF5119" w:rsidRDefault="00BA3CE4">
            <w:pPr>
              <w:rPr>
                <w:rFonts w:ascii="Aptos" w:eastAsia="Aptos" w:hAnsi="Aptos" w:cs="Aptos"/>
                <w:color w:val="000000" w:themeColor="text1"/>
              </w:rPr>
            </w:pPr>
            <w:r w:rsidRPr="00BA3CE4">
              <w:rPr>
                <w:rFonts w:ascii="Aptos" w:eastAsia="Aptos" w:hAnsi="Aptos" w:cs="Aptos"/>
                <w:color w:val="000000" w:themeColor="text1"/>
              </w:rPr>
              <w:t>0.2604</w:t>
            </w:r>
          </w:p>
        </w:tc>
      </w:tr>
    </w:tbl>
    <w:p w14:paraId="55E113C1" w14:textId="77777777" w:rsidR="00771CBE" w:rsidRDefault="00771CBE" w:rsidP="00430D63">
      <w:pPr>
        <w:rPr>
          <w:rFonts w:eastAsia="DengXian"/>
        </w:rPr>
      </w:pPr>
    </w:p>
    <w:p w14:paraId="44E7842F" w14:textId="6664B8ED" w:rsidR="007121ED" w:rsidRDefault="007121ED" w:rsidP="007121ED">
      <w:pPr>
        <w:pStyle w:val="Heading3"/>
        <w:numPr>
          <w:ilvl w:val="1"/>
          <w:numId w:val="3"/>
        </w:numPr>
        <w:rPr>
          <w:b/>
          <w:bCs/>
          <w:color w:val="auto"/>
        </w:rPr>
      </w:pPr>
      <w:bookmarkStart w:id="181" w:name="_Toc228179973"/>
      <w:r w:rsidRPr="00FA7E20">
        <w:rPr>
          <w:b/>
          <w:bCs/>
          <w:color w:val="auto"/>
        </w:rPr>
        <w:t>Wan2.2-</w:t>
      </w:r>
      <w:r>
        <w:rPr>
          <w:rFonts w:eastAsia="DengXian" w:hint="eastAsia"/>
          <w:b/>
          <w:bCs/>
          <w:color w:val="auto"/>
        </w:rPr>
        <w:t>S</w:t>
      </w:r>
      <w:r w:rsidRPr="00FA7E20">
        <w:rPr>
          <w:b/>
          <w:bCs/>
          <w:color w:val="auto"/>
        </w:rPr>
        <w:t>2V-A14B</w:t>
      </w:r>
      <w:bookmarkEnd w:id="181"/>
    </w:p>
    <w:p w14:paraId="00C6E7AE" w14:textId="77777777" w:rsidR="007121ED" w:rsidRDefault="007121ED" w:rsidP="007121ED">
      <w:pPr>
        <w:pStyle w:val="Heading4"/>
        <w:numPr>
          <w:ilvl w:val="2"/>
          <w:numId w:val="3"/>
        </w:numPr>
        <w:rPr>
          <w:b/>
          <w:bCs/>
          <w:i w:val="0"/>
          <w:iCs w:val="0"/>
          <w:color w:val="auto"/>
        </w:rPr>
      </w:pPr>
      <w:bookmarkStart w:id="182" w:name="_Toc228179974"/>
      <w:r>
        <w:rPr>
          <w:b/>
          <w:bCs/>
          <w:i w:val="0"/>
          <w:iCs w:val="0"/>
          <w:color w:val="auto"/>
        </w:rPr>
        <w:t>FP8 recipe</w:t>
      </w:r>
      <w:bookmarkEnd w:id="182"/>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7121ED" w14:paraId="7E1E0B93" w14:textId="77777777" w:rsidTr="009A513C">
        <w:trPr>
          <w:trHeight w:val="300"/>
        </w:trPr>
        <w:tc>
          <w:tcPr>
            <w:tcW w:w="4106" w:type="dxa"/>
            <w:gridSpan w:val="2"/>
          </w:tcPr>
          <w:p w14:paraId="69B2A133" w14:textId="77777777" w:rsidR="007121ED" w:rsidRDefault="007121ED" w:rsidP="009A513C">
            <w:pPr>
              <w:rPr>
                <w:b/>
                <w:bCs/>
              </w:rPr>
            </w:pPr>
            <w:r w:rsidRPr="3E385298">
              <w:rPr>
                <w:b/>
                <w:bCs/>
              </w:rPr>
              <w:t xml:space="preserve">Recipe  </w:t>
            </w:r>
          </w:p>
        </w:tc>
        <w:tc>
          <w:tcPr>
            <w:tcW w:w="4253" w:type="dxa"/>
          </w:tcPr>
          <w:p w14:paraId="04DF1B11" w14:textId="77777777" w:rsidR="007121ED" w:rsidRDefault="007121ED" w:rsidP="009A513C">
            <w:pPr>
              <w:rPr>
                <w:b/>
                <w:bCs/>
              </w:rPr>
            </w:pPr>
            <w:r w:rsidRPr="3E385298">
              <w:rPr>
                <w:b/>
                <w:bCs/>
              </w:rPr>
              <w:t>Config/Setting</w:t>
            </w:r>
          </w:p>
        </w:tc>
      </w:tr>
      <w:tr w:rsidR="007121ED" w14:paraId="28A5046C" w14:textId="77777777" w:rsidTr="009A513C">
        <w:trPr>
          <w:trHeight w:val="300"/>
        </w:trPr>
        <w:tc>
          <w:tcPr>
            <w:tcW w:w="4106" w:type="dxa"/>
            <w:gridSpan w:val="2"/>
          </w:tcPr>
          <w:p w14:paraId="61AF13A4" w14:textId="77777777" w:rsidR="007121ED" w:rsidRDefault="007121ED" w:rsidP="009A513C">
            <w:r>
              <w:t>Quant approach</w:t>
            </w:r>
          </w:p>
        </w:tc>
        <w:tc>
          <w:tcPr>
            <w:tcW w:w="4253" w:type="dxa"/>
          </w:tcPr>
          <w:p w14:paraId="1491638E" w14:textId="77777777" w:rsidR="007121ED" w:rsidRDefault="007121ED" w:rsidP="009A513C">
            <w:r>
              <w:t>PTQ</w:t>
            </w:r>
          </w:p>
        </w:tc>
      </w:tr>
      <w:tr w:rsidR="007121ED" w14:paraId="69BB3797" w14:textId="77777777" w:rsidTr="009A513C">
        <w:trPr>
          <w:trHeight w:val="300"/>
        </w:trPr>
        <w:tc>
          <w:tcPr>
            <w:tcW w:w="4106" w:type="dxa"/>
            <w:gridSpan w:val="2"/>
          </w:tcPr>
          <w:p w14:paraId="5DA761CC" w14:textId="77777777" w:rsidR="007121ED" w:rsidRDefault="007121ED" w:rsidP="009A513C">
            <w:r>
              <w:t>Quant algo</w:t>
            </w:r>
          </w:p>
        </w:tc>
        <w:tc>
          <w:tcPr>
            <w:tcW w:w="4253" w:type="dxa"/>
          </w:tcPr>
          <w:p w14:paraId="795FC2A5" w14:textId="77777777" w:rsidR="007121ED" w:rsidRDefault="007121ED" w:rsidP="009A513C">
            <w:r>
              <w:t>RTN</w:t>
            </w:r>
          </w:p>
        </w:tc>
      </w:tr>
      <w:tr w:rsidR="007121ED" w14:paraId="640DFB8A" w14:textId="77777777" w:rsidTr="009A513C">
        <w:trPr>
          <w:trHeight w:val="300"/>
        </w:trPr>
        <w:tc>
          <w:tcPr>
            <w:tcW w:w="4106" w:type="dxa"/>
            <w:gridSpan w:val="2"/>
          </w:tcPr>
          <w:p w14:paraId="4E507B3D" w14:textId="77777777" w:rsidR="007121ED" w:rsidRDefault="007121ED" w:rsidP="009A513C">
            <w:r>
              <w:t>Quantized ops</w:t>
            </w:r>
          </w:p>
        </w:tc>
        <w:tc>
          <w:tcPr>
            <w:tcW w:w="4253" w:type="dxa"/>
          </w:tcPr>
          <w:p w14:paraId="0094B5C5" w14:textId="77777777" w:rsidR="007121ED" w:rsidRDefault="007121ED" w:rsidP="009A513C">
            <w:r>
              <w:t xml:space="preserve">Linear </w:t>
            </w:r>
          </w:p>
        </w:tc>
      </w:tr>
      <w:tr w:rsidR="007121ED" w14:paraId="2ADDFB55" w14:textId="77777777" w:rsidTr="009A513C">
        <w:trPr>
          <w:trHeight w:val="300"/>
        </w:trPr>
        <w:tc>
          <w:tcPr>
            <w:tcW w:w="1696" w:type="dxa"/>
            <w:vMerge w:val="restart"/>
          </w:tcPr>
          <w:p w14:paraId="0777C716" w14:textId="77777777" w:rsidR="007121ED" w:rsidRDefault="007121ED" w:rsidP="009A513C">
            <w:r>
              <w:t>Linear</w:t>
            </w:r>
          </w:p>
        </w:tc>
        <w:tc>
          <w:tcPr>
            <w:tcW w:w="2410" w:type="dxa"/>
          </w:tcPr>
          <w:p w14:paraId="191D4FCA" w14:textId="77777777" w:rsidR="007121ED" w:rsidRDefault="007121ED" w:rsidP="009A513C">
            <w:r>
              <w:t>Data type</w:t>
            </w:r>
          </w:p>
        </w:tc>
        <w:tc>
          <w:tcPr>
            <w:tcW w:w="4253" w:type="dxa"/>
          </w:tcPr>
          <w:p w14:paraId="148AC616" w14:textId="77777777" w:rsidR="007121ED" w:rsidRDefault="007121ED" w:rsidP="009A513C">
            <w:r>
              <w:t>FP8</w:t>
            </w:r>
          </w:p>
        </w:tc>
      </w:tr>
      <w:tr w:rsidR="007121ED" w14:paraId="5F4A18EE" w14:textId="77777777" w:rsidTr="009A513C">
        <w:trPr>
          <w:trHeight w:val="300"/>
        </w:trPr>
        <w:tc>
          <w:tcPr>
            <w:tcW w:w="1696" w:type="dxa"/>
            <w:vMerge/>
          </w:tcPr>
          <w:p w14:paraId="20FFAE58" w14:textId="77777777" w:rsidR="007121ED" w:rsidRDefault="007121ED" w:rsidP="009A513C"/>
        </w:tc>
        <w:tc>
          <w:tcPr>
            <w:tcW w:w="2410" w:type="dxa"/>
          </w:tcPr>
          <w:p w14:paraId="0BD01DDE" w14:textId="77777777" w:rsidR="007121ED" w:rsidRDefault="007121ED" w:rsidP="009A513C">
            <w:r>
              <w:t>Element format</w:t>
            </w:r>
          </w:p>
        </w:tc>
        <w:tc>
          <w:tcPr>
            <w:tcW w:w="4253" w:type="dxa"/>
          </w:tcPr>
          <w:p w14:paraId="4A169475" w14:textId="77777777" w:rsidR="007121ED" w:rsidRDefault="007121ED" w:rsidP="009A513C">
            <w:r>
              <w:t>E4M3</w:t>
            </w:r>
          </w:p>
        </w:tc>
      </w:tr>
      <w:tr w:rsidR="007121ED" w14:paraId="55D46D7E" w14:textId="77777777" w:rsidTr="009A513C">
        <w:trPr>
          <w:trHeight w:val="300"/>
        </w:trPr>
        <w:tc>
          <w:tcPr>
            <w:tcW w:w="1696" w:type="dxa"/>
            <w:vMerge/>
          </w:tcPr>
          <w:p w14:paraId="38AB46CA" w14:textId="77777777" w:rsidR="007121ED" w:rsidRDefault="007121ED" w:rsidP="009A513C"/>
        </w:tc>
        <w:tc>
          <w:tcPr>
            <w:tcW w:w="2410" w:type="dxa"/>
          </w:tcPr>
          <w:p w14:paraId="1DC7958B" w14:textId="77777777" w:rsidR="007121ED" w:rsidRDefault="007121ED" w:rsidP="009A513C">
            <w:r>
              <w:t xml:space="preserve">Scheme </w:t>
            </w:r>
          </w:p>
        </w:tc>
        <w:tc>
          <w:tcPr>
            <w:tcW w:w="4253" w:type="dxa"/>
          </w:tcPr>
          <w:p w14:paraId="0CC0A707" w14:textId="77777777" w:rsidR="007121ED" w:rsidRDefault="007121ED" w:rsidP="009A513C">
            <w:r>
              <w:t>Weight – E4M3, Activation – E4M3</w:t>
            </w:r>
          </w:p>
        </w:tc>
      </w:tr>
      <w:tr w:rsidR="007121ED" w:rsidRPr="0018563D" w14:paraId="5FAA73F5" w14:textId="77777777" w:rsidTr="009A513C">
        <w:trPr>
          <w:trHeight w:val="300"/>
        </w:trPr>
        <w:tc>
          <w:tcPr>
            <w:tcW w:w="1696" w:type="dxa"/>
            <w:vMerge/>
          </w:tcPr>
          <w:p w14:paraId="51794C38" w14:textId="77777777" w:rsidR="007121ED" w:rsidRDefault="007121ED" w:rsidP="009A513C"/>
        </w:tc>
        <w:tc>
          <w:tcPr>
            <w:tcW w:w="2410" w:type="dxa"/>
          </w:tcPr>
          <w:p w14:paraId="356DEB31" w14:textId="77777777" w:rsidR="007121ED" w:rsidRDefault="007121ED" w:rsidP="009A513C">
            <w:r>
              <w:t>Weight scheme</w:t>
            </w:r>
          </w:p>
        </w:tc>
        <w:tc>
          <w:tcPr>
            <w:tcW w:w="4253" w:type="dxa"/>
          </w:tcPr>
          <w:p w14:paraId="54E49163" w14:textId="77777777" w:rsidR="007121ED" w:rsidRPr="0018563D" w:rsidRDefault="007121ED" w:rsidP="009A513C">
            <w:pPr>
              <w:rPr>
                <w:rFonts w:eastAsia="DengXian"/>
              </w:rPr>
            </w:pPr>
            <w:r>
              <w:t>Static, tensor-wise,</w:t>
            </w:r>
            <w:r>
              <w:rPr>
                <w:rFonts w:eastAsia="DengXian" w:hint="eastAsia"/>
              </w:rPr>
              <w:t xml:space="preserve"> RNE</w:t>
            </w:r>
          </w:p>
        </w:tc>
      </w:tr>
      <w:tr w:rsidR="007121ED" w14:paraId="16A4E9E6" w14:textId="77777777" w:rsidTr="009A513C">
        <w:trPr>
          <w:trHeight w:val="300"/>
        </w:trPr>
        <w:tc>
          <w:tcPr>
            <w:tcW w:w="1696" w:type="dxa"/>
            <w:vMerge/>
          </w:tcPr>
          <w:p w14:paraId="292F548C" w14:textId="77777777" w:rsidR="007121ED" w:rsidRDefault="007121ED" w:rsidP="009A513C"/>
        </w:tc>
        <w:tc>
          <w:tcPr>
            <w:tcW w:w="2410" w:type="dxa"/>
          </w:tcPr>
          <w:p w14:paraId="17CB50D5" w14:textId="77777777" w:rsidR="007121ED" w:rsidRDefault="007121ED" w:rsidP="009A513C">
            <w:r>
              <w:t>Activation scheme</w:t>
            </w:r>
          </w:p>
        </w:tc>
        <w:tc>
          <w:tcPr>
            <w:tcW w:w="4253" w:type="dxa"/>
          </w:tcPr>
          <w:p w14:paraId="6DE8CA47" w14:textId="77777777" w:rsidR="007121ED" w:rsidRDefault="007121ED" w:rsidP="009A513C">
            <w:r>
              <w:t>Dynamic, tensor-wise,</w:t>
            </w:r>
            <w:r>
              <w:rPr>
                <w:rFonts w:eastAsia="DengXian" w:hint="eastAsia"/>
              </w:rPr>
              <w:t xml:space="preserve"> RNE</w:t>
            </w:r>
          </w:p>
        </w:tc>
      </w:tr>
      <w:tr w:rsidR="007121ED" w14:paraId="743C5181" w14:textId="77777777" w:rsidTr="009A513C">
        <w:trPr>
          <w:trHeight w:val="300"/>
        </w:trPr>
        <w:tc>
          <w:tcPr>
            <w:tcW w:w="1696" w:type="dxa"/>
            <w:vMerge/>
          </w:tcPr>
          <w:p w14:paraId="4FADE9CE" w14:textId="77777777" w:rsidR="007121ED" w:rsidRDefault="007121ED" w:rsidP="009A513C"/>
        </w:tc>
        <w:tc>
          <w:tcPr>
            <w:tcW w:w="2410" w:type="dxa"/>
          </w:tcPr>
          <w:p w14:paraId="5DEF6817" w14:textId="77777777" w:rsidR="007121ED" w:rsidRDefault="007121ED" w:rsidP="009A513C">
            <w:r>
              <w:t>Scale type</w:t>
            </w:r>
          </w:p>
        </w:tc>
        <w:tc>
          <w:tcPr>
            <w:tcW w:w="4253" w:type="dxa"/>
          </w:tcPr>
          <w:p w14:paraId="4479158B" w14:textId="77777777" w:rsidR="007121ED" w:rsidRDefault="007121ED" w:rsidP="009A513C">
            <w:r>
              <w:t>FP32</w:t>
            </w:r>
          </w:p>
        </w:tc>
      </w:tr>
      <w:tr w:rsidR="007121ED" w14:paraId="1DBB7DA7" w14:textId="77777777" w:rsidTr="009A513C">
        <w:trPr>
          <w:trHeight w:val="300"/>
        </w:trPr>
        <w:tc>
          <w:tcPr>
            <w:tcW w:w="1696" w:type="dxa"/>
            <w:vMerge/>
          </w:tcPr>
          <w:p w14:paraId="490FC42A" w14:textId="77777777" w:rsidR="007121ED" w:rsidRDefault="007121ED" w:rsidP="009A513C"/>
        </w:tc>
        <w:tc>
          <w:tcPr>
            <w:tcW w:w="2410" w:type="dxa"/>
          </w:tcPr>
          <w:p w14:paraId="7CE5544C" w14:textId="77777777" w:rsidR="007121ED" w:rsidRDefault="007121ED" w:rsidP="009A513C">
            <w:r>
              <w:t>Exclude layers</w:t>
            </w:r>
          </w:p>
        </w:tc>
        <w:tc>
          <w:tcPr>
            <w:tcW w:w="4253" w:type="dxa"/>
          </w:tcPr>
          <w:p w14:paraId="04DFEE09" w14:textId="5FAE0980" w:rsidR="007121ED" w:rsidRPr="00AF3700" w:rsidRDefault="007D4ECB" w:rsidP="009A513C">
            <w:pPr>
              <w:rPr>
                <w:rFonts w:eastAsia="DengXian"/>
              </w:rPr>
            </w:pPr>
            <w:r>
              <w:rPr>
                <w:rFonts w:eastAsia="DengXian"/>
              </w:rPr>
              <w:t>V</w:t>
            </w:r>
            <w:r>
              <w:rPr>
                <w:rFonts w:eastAsia="DengXian" w:hint="eastAsia"/>
              </w:rPr>
              <w:t>ae, audio_encoder,</w:t>
            </w:r>
            <w:r w:rsidR="00186DA9">
              <w:rPr>
                <w:rFonts w:eastAsia="DengXian" w:hint="eastAsia"/>
              </w:rPr>
              <w:t xml:space="preserve"> text_encoder</w:t>
            </w:r>
          </w:p>
        </w:tc>
      </w:tr>
    </w:tbl>
    <w:p w14:paraId="3CD033DA" w14:textId="77777777" w:rsidR="007121ED" w:rsidRPr="00FA7E20" w:rsidRDefault="007121ED" w:rsidP="007121ED"/>
    <w:p w14:paraId="6ED48108" w14:textId="77777777" w:rsidR="00EB6644" w:rsidRPr="00D711CF" w:rsidRDefault="00EB6644" w:rsidP="00EB6644">
      <w:pPr>
        <w:pStyle w:val="Heading4"/>
        <w:numPr>
          <w:ilvl w:val="2"/>
          <w:numId w:val="3"/>
        </w:numPr>
        <w:rPr>
          <w:b/>
          <w:bCs/>
          <w:i w:val="0"/>
          <w:iCs w:val="0"/>
          <w:color w:val="auto"/>
        </w:rPr>
      </w:pPr>
      <w:bookmarkStart w:id="183" w:name="_Toc228179975"/>
      <w:r w:rsidRPr="1ED4F078">
        <w:rPr>
          <w:b/>
          <w:bCs/>
          <w:i w:val="0"/>
          <w:iCs w:val="0"/>
          <w:color w:val="auto"/>
        </w:rPr>
        <w:lastRenderedPageBreak/>
        <w:t>MXFP8 recipe</w:t>
      </w:r>
      <w:bookmarkEnd w:id="183"/>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B6644" w:rsidRPr="001249B6" w14:paraId="30549E38" w14:textId="77777777">
        <w:trPr>
          <w:trHeight w:val="300"/>
        </w:trPr>
        <w:tc>
          <w:tcPr>
            <w:tcW w:w="4106" w:type="dxa"/>
            <w:gridSpan w:val="2"/>
          </w:tcPr>
          <w:p w14:paraId="6966FA87" w14:textId="77777777" w:rsidR="00EB6644" w:rsidRPr="001249B6" w:rsidRDefault="00EB6644">
            <w:pPr>
              <w:rPr>
                <w:b/>
                <w:bCs/>
              </w:rPr>
            </w:pPr>
            <w:r w:rsidRPr="001249B6">
              <w:rPr>
                <w:rFonts w:hint="eastAsia"/>
                <w:b/>
                <w:bCs/>
              </w:rPr>
              <w:t xml:space="preserve">Recipe  </w:t>
            </w:r>
          </w:p>
        </w:tc>
        <w:tc>
          <w:tcPr>
            <w:tcW w:w="4253" w:type="dxa"/>
          </w:tcPr>
          <w:p w14:paraId="2EA5F92A" w14:textId="77777777" w:rsidR="00EB6644" w:rsidRPr="001249B6" w:rsidRDefault="00EB6644">
            <w:pPr>
              <w:rPr>
                <w:b/>
                <w:bCs/>
              </w:rPr>
            </w:pPr>
            <w:r w:rsidRPr="001249B6">
              <w:rPr>
                <w:rFonts w:hint="eastAsia"/>
                <w:b/>
                <w:bCs/>
              </w:rPr>
              <w:t>Config/Setting</w:t>
            </w:r>
          </w:p>
        </w:tc>
      </w:tr>
      <w:tr w:rsidR="00EB6644" w14:paraId="4438013E" w14:textId="77777777">
        <w:trPr>
          <w:trHeight w:val="300"/>
        </w:trPr>
        <w:tc>
          <w:tcPr>
            <w:tcW w:w="4106" w:type="dxa"/>
            <w:gridSpan w:val="2"/>
          </w:tcPr>
          <w:p w14:paraId="39469BA4" w14:textId="77777777" w:rsidR="00EB6644" w:rsidRDefault="00EB6644">
            <w:r>
              <w:rPr>
                <w:rFonts w:hint="eastAsia"/>
              </w:rPr>
              <w:t>Quant approach</w:t>
            </w:r>
          </w:p>
        </w:tc>
        <w:tc>
          <w:tcPr>
            <w:tcW w:w="4253" w:type="dxa"/>
          </w:tcPr>
          <w:p w14:paraId="64CDBF7D" w14:textId="77777777" w:rsidR="00EB6644" w:rsidRDefault="00EB6644">
            <w:r>
              <w:t>P</w:t>
            </w:r>
            <w:r>
              <w:rPr>
                <w:rFonts w:hint="eastAsia"/>
              </w:rPr>
              <w:t>TQ</w:t>
            </w:r>
          </w:p>
        </w:tc>
      </w:tr>
      <w:tr w:rsidR="00EB6644" w14:paraId="0DBCAD2F" w14:textId="77777777">
        <w:trPr>
          <w:trHeight w:val="300"/>
        </w:trPr>
        <w:tc>
          <w:tcPr>
            <w:tcW w:w="4106" w:type="dxa"/>
            <w:gridSpan w:val="2"/>
          </w:tcPr>
          <w:p w14:paraId="33947167" w14:textId="77777777" w:rsidR="00EB6644" w:rsidRDefault="00EB6644">
            <w:r>
              <w:rPr>
                <w:rFonts w:hint="eastAsia"/>
              </w:rPr>
              <w:t>Quant algo</w:t>
            </w:r>
          </w:p>
        </w:tc>
        <w:tc>
          <w:tcPr>
            <w:tcW w:w="4253" w:type="dxa"/>
          </w:tcPr>
          <w:p w14:paraId="60CF5A00" w14:textId="77777777" w:rsidR="00EB6644" w:rsidRDefault="00EB6644">
            <w:r>
              <w:rPr>
                <w:rFonts w:hint="eastAsia"/>
              </w:rPr>
              <w:t>RTN</w:t>
            </w:r>
          </w:p>
        </w:tc>
      </w:tr>
      <w:tr w:rsidR="00EB6644" w14:paraId="79F85907" w14:textId="77777777">
        <w:trPr>
          <w:trHeight w:val="300"/>
        </w:trPr>
        <w:tc>
          <w:tcPr>
            <w:tcW w:w="4106" w:type="dxa"/>
            <w:gridSpan w:val="2"/>
          </w:tcPr>
          <w:p w14:paraId="1A4CAF3B" w14:textId="77777777" w:rsidR="00EB6644" w:rsidRDefault="00EB6644">
            <w:r>
              <w:rPr>
                <w:rFonts w:hint="eastAsia"/>
              </w:rPr>
              <w:t>Quantized ops</w:t>
            </w:r>
          </w:p>
        </w:tc>
        <w:tc>
          <w:tcPr>
            <w:tcW w:w="4253" w:type="dxa"/>
          </w:tcPr>
          <w:p w14:paraId="0AEB2508" w14:textId="77777777" w:rsidR="00EB6644" w:rsidRDefault="00EB6644">
            <w:r>
              <w:rPr>
                <w:rFonts w:hint="eastAsia"/>
              </w:rPr>
              <w:t xml:space="preserve">Linear </w:t>
            </w:r>
          </w:p>
        </w:tc>
      </w:tr>
      <w:tr w:rsidR="00EB6644" w14:paraId="7E4E95D2" w14:textId="77777777">
        <w:trPr>
          <w:trHeight w:val="300"/>
        </w:trPr>
        <w:tc>
          <w:tcPr>
            <w:tcW w:w="1696" w:type="dxa"/>
            <w:vMerge w:val="restart"/>
          </w:tcPr>
          <w:p w14:paraId="477C596E" w14:textId="77777777" w:rsidR="00EB6644" w:rsidRDefault="00EB6644">
            <w:r>
              <w:rPr>
                <w:rFonts w:hint="eastAsia"/>
              </w:rPr>
              <w:t>Linear</w:t>
            </w:r>
          </w:p>
        </w:tc>
        <w:tc>
          <w:tcPr>
            <w:tcW w:w="2410" w:type="dxa"/>
          </w:tcPr>
          <w:p w14:paraId="087F9C6B" w14:textId="77777777" w:rsidR="00EB6644" w:rsidRDefault="00EB6644">
            <w:r>
              <w:t>D</w:t>
            </w:r>
            <w:r>
              <w:rPr>
                <w:rFonts w:hint="eastAsia"/>
              </w:rPr>
              <w:t>ata type</w:t>
            </w:r>
          </w:p>
        </w:tc>
        <w:tc>
          <w:tcPr>
            <w:tcW w:w="4253" w:type="dxa"/>
          </w:tcPr>
          <w:p w14:paraId="22A064FA" w14:textId="77777777" w:rsidR="00EB6644" w:rsidRDefault="00EB6644">
            <w:r>
              <w:rPr>
                <w:rFonts w:eastAsia="DengXian" w:hint="eastAsia"/>
              </w:rPr>
              <w:t>MX</w:t>
            </w:r>
            <w:r>
              <w:rPr>
                <w:rFonts w:hint="eastAsia"/>
              </w:rPr>
              <w:t>FP8</w:t>
            </w:r>
          </w:p>
        </w:tc>
      </w:tr>
      <w:tr w:rsidR="00EB6644" w14:paraId="040228C3" w14:textId="77777777">
        <w:trPr>
          <w:trHeight w:val="300"/>
        </w:trPr>
        <w:tc>
          <w:tcPr>
            <w:tcW w:w="1696" w:type="dxa"/>
            <w:vMerge/>
          </w:tcPr>
          <w:p w14:paraId="27D692AD" w14:textId="77777777" w:rsidR="00EB6644" w:rsidRDefault="00EB6644"/>
        </w:tc>
        <w:tc>
          <w:tcPr>
            <w:tcW w:w="2410" w:type="dxa"/>
          </w:tcPr>
          <w:p w14:paraId="6DC5B436" w14:textId="77777777" w:rsidR="00EB6644" w:rsidRDefault="00EB6644">
            <w:r>
              <w:rPr>
                <w:rFonts w:hint="eastAsia"/>
              </w:rPr>
              <w:t>Element format</w:t>
            </w:r>
          </w:p>
        </w:tc>
        <w:tc>
          <w:tcPr>
            <w:tcW w:w="4253" w:type="dxa"/>
          </w:tcPr>
          <w:p w14:paraId="549F72C1" w14:textId="77777777" w:rsidR="00EB6644" w:rsidRDefault="00EB6644">
            <w:r>
              <w:rPr>
                <w:rFonts w:hint="eastAsia"/>
              </w:rPr>
              <w:t>E4M3</w:t>
            </w:r>
          </w:p>
        </w:tc>
      </w:tr>
      <w:tr w:rsidR="00EB6644" w14:paraId="2397DD7B" w14:textId="77777777">
        <w:trPr>
          <w:trHeight w:val="300"/>
        </w:trPr>
        <w:tc>
          <w:tcPr>
            <w:tcW w:w="1696" w:type="dxa"/>
            <w:vMerge/>
          </w:tcPr>
          <w:p w14:paraId="61E281BA" w14:textId="77777777" w:rsidR="00EB6644" w:rsidRDefault="00EB6644"/>
        </w:tc>
        <w:tc>
          <w:tcPr>
            <w:tcW w:w="2410" w:type="dxa"/>
          </w:tcPr>
          <w:p w14:paraId="4997A1F3" w14:textId="77777777" w:rsidR="00EB6644" w:rsidRDefault="00EB6644">
            <w:r>
              <w:t>Scheme</w:t>
            </w:r>
          </w:p>
        </w:tc>
        <w:tc>
          <w:tcPr>
            <w:tcW w:w="4253" w:type="dxa"/>
          </w:tcPr>
          <w:p w14:paraId="592CB7E6" w14:textId="77777777" w:rsidR="00EB6644" w:rsidRPr="001C14CA" w:rsidRDefault="00EB6644">
            <w:pPr>
              <w:rPr>
                <w:rFonts w:eastAsia="DengXian"/>
              </w:rPr>
            </w:pPr>
            <w:r>
              <w:t xml:space="preserve">Weight – </w:t>
            </w:r>
            <w:r>
              <w:rPr>
                <w:rFonts w:eastAsia="DengXian" w:hint="eastAsia"/>
              </w:rPr>
              <w:t>MXFP8</w:t>
            </w:r>
            <w:r>
              <w:t xml:space="preserve">, Activation – </w:t>
            </w:r>
            <w:r>
              <w:rPr>
                <w:rFonts w:eastAsia="DengXian" w:hint="eastAsia"/>
              </w:rPr>
              <w:t>MXFP8</w:t>
            </w:r>
          </w:p>
        </w:tc>
      </w:tr>
      <w:tr w:rsidR="00EB6644" w14:paraId="60DEA049" w14:textId="77777777">
        <w:trPr>
          <w:trHeight w:val="300"/>
        </w:trPr>
        <w:tc>
          <w:tcPr>
            <w:tcW w:w="1696" w:type="dxa"/>
            <w:vMerge/>
          </w:tcPr>
          <w:p w14:paraId="141872E1" w14:textId="77777777" w:rsidR="00EB6644" w:rsidRDefault="00EB6644"/>
        </w:tc>
        <w:tc>
          <w:tcPr>
            <w:tcW w:w="2410" w:type="dxa"/>
          </w:tcPr>
          <w:p w14:paraId="08FBE840" w14:textId="77777777" w:rsidR="00EB6644" w:rsidRDefault="00EB6644">
            <w:r>
              <w:t>Weight scheme</w:t>
            </w:r>
          </w:p>
        </w:tc>
        <w:tc>
          <w:tcPr>
            <w:tcW w:w="4253" w:type="dxa"/>
          </w:tcPr>
          <w:p w14:paraId="43098FCE" w14:textId="77777777" w:rsidR="00EB6644" w:rsidRDefault="00EB6644">
            <w:r>
              <w:t>Static, block-wise</w:t>
            </w:r>
          </w:p>
        </w:tc>
      </w:tr>
      <w:tr w:rsidR="00EB6644" w14:paraId="61D131D9" w14:textId="77777777">
        <w:trPr>
          <w:trHeight w:val="300"/>
        </w:trPr>
        <w:tc>
          <w:tcPr>
            <w:tcW w:w="1696" w:type="dxa"/>
            <w:vMerge/>
          </w:tcPr>
          <w:p w14:paraId="57B7F12D" w14:textId="77777777" w:rsidR="00EB6644" w:rsidRDefault="00EB6644"/>
        </w:tc>
        <w:tc>
          <w:tcPr>
            <w:tcW w:w="2410" w:type="dxa"/>
          </w:tcPr>
          <w:p w14:paraId="46AC3153" w14:textId="77777777" w:rsidR="00EB6644" w:rsidRDefault="00EB6644">
            <w:r>
              <w:t>Activation scheme</w:t>
            </w:r>
          </w:p>
        </w:tc>
        <w:tc>
          <w:tcPr>
            <w:tcW w:w="4253" w:type="dxa"/>
          </w:tcPr>
          <w:p w14:paraId="56ED1F28" w14:textId="77777777" w:rsidR="00EB6644" w:rsidRDefault="00EB6644">
            <w:r>
              <w:t>Dynamic, block-wise</w:t>
            </w:r>
          </w:p>
        </w:tc>
      </w:tr>
      <w:tr w:rsidR="00EB6644" w14:paraId="65EB42F4" w14:textId="77777777">
        <w:trPr>
          <w:trHeight w:val="300"/>
        </w:trPr>
        <w:tc>
          <w:tcPr>
            <w:tcW w:w="1696" w:type="dxa"/>
            <w:vMerge/>
          </w:tcPr>
          <w:p w14:paraId="31723663" w14:textId="77777777" w:rsidR="00EB6644" w:rsidRDefault="00EB6644"/>
        </w:tc>
        <w:tc>
          <w:tcPr>
            <w:tcW w:w="2410" w:type="dxa"/>
          </w:tcPr>
          <w:p w14:paraId="059D44AB" w14:textId="77777777" w:rsidR="00EB6644" w:rsidRDefault="00EB6644">
            <w:r>
              <w:t>Block size</w:t>
            </w:r>
          </w:p>
        </w:tc>
        <w:tc>
          <w:tcPr>
            <w:tcW w:w="4253" w:type="dxa"/>
          </w:tcPr>
          <w:p w14:paraId="7D5FF948" w14:textId="77777777" w:rsidR="00EB6644" w:rsidRDefault="00EB6644">
            <w:r>
              <w:t>32</w:t>
            </w:r>
          </w:p>
        </w:tc>
      </w:tr>
      <w:tr w:rsidR="00EB6644" w14:paraId="76D5BEB8" w14:textId="77777777">
        <w:trPr>
          <w:trHeight w:val="300"/>
        </w:trPr>
        <w:tc>
          <w:tcPr>
            <w:tcW w:w="1696" w:type="dxa"/>
            <w:vMerge/>
          </w:tcPr>
          <w:p w14:paraId="0D7477F7" w14:textId="77777777" w:rsidR="00EB6644" w:rsidRDefault="00EB6644"/>
        </w:tc>
        <w:tc>
          <w:tcPr>
            <w:tcW w:w="2410" w:type="dxa"/>
          </w:tcPr>
          <w:p w14:paraId="482AF2BB" w14:textId="77777777" w:rsidR="00EB6644" w:rsidRDefault="00EB6644">
            <w:r>
              <w:t>Scale type</w:t>
            </w:r>
          </w:p>
        </w:tc>
        <w:tc>
          <w:tcPr>
            <w:tcW w:w="4253" w:type="dxa"/>
          </w:tcPr>
          <w:p w14:paraId="32AECC06" w14:textId="77777777" w:rsidR="00EB6644" w:rsidRDefault="00EB6644">
            <w:r>
              <w:t>FP8 E8M0</w:t>
            </w:r>
          </w:p>
        </w:tc>
      </w:tr>
      <w:tr w:rsidR="00EB6644" w14:paraId="7A3075DB" w14:textId="77777777">
        <w:trPr>
          <w:trHeight w:val="300"/>
        </w:trPr>
        <w:tc>
          <w:tcPr>
            <w:tcW w:w="1696" w:type="dxa"/>
            <w:vMerge/>
          </w:tcPr>
          <w:p w14:paraId="0102900F" w14:textId="77777777" w:rsidR="00EB6644" w:rsidRDefault="00EB6644"/>
        </w:tc>
        <w:tc>
          <w:tcPr>
            <w:tcW w:w="2410" w:type="dxa"/>
          </w:tcPr>
          <w:p w14:paraId="5A5D42A0" w14:textId="77777777" w:rsidR="00EB6644" w:rsidRDefault="00EB6644">
            <w:r>
              <w:t>Scale method</w:t>
            </w:r>
          </w:p>
        </w:tc>
        <w:tc>
          <w:tcPr>
            <w:tcW w:w="4253" w:type="dxa"/>
          </w:tcPr>
          <w:p w14:paraId="46D1D04A" w14:textId="77777777" w:rsidR="00EB6644" w:rsidRDefault="00EB6644">
            <w:r>
              <w:t>1D block-wise scaling for MXFP8</w:t>
            </w:r>
          </w:p>
        </w:tc>
      </w:tr>
      <w:tr w:rsidR="00EB6644" w14:paraId="5E84421E" w14:textId="77777777">
        <w:trPr>
          <w:trHeight w:val="116"/>
        </w:trPr>
        <w:tc>
          <w:tcPr>
            <w:tcW w:w="1696" w:type="dxa"/>
            <w:vMerge/>
          </w:tcPr>
          <w:p w14:paraId="30263DA2" w14:textId="77777777" w:rsidR="00EB6644" w:rsidRDefault="00EB6644"/>
        </w:tc>
        <w:tc>
          <w:tcPr>
            <w:tcW w:w="2410" w:type="dxa"/>
          </w:tcPr>
          <w:p w14:paraId="4617390E" w14:textId="77777777" w:rsidR="00EB6644" w:rsidRDefault="00EB6644">
            <w:r>
              <w:t>Exclude layers</w:t>
            </w:r>
          </w:p>
        </w:tc>
        <w:tc>
          <w:tcPr>
            <w:tcW w:w="4253" w:type="dxa"/>
          </w:tcPr>
          <w:p w14:paraId="03F4B9B0" w14:textId="19A924A4" w:rsidR="00EB6644" w:rsidRDefault="00EB6644">
            <w:r>
              <w:rPr>
                <w:rFonts w:eastAsia="DengXian"/>
              </w:rPr>
              <w:t>V</w:t>
            </w:r>
            <w:r>
              <w:rPr>
                <w:rFonts w:eastAsia="DengXian" w:hint="eastAsia"/>
              </w:rPr>
              <w:t>ae, audio_encoder, text_encoder</w:t>
            </w:r>
          </w:p>
        </w:tc>
      </w:tr>
    </w:tbl>
    <w:p w14:paraId="1C07B5C1" w14:textId="77777777" w:rsidR="00EB6644" w:rsidRPr="00FA7E20" w:rsidRDefault="00EB6644" w:rsidP="007121ED"/>
    <w:p w14:paraId="1A621747" w14:textId="77777777" w:rsidR="007121ED" w:rsidRDefault="007121ED" w:rsidP="007121ED">
      <w:pPr>
        <w:pStyle w:val="Heading4"/>
        <w:numPr>
          <w:ilvl w:val="2"/>
          <w:numId w:val="3"/>
        </w:numPr>
        <w:rPr>
          <w:b/>
          <w:bCs/>
          <w:i w:val="0"/>
          <w:iCs w:val="0"/>
          <w:color w:val="auto"/>
        </w:rPr>
      </w:pPr>
      <w:bookmarkStart w:id="184" w:name="_Toc228179976"/>
      <w:r>
        <w:rPr>
          <w:b/>
          <w:bCs/>
          <w:i w:val="0"/>
          <w:iCs w:val="0"/>
          <w:color w:val="auto"/>
        </w:rPr>
        <w:t>Accuracy result</w:t>
      </w:r>
      <w:bookmarkEnd w:id="184"/>
    </w:p>
    <w:tbl>
      <w:tblPr>
        <w:tblW w:w="773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1104"/>
        <w:gridCol w:w="1180"/>
        <w:gridCol w:w="999"/>
        <w:gridCol w:w="848"/>
        <w:gridCol w:w="848"/>
        <w:gridCol w:w="875"/>
        <w:gridCol w:w="848"/>
      </w:tblGrid>
      <w:tr w:rsidR="00C249C8" w:rsidRPr="3E385298" w14:paraId="2E00E94E" w14:textId="7B506F99" w:rsidTr="00651208">
        <w:trPr>
          <w:gridAfter w:val="1"/>
          <w:wAfter w:w="897" w:type="dxa"/>
          <w:trHeight w:val="300"/>
        </w:trPr>
        <w:tc>
          <w:tcPr>
            <w:tcW w:w="1031" w:type="dxa"/>
            <w:tcMar>
              <w:left w:w="105" w:type="dxa"/>
              <w:right w:w="105" w:type="dxa"/>
            </w:tcMar>
            <w:vAlign w:val="center"/>
          </w:tcPr>
          <w:p w14:paraId="4023B38B" w14:textId="36C9F854" w:rsidR="007121ED" w:rsidRDefault="007121ED" w:rsidP="009A513C">
            <w:pPr>
              <w:rPr>
                <w:rFonts w:ascii="Aptos" w:eastAsia="Aptos" w:hAnsi="Aptos" w:cs="Aptos"/>
                <w:b/>
                <w:color w:val="000000" w:themeColor="text1"/>
                <w:sz w:val="22"/>
                <w:szCs w:val="22"/>
              </w:rPr>
            </w:pPr>
            <w:r w:rsidRPr="00AC7441">
              <w:rPr>
                <w:rFonts w:ascii="Aptos" w:eastAsia="Aptos" w:hAnsi="Aptos" w:cs="Aptos"/>
                <w:b/>
                <w:color w:val="000000" w:themeColor="text1"/>
                <w:sz w:val="22"/>
                <w:szCs w:val="22"/>
              </w:rPr>
              <w:t>Wan2.2-</w:t>
            </w:r>
            <w:r>
              <w:rPr>
                <w:rFonts w:ascii="Aptos" w:eastAsia="DengXian" w:hAnsi="Aptos" w:cs="Aptos" w:hint="eastAsia"/>
                <w:b/>
                <w:color w:val="000000" w:themeColor="text1"/>
                <w:sz w:val="22"/>
                <w:szCs w:val="22"/>
              </w:rPr>
              <w:t>S</w:t>
            </w:r>
            <w:r w:rsidRPr="00AC7441">
              <w:rPr>
                <w:rFonts w:ascii="Aptos" w:eastAsia="Aptos" w:hAnsi="Aptos" w:cs="Aptos"/>
                <w:b/>
                <w:color w:val="000000" w:themeColor="text1"/>
                <w:sz w:val="22"/>
                <w:szCs w:val="22"/>
              </w:rPr>
              <w:t>2V-A14B</w:t>
            </w:r>
          </w:p>
        </w:tc>
        <w:tc>
          <w:tcPr>
            <w:tcW w:w="1380" w:type="dxa"/>
            <w:tcMar>
              <w:left w:w="105" w:type="dxa"/>
              <w:right w:w="105" w:type="dxa"/>
            </w:tcMar>
            <w:vAlign w:val="center"/>
          </w:tcPr>
          <w:p w14:paraId="34ABB08A" w14:textId="2F809DF0" w:rsidR="007121ED" w:rsidRPr="00E10EB2" w:rsidRDefault="00E10EB2" w:rsidP="009A513C">
            <w:pP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SSIM</w:t>
            </w:r>
            <w:r w:rsidR="00FD75A4">
              <w:rPr>
                <w:rFonts w:ascii="Cambria Math" w:eastAsia="DengXian" w:hAnsi="Cambria Math" w:cs="Cambria Math" w:hint="eastAsia"/>
                <w:color w:val="000000" w:themeColor="text1"/>
                <w:sz w:val="22"/>
                <w:szCs w:val="22"/>
              </w:rPr>
              <w:t>⬆</w:t>
            </w:r>
          </w:p>
        </w:tc>
        <w:tc>
          <w:tcPr>
            <w:tcW w:w="1432" w:type="dxa"/>
            <w:tcMar>
              <w:left w:w="105" w:type="dxa"/>
              <w:right w:w="105" w:type="dxa"/>
            </w:tcMar>
            <w:vAlign w:val="center"/>
          </w:tcPr>
          <w:p w14:paraId="39A07E31" w14:textId="71249283" w:rsidR="007121ED" w:rsidRPr="00A9259F" w:rsidRDefault="00A9259F" w:rsidP="009A513C">
            <w:pP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PSNR</w:t>
            </w:r>
            <w:r>
              <w:rPr>
                <w:rFonts w:ascii="Cambria Math" w:eastAsia="DengXian" w:hAnsi="Cambria Math" w:cs="Cambria Math" w:hint="eastAsia"/>
                <w:color w:val="000000" w:themeColor="text1"/>
                <w:sz w:val="22"/>
                <w:szCs w:val="22"/>
              </w:rPr>
              <w:t>⬆</w:t>
            </w:r>
          </w:p>
        </w:tc>
        <w:tc>
          <w:tcPr>
            <w:tcW w:w="1199" w:type="dxa"/>
            <w:tcMar>
              <w:left w:w="105" w:type="dxa"/>
              <w:right w:w="105" w:type="dxa"/>
            </w:tcMar>
            <w:vAlign w:val="center"/>
          </w:tcPr>
          <w:p w14:paraId="5D15F265" w14:textId="7DF97484" w:rsidR="007121ED" w:rsidRPr="003D03F1" w:rsidRDefault="003D03F1" w:rsidP="009A513C">
            <w:pP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Sync-C</w:t>
            </w:r>
            <w:r>
              <w:rPr>
                <w:rFonts w:ascii="Cambria Math" w:eastAsia="DengXian" w:hAnsi="Cambria Math" w:cs="Cambria Math" w:hint="eastAsia"/>
                <w:color w:val="000000" w:themeColor="text1"/>
                <w:sz w:val="22"/>
                <w:szCs w:val="22"/>
              </w:rPr>
              <w:t>⬆</w:t>
            </w:r>
          </w:p>
        </w:tc>
        <w:tc>
          <w:tcPr>
            <w:tcW w:w="897" w:type="dxa"/>
            <w:vAlign w:val="center"/>
          </w:tcPr>
          <w:p w14:paraId="1F6982A1" w14:textId="11832485" w:rsidR="003D03F1" w:rsidRDefault="0016568C" w:rsidP="00F82648">
            <w:pPr>
              <w:jc w:val="center"/>
              <w:rPr>
                <w:rFonts w:ascii="Aptos" w:eastAsia="DengXian" w:hAnsi="Aptos" w:cs="Aptos"/>
                <w:color w:val="000000" w:themeColor="text1"/>
                <w:sz w:val="22"/>
                <w:szCs w:val="22"/>
              </w:rPr>
            </w:pPr>
            <w:r w:rsidRPr="0016568C">
              <w:rPr>
                <w:rFonts w:ascii="Aptos" w:eastAsia="DengXian" w:hAnsi="Aptos" w:cs="Aptos" w:hint="eastAsia"/>
                <w:color w:val="000000" w:themeColor="text1"/>
                <w:sz w:val="22"/>
                <w:szCs w:val="22"/>
              </w:rPr>
              <w:t>HKC</w:t>
            </w:r>
            <w:r w:rsidR="00F82648">
              <w:rPr>
                <w:rFonts w:ascii="Cambria Math" w:eastAsia="DengXian" w:hAnsi="Cambria Math" w:cs="Cambria Math" w:hint="eastAsia"/>
                <w:color w:val="000000" w:themeColor="text1"/>
                <w:sz w:val="22"/>
                <w:szCs w:val="22"/>
              </w:rPr>
              <w:t>⬆</w:t>
            </w:r>
          </w:p>
        </w:tc>
        <w:tc>
          <w:tcPr>
            <w:tcW w:w="897" w:type="dxa"/>
            <w:vAlign w:val="center"/>
          </w:tcPr>
          <w:p w14:paraId="548C4182" w14:textId="3BFC064A" w:rsidR="003D03F1" w:rsidRDefault="0016568C" w:rsidP="00F82648">
            <w:pPr>
              <w:jc w:val="center"/>
              <w:rPr>
                <w:rFonts w:ascii="Aptos" w:eastAsia="DengXian" w:hAnsi="Aptos" w:cs="Aptos"/>
                <w:color w:val="000000" w:themeColor="text1"/>
                <w:sz w:val="22"/>
                <w:szCs w:val="22"/>
              </w:rPr>
            </w:pPr>
            <w:r w:rsidRPr="0016568C">
              <w:rPr>
                <w:rFonts w:ascii="Aptos" w:eastAsia="DengXian" w:hAnsi="Aptos" w:cs="Aptos" w:hint="eastAsia"/>
                <w:color w:val="000000" w:themeColor="text1"/>
                <w:sz w:val="22"/>
                <w:szCs w:val="22"/>
              </w:rPr>
              <w:t>HKV</w:t>
            </w:r>
            <w:r w:rsidR="00F82648">
              <w:rPr>
                <w:rFonts w:ascii="Cambria Math" w:eastAsia="DengXian" w:hAnsi="Cambria Math" w:cs="Cambria Math" w:hint="eastAsia"/>
                <w:color w:val="000000" w:themeColor="text1"/>
                <w:sz w:val="22"/>
                <w:szCs w:val="22"/>
              </w:rPr>
              <w:t>⬆</w:t>
            </w:r>
          </w:p>
        </w:tc>
        <w:tc>
          <w:tcPr>
            <w:tcW w:w="897" w:type="dxa"/>
            <w:vAlign w:val="center"/>
          </w:tcPr>
          <w:p w14:paraId="08382175" w14:textId="15C351E6" w:rsidR="003D03F1" w:rsidRDefault="0016568C" w:rsidP="00F82648">
            <w:pPr>
              <w:jc w:val="center"/>
              <w:rPr>
                <w:rFonts w:ascii="Aptos" w:eastAsia="DengXian" w:hAnsi="Aptos" w:cs="Aptos"/>
                <w:color w:val="000000" w:themeColor="text1"/>
                <w:sz w:val="22"/>
                <w:szCs w:val="22"/>
              </w:rPr>
            </w:pPr>
            <w:r>
              <w:rPr>
                <w:rFonts w:ascii="Aptos" w:eastAsia="DengXian" w:hAnsi="Aptos" w:cs="Aptos" w:hint="eastAsia"/>
                <w:color w:val="000000" w:themeColor="text1"/>
                <w:sz w:val="22"/>
                <w:szCs w:val="22"/>
              </w:rPr>
              <w:t>C</w:t>
            </w:r>
            <w:r w:rsidR="00F82648">
              <w:rPr>
                <w:rFonts w:ascii="Aptos" w:eastAsia="DengXian" w:hAnsi="Aptos" w:cs="Aptos" w:hint="eastAsia"/>
                <w:color w:val="000000" w:themeColor="text1"/>
                <w:sz w:val="22"/>
                <w:szCs w:val="22"/>
              </w:rPr>
              <w:t>SIM</w:t>
            </w:r>
            <w:r w:rsidR="00F82648">
              <w:rPr>
                <w:rFonts w:ascii="Cambria Math" w:eastAsia="DengXian" w:hAnsi="Cambria Math" w:cs="Cambria Math" w:hint="eastAsia"/>
                <w:color w:val="000000" w:themeColor="text1"/>
                <w:sz w:val="22"/>
                <w:szCs w:val="22"/>
              </w:rPr>
              <w:t>⬆</w:t>
            </w:r>
          </w:p>
        </w:tc>
      </w:tr>
      <w:tr w:rsidR="00C249C8" w:rsidRPr="000F7159" w14:paraId="2941C03B" w14:textId="1D7EAE5F" w:rsidTr="00651208">
        <w:trPr>
          <w:gridAfter w:val="1"/>
          <w:wAfter w:w="897" w:type="dxa"/>
          <w:trHeight w:val="300"/>
        </w:trPr>
        <w:tc>
          <w:tcPr>
            <w:tcW w:w="1031" w:type="dxa"/>
            <w:tcMar>
              <w:left w:w="105" w:type="dxa"/>
              <w:right w:w="105" w:type="dxa"/>
            </w:tcMar>
            <w:vAlign w:val="center"/>
          </w:tcPr>
          <w:p w14:paraId="74031C4A" w14:textId="77777777" w:rsidR="007121ED" w:rsidRDefault="007121ED" w:rsidP="009A513C">
            <w:pPr>
              <w:rPr>
                <w:rFonts w:ascii="Aptos" w:eastAsia="Aptos" w:hAnsi="Aptos" w:cs="Aptos"/>
                <w:color w:val="000000" w:themeColor="text1"/>
                <w:sz w:val="22"/>
                <w:szCs w:val="22"/>
              </w:rPr>
            </w:pPr>
            <w:r w:rsidRPr="7D95BDAA">
              <w:rPr>
                <w:rFonts w:ascii="Aptos" w:eastAsia="Aptos" w:hAnsi="Aptos" w:cs="Aptos"/>
                <w:color w:val="000000" w:themeColor="text1"/>
                <w:sz w:val="22"/>
                <w:szCs w:val="22"/>
              </w:rPr>
              <w:t>BF16</w:t>
            </w:r>
          </w:p>
        </w:tc>
        <w:tc>
          <w:tcPr>
            <w:tcW w:w="1380" w:type="dxa"/>
            <w:tcMar>
              <w:left w:w="105" w:type="dxa"/>
              <w:right w:w="105" w:type="dxa"/>
            </w:tcMar>
            <w:vAlign w:val="center"/>
          </w:tcPr>
          <w:p w14:paraId="3661439C" w14:textId="39F0EA62" w:rsidR="007121ED" w:rsidRPr="00FD75A4" w:rsidRDefault="007121ED" w:rsidP="009A513C">
            <w:pPr>
              <w:rPr>
                <w:rFonts w:ascii="Aptos" w:eastAsia="DengXian" w:hAnsi="Aptos" w:cs="Aptos"/>
                <w:color w:val="000000" w:themeColor="text1"/>
              </w:rPr>
            </w:pPr>
            <w:r>
              <w:rPr>
                <w:rFonts w:ascii="Aptos" w:eastAsia="DengXian" w:hAnsi="Aptos" w:cs="Aptos"/>
                <w:color w:val="000000" w:themeColor="text1"/>
              </w:rPr>
              <w:t>0.</w:t>
            </w:r>
            <w:r w:rsidR="00FD75A4">
              <w:rPr>
                <w:rFonts w:ascii="Aptos" w:eastAsia="DengXian" w:hAnsi="Aptos" w:cs="Aptos" w:hint="eastAsia"/>
                <w:color w:val="000000" w:themeColor="text1"/>
              </w:rPr>
              <w:t>636</w:t>
            </w:r>
          </w:p>
        </w:tc>
        <w:tc>
          <w:tcPr>
            <w:tcW w:w="1432" w:type="dxa"/>
            <w:tcMar>
              <w:left w:w="105" w:type="dxa"/>
              <w:right w:w="105" w:type="dxa"/>
            </w:tcMar>
            <w:vAlign w:val="center"/>
          </w:tcPr>
          <w:p w14:paraId="4C6B93E8" w14:textId="55034038" w:rsidR="007121ED" w:rsidRPr="00A9259F" w:rsidRDefault="00A9259F" w:rsidP="009A513C">
            <w:pPr>
              <w:rPr>
                <w:rFonts w:ascii="Aptos" w:eastAsia="DengXian" w:hAnsi="Aptos" w:cs="Aptos"/>
                <w:color w:val="000000" w:themeColor="text1"/>
              </w:rPr>
            </w:pPr>
            <w:r>
              <w:rPr>
                <w:rFonts w:ascii="Aptos" w:eastAsia="DengXian" w:hAnsi="Aptos" w:cs="Aptos" w:hint="eastAsia"/>
                <w:color w:val="000000" w:themeColor="text1"/>
              </w:rPr>
              <w:t>19.552</w:t>
            </w:r>
          </w:p>
        </w:tc>
        <w:tc>
          <w:tcPr>
            <w:tcW w:w="1199" w:type="dxa"/>
            <w:tcMar>
              <w:left w:w="105" w:type="dxa"/>
              <w:right w:w="105" w:type="dxa"/>
            </w:tcMar>
            <w:vAlign w:val="center"/>
          </w:tcPr>
          <w:p w14:paraId="56161C1F" w14:textId="0DC19B08" w:rsidR="007121ED" w:rsidRPr="000F7159" w:rsidRDefault="007121ED" w:rsidP="009A513C">
            <w:pPr>
              <w:rPr>
                <w:rFonts w:ascii="Aptos" w:eastAsia="Aptos" w:hAnsi="Aptos" w:cs="Aptos"/>
                <w:color w:val="000000" w:themeColor="text1"/>
              </w:rPr>
            </w:pPr>
            <w:r w:rsidRPr="00D112E7">
              <w:rPr>
                <w:rFonts w:ascii="Aptos" w:eastAsia="Aptos" w:hAnsi="Aptos" w:cs="Aptos"/>
                <w:color w:val="000000" w:themeColor="text1"/>
              </w:rPr>
              <w:t>0.</w:t>
            </w:r>
            <w:r w:rsidR="00264C0E">
              <w:rPr>
                <w:rFonts w:ascii="Aptos" w:eastAsia="DengXian" w:hAnsi="Aptos" w:cs="Aptos" w:hint="eastAsia"/>
                <w:color w:val="000000" w:themeColor="text1"/>
              </w:rPr>
              <w:t>104</w:t>
            </w:r>
          </w:p>
        </w:tc>
        <w:tc>
          <w:tcPr>
            <w:tcW w:w="897" w:type="dxa"/>
          </w:tcPr>
          <w:p w14:paraId="29F6BF37" w14:textId="7C54E8F8" w:rsidR="003D03F1" w:rsidRPr="00D202BF" w:rsidRDefault="00D202BF" w:rsidP="00C51E4E">
            <w:pPr>
              <w:rPr>
                <w:rFonts w:ascii="Aptos" w:eastAsia="DengXian" w:hAnsi="Aptos" w:cs="Aptos"/>
                <w:color w:val="000000" w:themeColor="text1"/>
              </w:rPr>
            </w:pPr>
            <w:r>
              <w:rPr>
                <w:rFonts w:ascii="Aptos" w:eastAsia="DengXian" w:hAnsi="Aptos" w:cs="Aptos" w:hint="eastAsia"/>
                <w:color w:val="000000" w:themeColor="text1"/>
              </w:rPr>
              <w:t>0.107</w:t>
            </w:r>
          </w:p>
        </w:tc>
        <w:tc>
          <w:tcPr>
            <w:tcW w:w="897" w:type="dxa"/>
          </w:tcPr>
          <w:p w14:paraId="1A56E42B" w14:textId="7873612D" w:rsidR="003D03F1" w:rsidRPr="00D202BF" w:rsidRDefault="00D202BF" w:rsidP="00C51E4E">
            <w:pPr>
              <w:rPr>
                <w:rFonts w:ascii="Aptos" w:eastAsia="DengXian" w:hAnsi="Aptos" w:cs="Aptos"/>
                <w:color w:val="000000" w:themeColor="text1"/>
              </w:rPr>
            </w:pPr>
            <w:r>
              <w:rPr>
                <w:rFonts w:ascii="Aptos" w:eastAsia="DengXian" w:hAnsi="Aptos" w:cs="Aptos" w:hint="eastAsia"/>
                <w:color w:val="000000" w:themeColor="text1"/>
              </w:rPr>
              <w:t>3.075</w:t>
            </w:r>
          </w:p>
        </w:tc>
        <w:tc>
          <w:tcPr>
            <w:tcW w:w="897" w:type="dxa"/>
          </w:tcPr>
          <w:p w14:paraId="6B9145E2" w14:textId="4AC21997" w:rsidR="003D03F1" w:rsidRPr="00AF3700" w:rsidRDefault="00AF3700" w:rsidP="00C51E4E">
            <w:pPr>
              <w:rPr>
                <w:rFonts w:ascii="Aptos" w:eastAsia="DengXian" w:hAnsi="Aptos" w:cs="Aptos"/>
                <w:color w:val="000000" w:themeColor="text1"/>
              </w:rPr>
            </w:pPr>
            <w:r>
              <w:rPr>
                <w:rFonts w:ascii="Aptos" w:eastAsia="DengXian" w:hAnsi="Aptos" w:cs="Aptos" w:hint="eastAsia"/>
                <w:color w:val="000000" w:themeColor="text1"/>
              </w:rPr>
              <w:t>0.837</w:t>
            </w:r>
          </w:p>
        </w:tc>
      </w:tr>
      <w:tr w:rsidR="00C249C8" w:rsidRPr="000F7159" w14:paraId="6F2027B0" w14:textId="64434846" w:rsidTr="00651208">
        <w:trPr>
          <w:gridAfter w:val="1"/>
          <w:wAfter w:w="897" w:type="dxa"/>
          <w:trHeight w:val="300"/>
        </w:trPr>
        <w:tc>
          <w:tcPr>
            <w:tcW w:w="1031" w:type="dxa"/>
            <w:tcMar>
              <w:left w:w="105" w:type="dxa"/>
              <w:right w:w="105" w:type="dxa"/>
            </w:tcMar>
            <w:vAlign w:val="center"/>
          </w:tcPr>
          <w:p w14:paraId="5A7871A5" w14:textId="77777777" w:rsidR="007121ED" w:rsidRPr="3E385298" w:rsidRDefault="007121ED" w:rsidP="009A513C">
            <w:pPr>
              <w:rPr>
                <w:rFonts w:ascii="Aptos" w:eastAsia="Aptos" w:hAnsi="Aptos" w:cs="Aptos"/>
                <w:color w:val="000000" w:themeColor="text1"/>
                <w:sz w:val="22"/>
                <w:szCs w:val="22"/>
              </w:rPr>
            </w:pPr>
            <w:r>
              <w:rPr>
                <w:rFonts w:ascii="Aptos" w:eastAsia="Aptos" w:hAnsi="Aptos" w:cs="Aptos"/>
                <w:color w:val="000000" w:themeColor="text1"/>
                <w:sz w:val="22"/>
                <w:szCs w:val="22"/>
              </w:rPr>
              <w:t>FP8</w:t>
            </w:r>
            <w:r w:rsidRPr="615D4277">
              <w:rPr>
                <w:rFonts w:ascii="Aptos" w:eastAsia="Aptos" w:hAnsi="Aptos" w:cs="Aptos"/>
                <w:color w:val="000000" w:themeColor="text1"/>
                <w:sz w:val="22"/>
                <w:szCs w:val="22"/>
              </w:rPr>
              <w:t xml:space="preserve"> </w:t>
            </w:r>
          </w:p>
        </w:tc>
        <w:tc>
          <w:tcPr>
            <w:tcW w:w="1380" w:type="dxa"/>
            <w:tcMar>
              <w:left w:w="105" w:type="dxa"/>
              <w:right w:w="105" w:type="dxa"/>
            </w:tcMar>
            <w:vAlign w:val="center"/>
          </w:tcPr>
          <w:p w14:paraId="59ACBB74" w14:textId="333B0C05" w:rsidR="007121ED" w:rsidRPr="002F2AE6" w:rsidRDefault="002F2AE6" w:rsidP="009A513C">
            <w:pPr>
              <w:rPr>
                <w:rFonts w:ascii="Aptos" w:eastAsia="DengXian" w:hAnsi="Aptos" w:cs="Aptos"/>
                <w:color w:val="000000" w:themeColor="text1"/>
              </w:rPr>
            </w:pPr>
            <w:r>
              <w:rPr>
                <w:rFonts w:ascii="Aptos" w:eastAsia="DengXian" w:hAnsi="Aptos" w:cs="Aptos" w:hint="eastAsia"/>
                <w:color w:val="000000" w:themeColor="text1"/>
              </w:rPr>
              <w:t>0.615</w:t>
            </w:r>
          </w:p>
        </w:tc>
        <w:tc>
          <w:tcPr>
            <w:tcW w:w="1432" w:type="dxa"/>
            <w:tcMar>
              <w:left w:w="105" w:type="dxa"/>
              <w:right w:w="105" w:type="dxa"/>
            </w:tcMar>
            <w:vAlign w:val="center"/>
          </w:tcPr>
          <w:p w14:paraId="52A03C4A" w14:textId="32E10D8B" w:rsidR="007121ED" w:rsidRPr="000F7159" w:rsidRDefault="00312A33" w:rsidP="009A513C">
            <w:pPr>
              <w:rPr>
                <w:rFonts w:ascii="Aptos" w:eastAsia="Aptos" w:hAnsi="Aptos" w:cs="Aptos"/>
                <w:color w:val="000000" w:themeColor="text1"/>
              </w:rPr>
            </w:pPr>
            <w:r>
              <w:rPr>
                <w:rFonts w:ascii="Aptos" w:eastAsia="DengXian" w:hAnsi="Aptos" w:cs="Aptos" w:hint="eastAsia"/>
                <w:color w:val="000000" w:themeColor="text1"/>
              </w:rPr>
              <w:t>19.156</w:t>
            </w:r>
          </w:p>
        </w:tc>
        <w:tc>
          <w:tcPr>
            <w:tcW w:w="1199" w:type="dxa"/>
            <w:tcMar>
              <w:left w:w="105" w:type="dxa"/>
              <w:right w:w="105" w:type="dxa"/>
            </w:tcMar>
            <w:vAlign w:val="center"/>
          </w:tcPr>
          <w:p w14:paraId="6835B2FB" w14:textId="47A37EA7" w:rsidR="007121ED" w:rsidRPr="000F7159" w:rsidRDefault="00312A33" w:rsidP="009A513C">
            <w:pPr>
              <w:rPr>
                <w:rFonts w:ascii="Aptos" w:eastAsia="Aptos" w:hAnsi="Aptos" w:cs="Aptos"/>
                <w:color w:val="000000" w:themeColor="text1"/>
              </w:rPr>
            </w:pPr>
            <w:r>
              <w:rPr>
                <w:rFonts w:ascii="Aptos" w:eastAsia="DengXian" w:hAnsi="Aptos" w:cs="Aptos" w:hint="eastAsia"/>
                <w:color w:val="000000" w:themeColor="text1"/>
              </w:rPr>
              <w:t>0.169</w:t>
            </w:r>
          </w:p>
        </w:tc>
        <w:tc>
          <w:tcPr>
            <w:tcW w:w="897" w:type="dxa"/>
          </w:tcPr>
          <w:p w14:paraId="04F0E69C" w14:textId="2210E35D" w:rsidR="003D03F1" w:rsidRPr="000F7159" w:rsidRDefault="00651208" w:rsidP="00C51E4E">
            <w:pPr>
              <w:rPr>
                <w:rFonts w:ascii="Aptos" w:eastAsia="Aptos" w:hAnsi="Aptos" w:cs="Aptos"/>
                <w:color w:val="000000" w:themeColor="text1"/>
              </w:rPr>
            </w:pPr>
            <w:r>
              <w:rPr>
                <w:rFonts w:ascii="Aptos" w:eastAsia="DengXian" w:hAnsi="Aptos" w:cs="Aptos" w:hint="eastAsia"/>
                <w:color w:val="000000" w:themeColor="text1"/>
              </w:rPr>
              <w:t>0.121</w:t>
            </w:r>
          </w:p>
        </w:tc>
        <w:tc>
          <w:tcPr>
            <w:tcW w:w="897" w:type="dxa"/>
          </w:tcPr>
          <w:p w14:paraId="05F85022" w14:textId="71D29E9C" w:rsidR="003D03F1" w:rsidRPr="000F7159" w:rsidRDefault="00651208" w:rsidP="00C51E4E">
            <w:pPr>
              <w:rPr>
                <w:rFonts w:ascii="Aptos" w:eastAsia="Aptos" w:hAnsi="Aptos" w:cs="Aptos"/>
                <w:color w:val="000000" w:themeColor="text1"/>
              </w:rPr>
            </w:pPr>
            <w:r>
              <w:rPr>
                <w:rFonts w:ascii="Aptos" w:eastAsia="DengXian" w:hAnsi="Aptos" w:cs="Aptos" w:hint="eastAsia"/>
                <w:color w:val="000000" w:themeColor="text1"/>
              </w:rPr>
              <w:t>3.507</w:t>
            </w:r>
          </w:p>
        </w:tc>
        <w:tc>
          <w:tcPr>
            <w:tcW w:w="897" w:type="dxa"/>
          </w:tcPr>
          <w:p w14:paraId="5B20C020" w14:textId="15FAE3C2" w:rsidR="003D03F1" w:rsidRPr="000F7159" w:rsidRDefault="00651208" w:rsidP="00C51E4E">
            <w:pPr>
              <w:rPr>
                <w:rFonts w:ascii="Aptos" w:eastAsia="Aptos" w:hAnsi="Aptos" w:cs="Aptos"/>
                <w:color w:val="000000" w:themeColor="text1"/>
              </w:rPr>
            </w:pPr>
            <w:r>
              <w:rPr>
                <w:rFonts w:ascii="Aptos" w:eastAsia="DengXian" w:hAnsi="Aptos" w:cs="Aptos" w:hint="eastAsia"/>
                <w:color w:val="000000" w:themeColor="text1"/>
              </w:rPr>
              <w:t>0.831</w:t>
            </w:r>
          </w:p>
        </w:tc>
      </w:tr>
      <w:tr w:rsidR="00EB6644" w:rsidRPr="00F94AF3" w14:paraId="394258E8" w14:textId="77777777" w:rsidTr="00651208">
        <w:trPr>
          <w:trHeight w:val="300"/>
        </w:trPr>
        <w:tc>
          <w:tcPr>
            <w:tcW w:w="1031" w:type="dxa"/>
            <w:tcMar>
              <w:left w:w="105" w:type="dxa"/>
              <w:right w:w="105" w:type="dxa"/>
            </w:tcMar>
            <w:vAlign w:val="center"/>
          </w:tcPr>
          <w:p w14:paraId="40B94F6A" w14:textId="571958CA" w:rsidR="00EB6644" w:rsidRDefault="00EB6644" w:rsidP="009A513C">
            <w:pPr>
              <w:rPr>
                <w:rFonts w:ascii="Aptos" w:eastAsia="Aptos" w:hAnsi="Aptos" w:cs="Aptos"/>
                <w:color w:val="000000" w:themeColor="text1"/>
                <w:sz w:val="22"/>
                <w:szCs w:val="22"/>
              </w:rPr>
            </w:pPr>
            <w:r>
              <w:rPr>
                <w:rFonts w:ascii="Aptos" w:eastAsia="Aptos" w:hAnsi="Aptos" w:cs="Aptos"/>
                <w:color w:val="000000" w:themeColor="text1"/>
                <w:sz w:val="22"/>
                <w:szCs w:val="22"/>
              </w:rPr>
              <w:t>MXFP8</w:t>
            </w:r>
          </w:p>
        </w:tc>
        <w:tc>
          <w:tcPr>
            <w:tcW w:w="1380" w:type="dxa"/>
            <w:tcMar>
              <w:left w:w="105" w:type="dxa"/>
              <w:right w:w="105" w:type="dxa"/>
            </w:tcMar>
            <w:vAlign w:val="center"/>
          </w:tcPr>
          <w:p w14:paraId="20286100" w14:textId="33046598" w:rsidR="00EB6644" w:rsidRDefault="00C7457C" w:rsidP="009A513C">
            <w:pPr>
              <w:rPr>
                <w:rFonts w:ascii="Aptos" w:eastAsia="DengXian" w:hAnsi="Aptos" w:cs="Aptos"/>
                <w:color w:val="000000" w:themeColor="text1"/>
              </w:rPr>
            </w:pPr>
            <w:r>
              <w:rPr>
                <w:rFonts w:ascii="Aptos" w:eastAsia="DengXian" w:hAnsi="Aptos" w:cs="Aptos" w:hint="eastAsia"/>
                <w:color w:val="000000" w:themeColor="text1"/>
              </w:rPr>
              <w:t>0.616</w:t>
            </w:r>
          </w:p>
        </w:tc>
        <w:tc>
          <w:tcPr>
            <w:tcW w:w="1432" w:type="dxa"/>
            <w:tcMar>
              <w:left w:w="105" w:type="dxa"/>
              <w:right w:w="105" w:type="dxa"/>
            </w:tcMar>
            <w:vAlign w:val="center"/>
          </w:tcPr>
          <w:p w14:paraId="481E03BB" w14:textId="2C7D647E" w:rsidR="00EB6644" w:rsidRDefault="00747641" w:rsidP="009A513C">
            <w:pPr>
              <w:rPr>
                <w:rFonts w:ascii="Aptos" w:eastAsia="DengXian" w:hAnsi="Aptos" w:cs="Aptos"/>
                <w:color w:val="000000" w:themeColor="text1"/>
              </w:rPr>
            </w:pPr>
            <w:r>
              <w:rPr>
                <w:rFonts w:ascii="Aptos" w:eastAsia="DengXian" w:hAnsi="Aptos" w:cs="Aptos" w:hint="eastAsia"/>
                <w:color w:val="000000" w:themeColor="text1"/>
              </w:rPr>
              <w:t>19.13</w:t>
            </w:r>
            <w:r w:rsidR="005A3ADF">
              <w:rPr>
                <w:rFonts w:ascii="Aptos" w:eastAsia="DengXian" w:hAnsi="Aptos" w:cs="Aptos" w:hint="eastAsia"/>
                <w:color w:val="000000" w:themeColor="text1"/>
              </w:rPr>
              <w:t>4</w:t>
            </w:r>
          </w:p>
        </w:tc>
        <w:tc>
          <w:tcPr>
            <w:tcW w:w="1199" w:type="dxa"/>
            <w:gridSpan w:val="2"/>
            <w:tcMar>
              <w:left w:w="105" w:type="dxa"/>
              <w:right w:w="105" w:type="dxa"/>
            </w:tcMar>
            <w:vAlign w:val="center"/>
          </w:tcPr>
          <w:p w14:paraId="428208C1" w14:textId="683234C0" w:rsidR="00EB6644" w:rsidRDefault="00A831D4" w:rsidP="009A513C">
            <w:pPr>
              <w:rPr>
                <w:rFonts w:ascii="Aptos" w:eastAsia="DengXian" w:hAnsi="Aptos" w:cs="Aptos"/>
                <w:color w:val="000000" w:themeColor="text1"/>
              </w:rPr>
            </w:pPr>
            <w:r>
              <w:rPr>
                <w:rFonts w:ascii="Aptos" w:eastAsia="DengXian" w:hAnsi="Aptos" w:cs="Aptos" w:hint="eastAsia"/>
                <w:color w:val="000000" w:themeColor="text1"/>
              </w:rPr>
              <w:t>0.164</w:t>
            </w:r>
          </w:p>
        </w:tc>
        <w:tc>
          <w:tcPr>
            <w:tcW w:w="897" w:type="dxa"/>
          </w:tcPr>
          <w:p w14:paraId="1196BC91" w14:textId="5F0E455D" w:rsidR="00EB6644" w:rsidRDefault="004B391B" w:rsidP="00C51E4E">
            <w:pPr>
              <w:rPr>
                <w:rFonts w:ascii="Aptos" w:eastAsia="DengXian" w:hAnsi="Aptos" w:cs="Aptos"/>
                <w:color w:val="000000" w:themeColor="text1"/>
              </w:rPr>
            </w:pPr>
            <w:r>
              <w:rPr>
                <w:rFonts w:ascii="Aptos" w:eastAsia="DengXian" w:hAnsi="Aptos" w:cs="Aptos" w:hint="eastAsia"/>
                <w:color w:val="000000" w:themeColor="text1"/>
              </w:rPr>
              <w:t>0.111</w:t>
            </w:r>
          </w:p>
        </w:tc>
        <w:tc>
          <w:tcPr>
            <w:tcW w:w="897" w:type="dxa"/>
          </w:tcPr>
          <w:p w14:paraId="5ECCC218" w14:textId="55A22636" w:rsidR="00EB6644" w:rsidRDefault="00184B43" w:rsidP="00C51E4E">
            <w:pPr>
              <w:rPr>
                <w:rFonts w:ascii="Aptos" w:eastAsia="DengXian" w:hAnsi="Aptos" w:cs="Aptos"/>
                <w:color w:val="000000" w:themeColor="text1"/>
              </w:rPr>
            </w:pPr>
            <w:r>
              <w:rPr>
                <w:rFonts w:ascii="Aptos" w:eastAsia="DengXian" w:hAnsi="Aptos" w:cs="Aptos" w:hint="eastAsia"/>
                <w:color w:val="000000" w:themeColor="text1"/>
              </w:rPr>
              <w:t>3.134</w:t>
            </w:r>
          </w:p>
        </w:tc>
        <w:tc>
          <w:tcPr>
            <w:tcW w:w="897" w:type="dxa"/>
          </w:tcPr>
          <w:p w14:paraId="703EEE21" w14:textId="73E4E0A8" w:rsidR="00EB6644" w:rsidRDefault="008C3498" w:rsidP="00C51E4E">
            <w:pPr>
              <w:rPr>
                <w:rFonts w:ascii="Aptos" w:eastAsia="DengXian" w:hAnsi="Aptos" w:cs="Aptos"/>
                <w:color w:val="000000" w:themeColor="text1"/>
              </w:rPr>
            </w:pPr>
            <w:r>
              <w:rPr>
                <w:rFonts w:ascii="Aptos" w:eastAsia="DengXian" w:hAnsi="Aptos" w:cs="Aptos" w:hint="eastAsia"/>
                <w:color w:val="000000" w:themeColor="text1"/>
              </w:rPr>
              <w:t>0</w:t>
            </w:r>
            <w:r w:rsidR="007246D7">
              <w:rPr>
                <w:rFonts w:ascii="Aptos" w:eastAsia="DengXian" w:hAnsi="Aptos" w:cs="Aptos" w:hint="eastAsia"/>
                <w:color w:val="000000" w:themeColor="text1"/>
              </w:rPr>
              <w:t>.</w:t>
            </w:r>
            <w:r>
              <w:rPr>
                <w:rFonts w:ascii="Aptos" w:eastAsia="DengXian" w:hAnsi="Aptos" w:cs="Aptos" w:hint="eastAsia"/>
                <w:color w:val="000000" w:themeColor="text1"/>
              </w:rPr>
              <w:t>834</w:t>
            </w:r>
          </w:p>
        </w:tc>
      </w:tr>
    </w:tbl>
    <w:p w14:paraId="1ACCFBE0" w14:textId="77777777" w:rsidR="007121ED" w:rsidRDefault="007121ED" w:rsidP="00430D63">
      <w:pPr>
        <w:rPr>
          <w:rFonts w:eastAsia="DengXian"/>
        </w:rPr>
      </w:pPr>
    </w:p>
    <w:p w14:paraId="200B4C2C" w14:textId="31A37AC0" w:rsidR="00407ABD" w:rsidRDefault="00407ABD" w:rsidP="00407ABD">
      <w:pPr>
        <w:pStyle w:val="Heading3"/>
        <w:numPr>
          <w:ilvl w:val="1"/>
          <w:numId w:val="3"/>
        </w:numPr>
        <w:rPr>
          <w:b/>
          <w:bCs/>
          <w:color w:val="auto"/>
        </w:rPr>
      </w:pPr>
      <w:bookmarkStart w:id="185" w:name="_Toc228179977"/>
      <w:r w:rsidRPr="00FA7E20">
        <w:rPr>
          <w:b/>
          <w:bCs/>
          <w:color w:val="auto"/>
        </w:rPr>
        <w:t>Wan2.2-</w:t>
      </w:r>
      <w:r>
        <w:rPr>
          <w:rFonts w:eastAsia="DengXian"/>
          <w:b/>
          <w:bCs/>
          <w:color w:val="auto"/>
        </w:rPr>
        <w:t>I</w:t>
      </w:r>
      <w:r w:rsidRPr="00FA7E20">
        <w:rPr>
          <w:b/>
          <w:bCs/>
          <w:color w:val="auto"/>
        </w:rPr>
        <w:t>2V-A14B</w:t>
      </w:r>
      <w:bookmarkEnd w:id="185"/>
    </w:p>
    <w:p w14:paraId="0D60A9EF" w14:textId="2BFA5E06" w:rsidR="00052DEE" w:rsidRPr="00052DEE" w:rsidRDefault="00052DEE" w:rsidP="00052DEE">
      <w:pPr>
        <w:pStyle w:val="Heading4"/>
        <w:numPr>
          <w:ilvl w:val="2"/>
          <w:numId w:val="3"/>
        </w:numPr>
        <w:rPr>
          <w:b/>
          <w:bCs/>
          <w:i w:val="0"/>
          <w:iCs w:val="0"/>
          <w:color w:val="auto"/>
        </w:rPr>
      </w:pPr>
      <w:bookmarkStart w:id="186" w:name="_Toc228179978"/>
      <w:r>
        <w:rPr>
          <w:b/>
          <w:bCs/>
          <w:i w:val="0"/>
          <w:iCs w:val="0"/>
          <w:color w:val="auto"/>
        </w:rPr>
        <w:t>FP8 recipe</w:t>
      </w:r>
      <w:bookmarkEnd w:id="186"/>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407ABD" w14:paraId="2650EA45" w14:textId="77777777">
        <w:trPr>
          <w:trHeight w:val="300"/>
        </w:trPr>
        <w:tc>
          <w:tcPr>
            <w:tcW w:w="4106" w:type="dxa"/>
            <w:gridSpan w:val="2"/>
          </w:tcPr>
          <w:p w14:paraId="71D79694" w14:textId="77777777" w:rsidR="00407ABD" w:rsidRDefault="00407ABD">
            <w:pPr>
              <w:rPr>
                <w:b/>
                <w:bCs/>
              </w:rPr>
            </w:pPr>
            <w:r w:rsidRPr="3E385298">
              <w:rPr>
                <w:b/>
                <w:bCs/>
              </w:rPr>
              <w:t xml:space="preserve">Recipe  </w:t>
            </w:r>
          </w:p>
        </w:tc>
        <w:tc>
          <w:tcPr>
            <w:tcW w:w="4253" w:type="dxa"/>
          </w:tcPr>
          <w:p w14:paraId="76B8B050" w14:textId="77777777" w:rsidR="00407ABD" w:rsidRDefault="00407ABD">
            <w:pPr>
              <w:rPr>
                <w:b/>
                <w:bCs/>
              </w:rPr>
            </w:pPr>
            <w:r w:rsidRPr="3E385298">
              <w:rPr>
                <w:b/>
                <w:bCs/>
              </w:rPr>
              <w:t>Config/Setting</w:t>
            </w:r>
          </w:p>
        </w:tc>
      </w:tr>
      <w:tr w:rsidR="00407ABD" w14:paraId="7884DFB5" w14:textId="77777777">
        <w:trPr>
          <w:trHeight w:val="300"/>
        </w:trPr>
        <w:tc>
          <w:tcPr>
            <w:tcW w:w="4106" w:type="dxa"/>
            <w:gridSpan w:val="2"/>
          </w:tcPr>
          <w:p w14:paraId="093820A0" w14:textId="77777777" w:rsidR="00407ABD" w:rsidRDefault="00407ABD">
            <w:r>
              <w:t>Quant approach</w:t>
            </w:r>
          </w:p>
        </w:tc>
        <w:tc>
          <w:tcPr>
            <w:tcW w:w="4253" w:type="dxa"/>
          </w:tcPr>
          <w:p w14:paraId="49485F82" w14:textId="77777777" w:rsidR="00407ABD" w:rsidRDefault="00407ABD">
            <w:r>
              <w:t>PTQ</w:t>
            </w:r>
          </w:p>
        </w:tc>
      </w:tr>
      <w:tr w:rsidR="00407ABD" w14:paraId="2BFDB09E" w14:textId="77777777">
        <w:trPr>
          <w:trHeight w:val="300"/>
        </w:trPr>
        <w:tc>
          <w:tcPr>
            <w:tcW w:w="4106" w:type="dxa"/>
            <w:gridSpan w:val="2"/>
          </w:tcPr>
          <w:p w14:paraId="1C8708A9" w14:textId="77777777" w:rsidR="00407ABD" w:rsidRDefault="00407ABD">
            <w:r>
              <w:t>Quant algo</w:t>
            </w:r>
          </w:p>
        </w:tc>
        <w:tc>
          <w:tcPr>
            <w:tcW w:w="4253" w:type="dxa"/>
          </w:tcPr>
          <w:p w14:paraId="0363F013" w14:textId="77777777" w:rsidR="00407ABD" w:rsidRDefault="00407ABD">
            <w:r>
              <w:t>RTN</w:t>
            </w:r>
          </w:p>
        </w:tc>
      </w:tr>
      <w:tr w:rsidR="00407ABD" w14:paraId="377381A9" w14:textId="77777777">
        <w:trPr>
          <w:trHeight w:val="300"/>
        </w:trPr>
        <w:tc>
          <w:tcPr>
            <w:tcW w:w="4106" w:type="dxa"/>
            <w:gridSpan w:val="2"/>
          </w:tcPr>
          <w:p w14:paraId="3E6D5B37" w14:textId="77777777" w:rsidR="00407ABD" w:rsidRDefault="00407ABD">
            <w:r>
              <w:t>Quantized ops</w:t>
            </w:r>
          </w:p>
        </w:tc>
        <w:tc>
          <w:tcPr>
            <w:tcW w:w="4253" w:type="dxa"/>
          </w:tcPr>
          <w:p w14:paraId="04512134" w14:textId="77777777" w:rsidR="00407ABD" w:rsidRDefault="00407ABD">
            <w:r>
              <w:t xml:space="preserve">Linear </w:t>
            </w:r>
          </w:p>
        </w:tc>
      </w:tr>
      <w:tr w:rsidR="00407ABD" w14:paraId="73C5836F" w14:textId="77777777">
        <w:trPr>
          <w:trHeight w:val="300"/>
        </w:trPr>
        <w:tc>
          <w:tcPr>
            <w:tcW w:w="1696" w:type="dxa"/>
            <w:vMerge w:val="restart"/>
          </w:tcPr>
          <w:p w14:paraId="65420BF4" w14:textId="77777777" w:rsidR="00407ABD" w:rsidRDefault="00407ABD">
            <w:r>
              <w:t>Linear</w:t>
            </w:r>
          </w:p>
        </w:tc>
        <w:tc>
          <w:tcPr>
            <w:tcW w:w="2410" w:type="dxa"/>
          </w:tcPr>
          <w:p w14:paraId="31D18E7F" w14:textId="77777777" w:rsidR="00407ABD" w:rsidRDefault="00407ABD">
            <w:r>
              <w:t>Data type</w:t>
            </w:r>
          </w:p>
        </w:tc>
        <w:tc>
          <w:tcPr>
            <w:tcW w:w="4253" w:type="dxa"/>
          </w:tcPr>
          <w:p w14:paraId="4F546578" w14:textId="77777777" w:rsidR="00407ABD" w:rsidRDefault="00407ABD">
            <w:r>
              <w:t>FP8</w:t>
            </w:r>
          </w:p>
        </w:tc>
      </w:tr>
      <w:tr w:rsidR="00407ABD" w14:paraId="5E7BC536" w14:textId="77777777">
        <w:trPr>
          <w:trHeight w:val="300"/>
        </w:trPr>
        <w:tc>
          <w:tcPr>
            <w:tcW w:w="1696" w:type="dxa"/>
            <w:vMerge/>
          </w:tcPr>
          <w:p w14:paraId="7B50272A" w14:textId="77777777" w:rsidR="00407ABD" w:rsidRDefault="00407ABD"/>
        </w:tc>
        <w:tc>
          <w:tcPr>
            <w:tcW w:w="2410" w:type="dxa"/>
          </w:tcPr>
          <w:p w14:paraId="4CFB818D" w14:textId="77777777" w:rsidR="00407ABD" w:rsidRDefault="00407ABD">
            <w:r>
              <w:t>Element format</w:t>
            </w:r>
          </w:p>
        </w:tc>
        <w:tc>
          <w:tcPr>
            <w:tcW w:w="4253" w:type="dxa"/>
          </w:tcPr>
          <w:p w14:paraId="67A5CB79" w14:textId="77777777" w:rsidR="00407ABD" w:rsidRDefault="00407ABD">
            <w:r>
              <w:t>E4M3</w:t>
            </w:r>
          </w:p>
        </w:tc>
      </w:tr>
      <w:tr w:rsidR="00407ABD" w14:paraId="0454D38A" w14:textId="77777777">
        <w:trPr>
          <w:trHeight w:val="300"/>
        </w:trPr>
        <w:tc>
          <w:tcPr>
            <w:tcW w:w="1696" w:type="dxa"/>
            <w:vMerge/>
          </w:tcPr>
          <w:p w14:paraId="4D4983CE" w14:textId="77777777" w:rsidR="00407ABD" w:rsidRDefault="00407ABD"/>
        </w:tc>
        <w:tc>
          <w:tcPr>
            <w:tcW w:w="2410" w:type="dxa"/>
          </w:tcPr>
          <w:p w14:paraId="185251DA" w14:textId="77777777" w:rsidR="00407ABD" w:rsidRDefault="00407ABD">
            <w:r>
              <w:t xml:space="preserve">Scheme </w:t>
            </w:r>
          </w:p>
        </w:tc>
        <w:tc>
          <w:tcPr>
            <w:tcW w:w="4253" w:type="dxa"/>
          </w:tcPr>
          <w:p w14:paraId="291ACDC5" w14:textId="77777777" w:rsidR="00407ABD" w:rsidRDefault="00407ABD">
            <w:r>
              <w:t>Weight – E4M3, Activation – E4M3</w:t>
            </w:r>
          </w:p>
        </w:tc>
      </w:tr>
      <w:tr w:rsidR="00407ABD" w:rsidRPr="0018563D" w14:paraId="1ED4249F" w14:textId="77777777">
        <w:trPr>
          <w:trHeight w:val="300"/>
        </w:trPr>
        <w:tc>
          <w:tcPr>
            <w:tcW w:w="1696" w:type="dxa"/>
            <w:vMerge/>
          </w:tcPr>
          <w:p w14:paraId="454407DC" w14:textId="77777777" w:rsidR="00407ABD" w:rsidRDefault="00407ABD"/>
        </w:tc>
        <w:tc>
          <w:tcPr>
            <w:tcW w:w="2410" w:type="dxa"/>
          </w:tcPr>
          <w:p w14:paraId="5DEE5BA3" w14:textId="77777777" w:rsidR="00407ABD" w:rsidRDefault="00407ABD">
            <w:r>
              <w:t>Weight scheme</w:t>
            </w:r>
          </w:p>
        </w:tc>
        <w:tc>
          <w:tcPr>
            <w:tcW w:w="4253" w:type="dxa"/>
          </w:tcPr>
          <w:p w14:paraId="1C3E5874" w14:textId="77777777" w:rsidR="00407ABD" w:rsidRPr="0018563D" w:rsidRDefault="00407ABD">
            <w:pPr>
              <w:rPr>
                <w:rFonts w:eastAsia="DengXian"/>
              </w:rPr>
            </w:pPr>
            <w:r>
              <w:t>Static, tensor-wise,</w:t>
            </w:r>
            <w:r>
              <w:rPr>
                <w:rFonts w:eastAsia="DengXian" w:hint="eastAsia"/>
              </w:rPr>
              <w:t xml:space="preserve"> RNE</w:t>
            </w:r>
          </w:p>
        </w:tc>
      </w:tr>
      <w:tr w:rsidR="00407ABD" w14:paraId="629044F8" w14:textId="77777777">
        <w:trPr>
          <w:trHeight w:val="300"/>
        </w:trPr>
        <w:tc>
          <w:tcPr>
            <w:tcW w:w="1696" w:type="dxa"/>
            <w:vMerge/>
          </w:tcPr>
          <w:p w14:paraId="4B8DB05E" w14:textId="77777777" w:rsidR="00407ABD" w:rsidRDefault="00407ABD"/>
        </w:tc>
        <w:tc>
          <w:tcPr>
            <w:tcW w:w="2410" w:type="dxa"/>
          </w:tcPr>
          <w:p w14:paraId="15B3E05D" w14:textId="77777777" w:rsidR="00407ABD" w:rsidRDefault="00407ABD">
            <w:r>
              <w:t>Activation scheme</w:t>
            </w:r>
          </w:p>
        </w:tc>
        <w:tc>
          <w:tcPr>
            <w:tcW w:w="4253" w:type="dxa"/>
          </w:tcPr>
          <w:p w14:paraId="30B31DF0" w14:textId="77777777" w:rsidR="00407ABD" w:rsidRDefault="00407ABD">
            <w:r>
              <w:t>Dynamic, tensor-wise,</w:t>
            </w:r>
            <w:r>
              <w:rPr>
                <w:rFonts w:eastAsia="DengXian" w:hint="eastAsia"/>
              </w:rPr>
              <w:t xml:space="preserve"> RNE</w:t>
            </w:r>
          </w:p>
        </w:tc>
      </w:tr>
      <w:tr w:rsidR="00407ABD" w14:paraId="523A38B9" w14:textId="77777777">
        <w:trPr>
          <w:trHeight w:val="300"/>
        </w:trPr>
        <w:tc>
          <w:tcPr>
            <w:tcW w:w="1696" w:type="dxa"/>
            <w:vMerge/>
          </w:tcPr>
          <w:p w14:paraId="53B2D48E" w14:textId="77777777" w:rsidR="00407ABD" w:rsidRDefault="00407ABD"/>
        </w:tc>
        <w:tc>
          <w:tcPr>
            <w:tcW w:w="2410" w:type="dxa"/>
          </w:tcPr>
          <w:p w14:paraId="0E912C19" w14:textId="77777777" w:rsidR="00407ABD" w:rsidRDefault="00407ABD">
            <w:r>
              <w:t>Scale type</w:t>
            </w:r>
          </w:p>
        </w:tc>
        <w:tc>
          <w:tcPr>
            <w:tcW w:w="4253" w:type="dxa"/>
          </w:tcPr>
          <w:p w14:paraId="72556CC2" w14:textId="77777777" w:rsidR="00407ABD" w:rsidRDefault="00407ABD">
            <w:r>
              <w:t>FP32</w:t>
            </w:r>
          </w:p>
        </w:tc>
      </w:tr>
      <w:tr w:rsidR="00407ABD" w14:paraId="24D8AE0B" w14:textId="77777777">
        <w:trPr>
          <w:trHeight w:val="300"/>
        </w:trPr>
        <w:tc>
          <w:tcPr>
            <w:tcW w:w="1696" w:type="dxa"/>
            <w:vMerge/>
          </w:tcPr>
          <w:p w14:paraId="1E9F00ED" w14:textId="77777777" w:rsidR="00407ABD" w:rsidRDefault="00407ABD"/>
        </w:tc>
        <w:tc>
          <w:tcPr>
            <w:tcW w:w="2410" w:type="dxa"/>
          </w:tcPr>
          <w:p w14:paraId="54F35744" w14:textId="77777777" w:rsidR="00407ABD" w:rsidRDefault="00407ABD">
            <w:r>
              <w:t>Exclude layers</w:t>
            </w:r>
          </w:p>
        </w:tc>
        <w:tc>
          <w:tcPr>
            <w:tcW w:w="4253" w:type="dxa"/>
          </w:tcPr>
          <w:p w14:paraId="1667BD5F" w14:textId="77777777" w:rsidR="00407ABD" w:rsidRDefault="00407ABD">
            <w:r w:rsidRPr="0077364F">
              <w:t>condition_embedder</w:t>
            </w:r>
            <w:r>
              <w:t xml:space="preserve">, </w:t>
            </w:r>
            <w:r w:rsidRPr="00A90AC9">
              <w:t>proj_out</w:t>
            </w:r>
          </w:p>
        </w:tc>
      </w:tr>
    </w:tbl>
    <w:p w14:paraId="2550420E" w14:textId="5FAB3CD4" w:rsidR="00FC588C" w:rsidRPr="00052DEE" w:rsidRDefault="00FC588C" w:rsidP="00FC588C">
      <w:pPr>
        <w:pStyle w:val="Heading4"/>
        <w:numPr>
          <w:ilvl w:val="2"/>
          <w:numId w:val="3"/>
        </w:numPr>
        <w:rPr>
          <w:b/>
          <w:bCs/>
          <w:i w:val="0"/>
          <w:iCs w:val="0"/>
          <w:color w:val="auto"/>
        </w:rPr>
      </w:pPr>
      <w:bookmarkStart w:id="187" w:name="_MXFP8_recipe_9"/>
      <w:bookmarkStart w:id="188" w:name="_Toc228179979"/>
      <w:bookmarkEnd w:id="187"/>
      <w:r>
        <w:rPr>
          <w:b/>
          <w:bCs/>
          <w:i w:val="0"/>
          <w:iCs w:val="0"/>
          <w:color w:val="auto"/>
        </w:rPr>
        <w:lastRenderedPageBreak/>
        <w:t>MXFP8 recipe</w:t>
      </w:r>
      <w:bookmarkEnd w:id="188"/>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410"/>
        <w:gridCol w:w="4253"/>
      </w:tblGrid>
      <w:tr w:rsidR="00E646FC" w14:paraId="4213626F" w14:textId="77777777" w:rsidTr="00E646FC">
        <w:trPr>
          <w:trHeight w:val="300"/>
        </w:trPr>
        <w:tc>
          <w:tcPr>
            <w:tcW w:w="4106" w:type="dxa"/>
            <w:gridSpan w:val="2"/>
          </w:tcPr>
          <w:p w14:paraId="78D1ECC7" w14:textId="77777777" w:rsidR="00E646FC" w:rsidRDefault="00E646FC" w:rsidP="00E646FC">
            <w:pPr>
              <w:rPr>
                <w:b/>
                <w:bCs/>
              </w:rPr>
            </w:pPr>
            <w:r w:rsidRPr="5F996B3D">
              <w:rPr>
                <w:b/>
                <w:bCs/>
              </w:rPr>
              <w:t xml:space="preserve">Recipe  </w:t>
            </w:r>
          </w:p>
        </w:tc>
        <w:tc>
          <w:tcPr>
            <w:tcW w:w="4253" w:type="dxa"/>
          </w:tcPr>
          <w:p w14:paraId="2875964A" w14:textId="77777777" w:rsidR="00E646FC" w:rsidRDefault="00E646FC" w:rsidP="00E646FC">
            <w:pPr>
              <w:rPr>
                <w:b/>
                <w:bCs/>
              </w:rPr>
            </w:pPr>
            <w:r w:rsidRPr="5F996B3D">
              <w:rPr>
                <w:b/>
                <w:bCs/>
              </w:rPr>
              <w:t>Config/Setting</w:t>
            </w:r>
          </w:p>
        </w:tc>
      </w:tr>
      <w:tr w:rsidR="00E646FC" w14:paraId="20A68C09" w14:textId="77777777" w:rsidTr="00E646FC">
        <w:trPr>
          <w:trHeight w:val="300"/>
        </w:trPr>
        <w:tc>
          <w:tcPr>
            <w:tcW w:w="4106" w:type="dxa"/>
            <w:gridSpan w:val="2"/>
          </w:tcPr>
          <w:p w14:paraId="7CB41616" w14:textId="77777777" w:rsidR="00E646FC" w:rsidRDefault="00E646FC" w:rsidP="00E646FC">
            <w:r>
              <w:t>Quant approach</w:t>
            </w:r>
          </w:p>
        </w:tc>
        <w:tc>
          <w:tcPr>
            <w:tcW w:w="4253" w:type="dxa"/>
          </w:tcPr>
          <w:p w14:paraId="23C03B10" w14:textId="77777777" w:rsidR="00E646FC" w:rsidRDefault="00E646FC" w:rsidP="00E646FC">
            <w:r>
              <w:t>PTQ</w:t>
            </w:r>
          </w:p>
        </w:tc>
      </w:tr>
      <w:tr w:rsidR="00E646FC" w14:paraId="05CD5F30" w14:textId="77777777" w:rsidTr="00E646FC">
        <w:trPr>
          <w:trHeight w:val="300"/>
        </w:trPr>
        <w:tc>
          <w:tcPr>
            <w:tcW w:w="4106" w:type="dxa"/>
            <w:gridSpan w:val="2"/>
          </w:tcPr>
          <w:p w14:paraId="30570A17" w14:textId="77777777" w:rsidR="00E646FC" w:rsidRDefault="00E646FC" w:rsidP="00E646FC">
            <w:r>
              <w:t>Quant algo</w:t>
            </w:r>
          </w:p>
        </w:tc>
        <w:tc>
          <w:tcPr>
            <w:tcW w:w="4253" w:type="dxa"/>
          </w:tcPr>
          <w:p w14:paraId="162ADF83" w14:textId="77777777" w:rsidR="00E646FC" w:rsidRDefault="00E646FC" w:rsidP="00E646FC">
            <w:r>
              <w:t>AutoRound</w:t>
            </w:r>
          </w:p>
        </w:tc>
      </w:tr>
      <w:tr w:rsidR="00E646FC" w14:paraId="7B51FF31" w14:textId="77777777" w:rsidTr="00E646FC">
        <w:trPr>
          <w:trHeight w:val="300"/>
        </w:trPr>
        <w:tc>
          <w:tcPr>
            <w:tcW w:w="4106" w:type="dxa"/>
            <w:gridSpan w:val="2"/>
          </w:tcPr>
          <w:p w14:paraId="32C96990" w14:textId="77777777" w:rsidR="00E646FC" w:rsidRDefault="00E646FC" w:rsidP="00E646FC">
            <w:r>
              <w:t>Quantized ops</w:t>
            </w:r>
          </w:p>
        </w:tc>
        <w:tc>
          <w:tcPr>
            <w:tcW w:w="4253" w:type="dxa"/>
          </w:tcPr>
          <w:p w14:paraId="73E38AD5" w14:textId="77777777" w:rsidR="00E646FC" w:rsidRDefault="00E646FC" w:rsidP="00E646FC">
            <w:r>
              <w:t xml:space="preserve">Linear </w:t>
            </w:r>
          </w:p>
        </w:tc>
      </w:tr>
      <w:tr w:rsidR="00E646FC" w14:paraId="3FD98B97" w14:textId="77777777" w:rsidTr="00E646FC">
        <w:trPr>
          <w:trHeight w:val="300"/>
        </w:trPr>
        <w:tc>
          <w:tcPr>
            <w:tcW w:w="1696" w:type="dxa"/>
            <w:vMerge w:val="restart"/>
          </w:tcPr>
          <w:p w14:paraId="13B7F7B6" w14:textId="77777777" w:rsidR="00E646FC" w:rsidRDefault="00E646FC" w:rsidP="00E646FC">
            <w:r>
              <w:t>Linear</w:t>
            </w:r>
          </w:p>
        </w:tc>
        <w:tc>
          <w:tcPr>
            <w:tcW w:w="2410" w:type="dxa"/>
          </w:tcPr>
          <w:p w14:paraId="13A6ACCE" w14:textId="77777777" w:rsidR="00E646FC" w:rsidRDefault="00E646FC" w:rsidP="00E646FC">
            <w:r>
              <w:t>Data type</w:t>
            </w:r>
          </w:p>
        </w:tc>
        <w:tc>
          <w:tcPr>
            <w:tcW w:w="4253" w:type="dxa"/>
          </w:tcPr>
          <w:p w14:paraId="7C400A56" w14:textId="77777777" w:rsidR="00E646FC" w:rsidRDefault="00E646FC" w:rsidP="00E646FC">
            <w:r w:rsidRPr="5F996B3D">
              <w:rPr>
                <w:rFonts w:eastAsia="DengXian"/>
              </w:rPr>
              <w:t>MX</w:t>
            </w:r>
            <w:r>
              <w:t>FP8</w:t>
            </w:r>
          </w:p>
        </w:tc>
      </w:tr>
      <w:tr w:rsidR="00E646FC" w14:paraId="7FAC6B3A" w14:textId="77777777" w:rsidTr="00E646FC">
        <w:trPr>
          <w:trHeight w:val="300"/>
        </w:trPr>
        <w:tc>
          <w:tcPr>
            <w:tcW w:w="1696" w:type="dxa"/>
            <w:vMerge/>
          </w:tcPr>
          <w:p w14:paraId="17CCED8F" w14:textId="77777777" w:rsidR="00E646FC" w:rsidRDefault="00E646FC" w:rsidP="00E646FC"/>
        </w:tc>
        <w:tc>
          <w:tcPr>
            <w:tcW w:w="2410" w:type="dxa"/>
          </w:tcPr>
          <w:p w14:paraId="2BC2484A" w14:textId="77777777" w:rsidR="00E646FC" w:rsidRDefault="00E646FC" w:rsidP="00E646FC">
            <w:r>
              <w:t>Element format</w:t>
            </w:r>
          </w:p>
        </w:tc>
        <w:tc>
          <w:tcPr>
            <w:tcW w:w="4253" w:type="dxa"/>
          </w:tcPr>
          <w:p w14:paraId="575C0158" w14:textId="77777777" w:rsidR="00E646FC" w:rsidRDefault="00E646FC" w:rsidP="00E646FC">
            <w:r>
              <w:t>E4M3</w:t>
            </w:r>
          </w:p>
        </w:tc>
      </w:tr>
      <w:tr w:rsidR="00E646FC" w14:paraId="5829935B" w14:textId="77777777" w:rsidTr="00E646FC">
        <w:trPr>
          <w:trHeight w:val="300"/>
        </w:trPr>
        <w:tc>
          <w:tcPr>
            <w:tcW w:w="1696" w:type="dxa"/>
            <w:vMerge/>
          </w:tcPr>
          <w:p w14:paraId="149A7D3E" w14:textId="77777777" w:rsidR="00E646FC" w:rsidRDefault="00E646FC" w:rsidP="00E646FC"/>
        </w:tc>
        <w:tc>
          <w:tcPr>
            <w:tcW w:w="2410" w:type="dxa"/>
          </w:tcPr>
          <w:p w14:paraId="05C38007" w14:textId="77777777" w:rsidR="00E646FC" w:rsidRDefault="00E646FC" w:rsidP="00E646FC">
            <w:r>
              <w:t>Scheme</w:t>
            </w:r>
          </w:p>
        </w:tc>
        <w:tc>
          <w:tcPr>
            <w:tcW w:w="4253" w:type="dxa"/>
          </w:tcPr>
          <w:p w14:paraId="3813517A" w14:textId="77777777" w:rsidR="00E646FC" w:rsidRDefault="00E646FC" w:rsidP="00E646FC">
            <w:pPr>
              <w:rPr>
                <w:rFonts w:eastAsia="DengXian"/>
              </w:rPr>
            </w:pPr>
            <w:r>
              <w:t xml:space="preserve">Weight – </w:t>
            </w:r>
            <w:r w:rsidRPr="5F996B3D">
              <w:rPr>
                <w:rFonts w:eastAsia="DengXian"/>
              </w:rPr>
              <w:t>MXFP8</w:t>
            </w:r>
            <w:r>
              <w:t xml:space="preserve">, Activation – </w:t>
            </w:r>
            <w:r w:rsidRPr="5F996B3D">
              <w:rPr>
                <w:rFonts w:eastAsia="DengXian"/>
              </w:rPr>
              <w:t>MXFP8</w:t>
            </w:r>
          </w:p>
        </w:tc>
      </w:tr>
      <w:tr w:rsidR="00E646FC" w14:paraId="17AACAD6" w14:textId="77777777" w:rsidTr="00E646FC">
        <w:trPr>
          <w:trHeight w:val="300"/>
        </w:trPr>
        <w:tc>
          <w:tcPr>
            <w:tcW w:w="1696" w:type="dxa"/>
            <w:vMerge/>
          </w:tcPr>
          <w:p w14:paraId="4E06E253" w14:textId="77777777" w:rsidR="00E646FC" w:rsidRDefault="00E646FC" w:rsidP="00E646FC"/>
        </w:tc>
        <w:tc>
          <w:tcPr>
            <w:tcW w:w="2410" w:type="dxa"/>
          </w:tcPr>
          <w:p w14:paraId="792562F0" w14:textId="77777777" w:rsidR="00E646FC" w:rsidRDefault="00E646FC" w:rsidP="00E646FC">
            <w:r>
              <w:t>Weight scheme</w:t>
            </w:r>
          </w:p>
        </w:tc>
        <w:tc>
          <w:tcPr>
            <w:tcW w:w="4253" w:type="dxa"/>
          </w:tcPr>
          <w:p w14:paraId="2A519AC2" w14:textId="77777777" w:rsidR="00E646FC" w:rsidRDefault="00E646FC" w:rsidP="00E646FC">
            <w:r>
              <w:t>Static, block-wise, FLOOR</w:t>
            </w:r>
          </w:p>
        </w:tc>
      </w:tr>
      <w:tr w:rsidR="00E646FC" w14:paraId="018BA9E4" w14:textId="77777777" w:rsidTr="00E646FC">
        <w:trPr>
          <w:trHeight w:val="300"/>
        </w:trPr>
        <w:tc>
          <w:tcPr>
            <w:tcW w:w="1696" w:type="dxa"/>
            <w:vMerge/>
          </w:tcPr>
          <w:p w14:paraId="0E343CBA" w14:textId="77777777" w:rsidR="00E646FC" w:rsidRDefault="00E646FC" w:rsidP="00E646FC"/>
        </w:tc>
        <w:tc>
          <w:tcPr>
            <w:tcW w:w="2410" w:type="dxa"/>
          </w:tcPr>
          <w:p w14:paraId="050A5BE7" w14:textId="77777777" w:rsidR="00E646FC" w:rsidRDefault="00E646FC" w:rsidP="00E646FC">
            <w:r>
              <w:t>Activation scheme</w:t>
            </w:r>
          </w:p>
        </w:tc>
        <w:tc>
          <w:tcPr>
            <w:tcW w:w="4253" w:type="dxa"/>
          </w:tcPr>
          <w:p w14:paraId="79746676" w14:textId="77777777" w:rsidR="00E646FC" w:rsidRDefault="00E646FC" w:rsidP="00E646FC">
            <w:r>
              <w:t>Dynamic, block-wise, RCEIL</w:t>
            </w:r>
          </w:p>
        </w:tc>
      </w:tr>
      <w:tr w:rsidR="00E646FC" w14:paraId="5BE8A658" w14:textId="77777777" w:rsidTr="00E646FC">
        <w:trPr>
          <w:trHeight w:val="300"/>
        </w:trPr>
        <w:tc>
          <w:tcPr>
            <w:tcW w:w="1696" w:type="dxa"/>
            <w:vMerge/>
          </w:tcPr>
          <w:p w14:paraId="66014E64" w14:textId="77777777" w:rsidR="00E646FC" w:rsidRDefault="00E646FC" w:rsidP="00E646FC"/>
        </w:tc>
        <w:tc>
          <w:tcPr>
            <w:tcW w:w="2410" w:type="dxa"/>
          </w:tcPr>
          <w:p w14:paraId="5B2945DE" w14:textId="77777777" w:rsidR="00E646FC" w:rsidRDefault="00E646FC" w:rsidP="00E646FC">
            <w:r>
              <w:t>Block size</w:t>
            </w:r>
          </w:p>
        </w:tc>
        <w:tc>
          <w:tcPr>
            <w:tcW w:w="4253" w:type="dxa"/>
          </w:tcPr>
          <w:p w14:paraId="596A3E66" w14:textId="77777777" w:rsidR="00E646FC" w:rsidRDefault="00E646FC" w:rsidP="00E646FC">
            <w:r>
              <w:t>32</w:t>
            </w:r>
          </w:p>
        </w:tc>
      </w:tr>
      <w:tr w:rsidR="00E646FC" w14:paraId="6AFDBA1B" w14:textId="77777777" w:rsidTr="00E646FC">
        <w:trPr>
          <w:trHeight w:val="300"/>
        </w:trPr>
        <w:tc>
          <w:tcPr>
            <w:tcW w:w="1696" w:type="dxa"/>
            <w:vMerge/>
          </w:tcPr>
          <w:p w14:paraId="07426F44" w14:textId="77777777" w:rsidR="00E646FC" w:rsidRDefault="00E646FC" w:rsidP="00E646FC"/>
        </w:tc>
        <w:tc>
          <w:tcPr>
            <w:tcW w:w="2410" w:type="dxa"/>
          </w:tcPr>
          <w:p w14:paraId="1AB32965" w14:textId="77777777" w:rsidR="00E646FC" w:rsidRDefault="00E646FC" w:rsidP="00E646FC">
            <w:r>
              <w:t>Scale type</w:t>
            </w:r>
          </w:p>
        </w:tc>
        <w:tc>
          <w:tcPr>
            <w:tcW w:w="4253" w:type="dxa"/>
          </w:tcPr>
          <w:p w14:paraId="6647C92D" w14:textId="77777777" w:rsidR="00E646FC" w:rsidRDefault="00E646FC" w:rsidP="00E646FC">
            <w:r>
              <w:t>FP8 E8M0</w:t>
            </w:r>
          </w:p>
        </w:tc>
      </w:tr>
      <w:tr w:rsidR="00E646FC" w14:paraId="4024AF51" w14:textId="77777777" w:rsidTr="00E646FC">
        <w:trPr>
          <w:trHeight w:val="300"/>
        </w:trPr>
        <w:tc>
          <w:tcPr>
            <w:tcW w:w="1696" w:type="dxa"/>
            <w:vMerge/>
          </w:tcPr>
          <w:p w14:paraId="22D99A31" w14:textId="77777777" w:rsidR="00E646FC" w:rsidRDefault="00E646FC" w:rsidP="00E646FC"/>
        </w:tc>
        <w:tc>
          <w:tcPr>
            <w:tcW w:w="2410" w:type="dxa"/>
          </w:tcPr>
          <w:p w14:paraId="10FD115C" w14:textId="77777777" w:rsidR="00E646FC" w:rsidRDefault="00E646FC" w:rsidP="00E646FC">
            <w:r>
              <w:t>Scale method</w:t>
            </w:r>
          </w:p>
        </w:tc>
        <w:tc>
          <w:tcPr>
            <w:tcW w:w="4253" w:type="dxa"/>
          </w:tcPr>
          <w:p w14:paraId="578FBBCE" w14:textId="77777777" w:rsidR="00E646FC" w:rsidRDefault="00E646FC" w:rsidP="00E646FC">
            <w:r>
              <w:t>1D block-wise scaling for MXFP8</w:t>
            </w:r>
          </w:p>
        </w:tc>
      </w:tr>
      <w:tr w:rsidR="00E646FC" w14:paraId="65ED9D92" w14:textId="77777777" w:rsidTr="00311819">
        <w:trPr>
          <w:trHeight w:val="494"/>
        </w:trPr>
        <w:tc>
          <w:tcPr>
            <w:tcW w:w="1696" w:type="dxa"/>
            <w:vMerge/>
          </w:tcPr>
          <w:p w14:paraId="5A669C54" w14:textId="77777777" w:rsidR="00E646FC" w:rsidRDefault="00E646FC" w:rsidP="00E646FC"/>
        </w:tc>
        <w:tc>
          <w:tcPr>
            <w:tcW w:w="2410" w:type="dxa"/>
            <w:vAlign w:val="center"/>
          </w:tcPr>
          <w:p w14:paraId="2D881D8E" w14:textId="77777777" w:rsidR="00E646FC" w:rsidRDefault="00E646FC" w:rsidP="00E646FC">
            <w:r>
              <w:t>Exclude layers</w:t>
            </w:r>
          </w:p>
        </w:tc>
        <w:tc>
          <w:tcPr>
            <w:tcW w:w="4253" w:type="dxa"/>
            <w:vAlign w:val="center"/>
          </w:tcPr>
          <w:p w14:paraId="59E29EA9" w14:textId="77777777" w:rsidR="00E646FC" w:rsidRDefault="00E646FC" w:rsidP="00E646FC">
            <w:r w:rsidRPr="0077364F">
              <w:t>condition_embedder</w:t>
            </w:r>
            <w:r>
              <w:t xml:space="preserve">, </w:t>
            </w:r>
            <w:r w:rsidRPr="00A90AC9">
              <w:t>proj_out</w:t>
            </w:r>
          </w:p>
        </w:tc>
      </w:tr>
    </w:tbl>
    <w:p w14:paraId="3B18095A" w14:textId="77777777" w:rsidR="00E52093" w:rsidRPr="00494FC0" w:rsidRDefault="00E52093" w:rsidP="00430D63">
      <w:pPr>
        <w:rPr>
          <w:rFonts w:eastAsia="DengXian"/>
        </w:rPr>
      </w:pPr>
    </w:p>
    <w:p w14:paraId="38EAD59C" w14:textId="77777777" w:rsidR="001918B2" w:rsidRDefault="631D5236" w:rsidP="00052DEE">
      <w:pPr>
        <w:pStyle w:val="Heading4"/>
        <w:numPr>
          <w:ilvl w:val="2"/>
          <w:numId w:val="3"/>
        </w:numPr>
        <w:rPr>
          <w:b/>
          <w:i w:val="0"/>
          <w:color w:val="auto"/>
        </w:rPr>
      </w:pPr>
      <w:bookmarkStart w:id="189" w:name="_Toc228179980"/>
      <w:r>
        <w:rPr>
          <w:b/>
          <w:i w:val="0"/>
          <w:color w:val="auto"/>
        </w:rPr>
        <w:t>Accuracy result</w:t>
      </w:r>
      <w:bookmarkEnd w:id="189"/>
    </w:p>
    <w:tbl>
      <w:tblPr>
        <w:tblW w:w="87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1"/>
        <w:gridCol w:w="1782"/>
        <w:gridCol w:w="1450"/>
        <w:gridCol w:w="1495"/>
        <w:gridCol w:w="1503"/>
        <w:gridCol w:w="1455"/>
      </w:tblGrid>
      <w:tr w:rsidR="006865B3" w14:paraId="312B6E3E" w14:textId="77672E07" w:rsidTr="006865B3">
        <w:trPr>
          <w:trHeight w:val="300"/>
        </w:trPr>
        <w:tc>
          <w:tcPr>
            <w:tcW w:w="1031" w:type="dxa"/>
            <w:tcMar>
              <w:left w:w="105" w:type="dxa"/>
              <w:right w:w="105" w:type="dxa"/>
            </w:tcMar>
            <w:vAlign w:val="center"/>
          </w:tcPr>
          <w:p w14:paraId="170D7A2C" w14:textId="6954F46B" w:rsidR="006865B3" w:rsidRDefault="006865B3">
            <w:pPr>
              <w:rPr>
                <w:rFonts w:ascii="Aptos" w:eastAsia="Aptos" w:hAnsi="Aptos" w:cs="Aptos"/>
                <w:b/>
                <w:color w:val="000000" w:themeColor="text1"/>
                <w:sz w:val="22"/>
                <w:szCs w:val="22"/>
              </w:rPr>
            </w:pPr>
            <w:r w:rsidRPr="00AC7441">
              <w:rPr>
                <w:rFonts w:ascii="Aptos" w:eastAsia="Aptos" w:hAnsi="Aptos" w:cs="Aptos"/>
                <w:b/>
                <w:color w:val="000000" w:themeColor="text1"/>
                <w:sz w:val="22"/>
                <w:szCs w:val="22"/>
              </w:rPr>
              <w:t>Wan2.2-</w:t>
            </w:r>
            <w:r>
              <w:rPr>
                <w:rFonts w:ascii="Aptos" w:eastAsia="Aptos" w:hAnsi="Aptos" w:cs="Aptos"/>
                <w:b/>
                <w:color w:val="000000" w:themeColor="text1"/>
                <w:sz w:val="22"/>
                <w:szCs w:val="22"/>
              </w:rPr>
              <w:t>I</w:t>
            </w:r>
            <w:r w:rsidRPr="00AC7441">
              <w:rPr>
                <w:rFonts w:ascii="Aptos" w:eastAsia="Aptos" w:hAnsi="Aptos" w:cs="Aptos"/>
                <w:b/>
                <w:color w:val="000000" w:themeColor="text1"/>
                <w:sz w:val="22"/>
                <w:szCs w:val="22"/>
              </w:rPr>
              <w:t>2V-A14B</w:t>
            </w:r>
          </w:p>
        </w:tc>
        <w:tc>
          <w:tcPr>
            <w:tcW w:w="1782" w:type="dxa"/>
            <w:tcMar>
              <w:left w:w="105" w:type="dxa"/>
              <w:right w:w="105" w:type="dxa"/>
            </w:tcMar>
            <w:vAlign w:val="center"/>
          </w:tcPr>
          <w:p w14:paraId="7B14B4E9" w14:textId="7329183C" w:rsidR="006865B3" w:rsidRDefault="006865B3">
            <w:pPr>
              <w:rPr>
                <w:rFonts w:ascii="Aptos" w:eastAsia="Aptos" w:hAnsi="Aptos" w:cs="Aptos"/>
                <w:color w:val="000000" w:themeColor="text1"/>
                <w:sz w:val="22"/>
                <w:szCs w:val="22"/>
              </w:rPr>
            </w:pPr>
            <w:r w:rsidRPr="002F2CFB">
              <w:rPr>
                <w:rFonts w:ascii="Aptos" w:eastAsia="Aptos" w:hAnsi="Aptos" w:cs="Aptos"/>
                <w:b/>
                <w:bCs/>
                <w:color w:val="000000" w:themeColor="text1"/>
                <w:sz w:val="22"/>
                <w:szCs w:val="22"/>
              </w:rPr>
              <w:t>i2v_background</w:t>
            </w:r>
          </w:p>
        </w:tc>
        <w:tc>
          <w:tcPr>
            <w:tcW w:w="1450" w:type="dxa"/>
            <w:tcMar>
              <w:left w:w="105" w:type="dxa"/>
              <w:right w:w="105" w:type="dxa"/>
            </w:tcMar>
            <w:vAlign w:val="center"/>
          </w:tcPr>
          <w:p w14:paraId="646D410F" w14:textId="1857A250" w:rsidR="006865B3" w:rsidRDefault="006865B3">
            <w:pPr>
              <w:rPr>
                <w:rFonts w:ascii="Aptos" w:eastAsia="Aptos" w:hAnsi="Aptos" w:cs="Aptos"/>
                <w:color w:val="000000" w:themeColor="text1"/>
                <w:sz w:val="22"/>
                <w:szCs w:val="22"/>
              </w:rPr>
            </w:pPr>
            <w:r w:rsidRPr="00152105">
              <w:rPr>
                <w:rFonts w:ascii="Aptos" w:eastAsia="Aptos" w:hAnsi="Aptos" w:cs="Aptos"/>
                <w:b/>
                <w:bCs/>
                <w:color w:val="000000" w:themeColor="text1"/>
                <w:sz w:val="22"/>
                <w:szCs w:val="22"/>
              </w:rPr>
              <w:t>i2v_subject</w:t>
            </w:r>
          </w:p>
        </w:tc>
        <w:tc>
          <w:tcPr>
            <w:tcW w:w="1495" w:type="dxa"/>
            <w:tcMar>
              <w:left w:w="105" w:type="dxa"/>
              <w:right w:w="105" w:type="dxa"/>
            </w:tcMar>
            <w:vAlign w:val="center"/>
          </w:tcPr>
          <w:p w14:paraId="2B57D985" w14:textId="77777777" w:rsidR="006865B3" w:rsidRDefault="006865B3">
            <w:pPr>
              <w:rPr>
                <w:rFonts w:ascii="Aptos" w:eastAsia="Aptos" w:hAnsi="Aptos" w:cs="Aptos"/>
                <w:b/>
                <w:bCs/>
                <w:color w:val="000000" w:themeColor="text1"/>
                <w:sz w:val="22"/>
                <w:szCs w:val="22"/>
              </w:rPr>
            </w:pPr>
            <w:r w:rsidRPr="00C34B29">
              <w:rPr>
                <w:rFonts w:ascii="Aptos" w:eastAsia="Aptos" w:hAnsi="Aptos" w:cs="Aptos"/>
                <w:b/>
                <w:bCs/>
                <w:color w:val="000000" w:themeColor="text1"/>
                <w:sz w:val="22"/>
                <w:szCs w:val="22"/>
              </w:rPr>
              <w:t>subject_</w:t>
            </w:r>
          </w:p>
          <w:p w14:paraId="4E65C460" w14:textId="3EF07F7E" w:rsidR="006865B3" w:rsidRDefault="006865B3">
            <w:pPr>
              <w:rPr>
                <w:rFonts w:ascii="Aptos" w:eastAsia="Aptos" w:hAnsi="Aptos" w:cs="Aptos"/>
                <w:color w:val="000000" w:themeColor="text1"/>
                <w:sz w:val="22"/>
                <w:szCs w:val="22"/>
              </w:rPr>
            </w:pPr>
            <w:r w:rsidRPr="00C34B29">
              <w:rPr>
                <w:rFonts w:ascii="Aptos" w:eastAsia="Aptos" w:hAnsi="Aptos" w:cs="Aptos"/>
                <w:b/>
                <w:bCs/>
                <w:color w:val="000000" w:themeColor="text1"/>
                <w:sz w:val="22"/>
                <w:szCs w:val="22"/>
              </w:rPr>
              <w:t>consistency</w:t>
            </w:r>
          </w:p>
        </w:tc>
        <w:tc>
          <w:tcPr>
            <w:tcW w:w="1503" w:type="dxa"/>
            <w:vAlign w:val="center"/>
          </w:tcPr>
          <w:p w14:paraId="1A9B1E95" w14:textId="77777777" w:rsidR="006865B3" w:rsidRDefault="006865B3" w:rsidP="00EF1913">
            <w:pPr>
              <w:rPr>
                <w:rFonts w:ascii="Aptos" w:eastAsia="Aptos" w:hAnsi="Aptos" w:cs="Aptos"/>
                <w:b/>
                <w:bCs/>
                <w:color w:val="000000" w:themeColor="text1"/>
                <w:sz w:val="22"/>
                <w:szCs w:val="22"/>
              </w:rPr>
            </w:pPr>
            <w:r w:rsidRPr="00EF1913">
              <w:rPr>
                <w:rFonts w:ascii="Aptos" w:eastAsia="Aptos" w:hAnsi="Aptos" w:cs="Aptos"/>
                <w:b/>
                <w:bCs/>
                <w:color w:val="000000" w:themeColor="text1"/>
                <w:sz w:val="22"/>
                <w:szCs w:val="22"/>
              </w:rPr>
              <w:t>background_</w:t>
            </w:r>
          </w:p>
          <w:p w14:paraId="066B14B5" w14:textId="64408780" w:rsidR="006865B3" w:rsidRPr="00C34B29" w:rsidRDefault="006865B3" w:rsidP="00EF1913">
            <w:pPr>
              <w:rPr>
                <w:rFonts w:ascii="Aptos" w:eastAsia="Aptos" w:hAnsi="Aptos" w:cs="Aptos"/>
                <w:b/>
                <w:bCs/>
                <w:color w:val="000000" w:themeColor="text1"/>
                <w:sz w:val="22"/>
                <w:szCs w:val="22"/>
              </w:rPr>
            </w:pPr>
            <w:r w:rsidRPr="00EF1913">
              <w:rPr>
                <w:rFonts w:ascii="Aptos" w:eastAsia="Aptos" w:hAnsi="Aptos" w:cs="Aptos"/>
                <w:b/>
                <w:bCs/>
                <w:color w:val="000000" w:themeColor="text1"/>
                <w:sz w:val="22"/>
                <w:szCs w:val="22"/>
              </w:rPr>
              <w:t>consistency</w:t>
            </w:r>
          </w:p>
        </w:tc>
        <w:tc>
          <w:tcPr>
            <w:tcW w:w="1455" w:type="dxa"/>
            <w:vAlign w:val="center"/>
          </w:tcPr>
          <w:p w14:paraId="6B4A2F93" w14:textId="77777777" w:rsidR="006865B3" w:rsidRDefault="006865B3" w:rsidP="006372F3">
            <w:pPr>
              <w:rPr>
                <w:rFonts w:ascii="Aptos" w:eastAsia="Aptos" w:hAnsi="Aptos" w:cs="Aptos"/>
                <w:b/>
                <w:bCs/>
                <w:color w:val="000000" w:themeColor="text1"/>
                <w:sz w:val="22"/>
                <w:szCs w:val="22"/>
              </w:rPr>
            </w:pPr>
            <w:r w:rsidRPr="006749CF">
              <w:rPr>
                <w:rFonts w:ascii="Aptos" w:eastAsia="Aptos" w:hAnsi="Aptos" w:cs="Aptos"/>
                <w:b/>
                <w:bCs/>
                <w:color w:val="000000" w:themeColor="text1"/>
                <w:sz w:val="22"/>
                <w:szCs w:val="22"/>
              </w:rPr>
              <w:t>motion_</w:t>
            </w:r>
          </w:p>
          <w:p w14:paraId="2FCF6C60" w14:textId="0881814E" w:rsidR="006865B3" w:rsidRPr="00EF1913" w:rsidRDefault="006865B3" w:rsidP="006372F3">
            <w:pPr>
              <w:rPr>
                <w:rFonts w:ascii="Aptos" w:eastAsia="Aptos" w:hAnsi="Aptos" w:cs="Aptos"/>
                <w:b/>
                <w:bCs/>
                <w:color w:val="000000" w:themeColor="text1"/>
                <w:sz w:val="22"/>
                <w:szCs w:val="22"/>
              </w:rPr>
            </w:pPr>
            <w:r w:rsidRPr="006749CF">
              <w:rPr>
                <w:rFonts w:ascii="Aptos" w:eastAsia="Aptos" w:hAnsi="Aptos" w:cs="Aptos"/>
                <w:b/>
                <w:bCs/>
                <w:color w:val="000000" w:themeColor="text1"/>
                <w:sz w:val="22"/>
                <w:szCs w:val="22"/>
              </w:rPr>
              <w:t>smoothness</w:t>
            </w:r>
          </w:p>
        </w:tc>
      </w:tr>
      <w:tr w:rsidR="006865B3" w:rsidRPr="000F7159" w14:paraId="078FF262" w14:textId="3D3C97C2" w:rsidTr="006865B3">
        <w:trPr>
          <w:trHeight w:val="300"/>
        </w:trPr>
        <w:tc>
          <w:tcPr>
            <w:tcW w:w="1031" w:type="dxa"/>
            <w:tcMar>
              <w:left w:w="105" w:type="dxa"/>
              <w:right w:w="105" w:type="dxa"/>
            </w:tcMar>
            <w:vAlign w:val="center"/>
          </w:tcPr>
          <w:p w14:paraId="6A31126B" w14:textId="77777777" w:rsidR="006865B3" w:rsidRDefault="006865B3">
            <w:pPr>
              <w:rPr>
                <w:rFonts w:ascii="Aptos" w:eastAsia="Aptos" w:hAnsi="Aptos" w:cs="Aptos"/>
                <w:color w:val="000000" w:themeColor="text1"/>
                <w:sz w:val="22"/>
                <w:szCs w:val="22"/>
              </w:rPr>
            </w:pPr>
            <w:r w:rsidRPr="7D95BDAA">
              <w:rPr>
                <w:rFonts w:ascii="Aptos" w:eastAsia="Aptos" w:hAnsi="Aptos" w:cs="Aptos"/>
                <w:color w:val="000000" w:themeColor="text1"/>
                <w:sz w:val="22"/>
                <w:szCs w:val="22"/>
              </w:rPr>
              <w:t>BF16</w:t>
            </w:r>
          </w:p>
        </w:tc>
        <w:tc>
          <w:tcPr>
            <w:tcW w:w="1782" w:type="dxa"/>
            <w:tcMar>
              <w:left w:w="105" w:type="dxa"/>
              <w:right w:w="105" w:type="dxa"/>
            </w:tcMar>
            <w:vAlign w:val="center"/>
          </w:tcPr>
          <w:p w14:paraId="779C812A" w14:textId="467C85FA" w:rsidR="006865B3" w:rsidRPr="000F7159" w:rsidRDefault="00E4726D">
            <w:pPr>
              <w:rPr>
                <w:rFonts w:ascii="Aptos" w:eastAsia="Aptos" w:hAnsi="Aptos" w:cs="Aptos"/>
                <w:color w:val="000000" w:themeColor="text1"/>
              </w:rPr>
            </w:pPr>
            <w:r w:rsidRPr="00E4726D">
              <w:rPr>
                <w:rFonts w:ascii="Aptos" w:eastAsia="Aptos" w:hAnsi="Aptos" w:cs="Aptos"/>
                <w:color w:val="000000" w:themeColor="text1"/>
              </w:rPr>
              <w:t>0.99</w:t>
            </w:r>
            <w:r>
              <w:rPr>
                <w:rFonts w:ascii="Aptos" w:eastAsia="Aptos" w:hAnsi="Aptos" w:cs="Aptos"/>
                <w:color w:val="000000" w:themeColor="text1"/>
              </w:rPr>
              <w:t>20</w:t>
            </w:r>
          </w:p>
        </w:tc>
        <w:tc>
          <w:tcPr>
            <w:tcW w:w="1450" w:type="dxa"/>
            <w:tcMar>
              <w:left w:w="105" w:type="dxa"/>
              <w:right w:w="105" w:type="dxa"/>
            </w:tcMar>
            <w:vAlign w:val="center"/>
          </w:tcPr>
          <w:p w14:paraId="4A14107C" w14:textId="470A37F3" w:rsidR="006865B3" w:rsidRPr="000F7159" w:rsidRDefault="00F02778">
            <w:pPr>
              <w:rPr>
                <w:rFonts w:ascii="Aptos" w:eastAsia="Aptos" w:hAnsi="Aptos" w:cs="Aptos"/>
                <w:color w:val="000000" w:themeColor="text1"/>
              </w:rPr>
            </w:pPr>
            <w:r w:rsidRPr="00F02778">
              <w:rPr>
                <w:rFonts w:ascii="Aptos" w:eastAsia="Aptos" w:hAnsi="Aptos" w:cs="Aptos"/>
                <w:color w:val="000000" w:themeColor="text1"/>
              </w:rPr>
              <w:t>0.983</w:t>
            </w:r>
            <w:r>
              <w:rPr>
                <w:rFonts w:ascii="Aptos" w:eastAsia="Aptos" w:hAnsi="Aptos" w:cs="Aptos"/>
                <w:color w:val="000000" w:themeColor="text1"/>
              </w:rPr>
              <w:t>4</w:t>
            </w:r>
          </w:p>
        </w:tc>
        <w:tc>
          <w:tcPr>
            <w:tcW w:w="1495" w:type="dxa"/>
            <w:tcMar>
              <w:left w:w="105" w:type="dxa"/>
              <w:right w:w="105" w:type="dxa"/>
            </w:tcMar>
            <w:vAlign w:val="center"/>
          </w:tcPr>
          <w:p w14:paraId="7EC931FF" w14:textId="5C84E4B7" w:rsidR="006865B3" w:rsidRPr="000F7159" w:rsidRDefault="00246FA8">
            <w:pPr>
              <w:rPr>
                <w:rFonts w:ascii="Aptos" w:eastAsia="Aptos" w:hAnsi="Aptos" w:cs="Aptos"/>
                <w:color w:val="000000" w:themeColor="text1"/>
              </w:rPr>
            </w:pPr>
            <w:r w:rsidRPr="00246FA8">
              <w:rPr>
                <w:rFonts w:ascii="Aptos" w:eastAsia="Aptos" w:hAnsi="Aptos" w:cs="Aptos"/>
                <w:color w:val="000000" w:themeColor="text1"/>
              </w:rPr>
              <w:t>0.9651</w:t>
            </w:r>
          </w:p>
        </w:tc>
        <w:tc>
          <w:tcPr>
            <w:tcW w:w="1503" w:type="dxa"/>
            <w:vAlign w:val="center"/>
          </w:tcPr>
          <w:p w14:paraId="47F62902" w14:textId="760FE47D" w:rsidR="006865B3" w:rsidRPr="000F7159" w:rsidRDefault="00CC430C" w:rsidP="00EF1913">
            <w:pPr>
              <w:rPr>
                <w:rFonts w:ascii="Aptos" w:eastAsia="Aptos" w:hAnsi="Aptos" w:cs="Aptos"/>
                <w:color w:val="000000" w:themeColor="text1"/>
              </w:rPr>
            </w:pPr>
            <w:r w:rsidRPr="00CC430C">
              <w:rPr>
                <w:rFonts w:ascii="Aptos" w:eastAsia="Aptos" w:hAnsi="Aptos" w:cs="Aptos"/>
                <w:color w:val="000000" w:themeColor="text1"/>
              </w:rPr>
              <w:t>0.9796</w:t>
            </w:r>
          </w:p>
        </w:tc>
        <w:tc>
          <w:tcPr>
            <w:tcW w:w="1455" w:type="dxa"/>
            <w:vAlign w:val="center"/>
          </w:tcPr>
          <w:p w14:paraId="7860E360" w14:textId="328F3D2E" w:rsidR="006865B3" w:rsidRPr="000F7159" w:rsidRDefault="00095EA8" w:rsidP="006372F3">
            <w:pPr>
              <w:rPr>
                <w:rFonts w:ascii="Aptos" w:eastAsia="Aptos" w:hAnsi="Aptos" w:cs="Aptos"/>
                <w:color w:val="000000" w:themeColor="text1"/>
              </w:rPr>
            </w:pPr>
            <w:r w:rsidRPr="00095EA8">
              <w:rPr>
                <w:rFonts w:ascii="Aptos" w:eastAsia="Aptos" w:hAnsi="Aptos" w:cs="Aptos"/>
                <w:color w:val="000000" w:themeColor="text1"/>
              </w:rPr>
              <w:t>0.987</w:t>
            </w:r>
            <w:r>
              <w:rPr>
                <w:rFonts w:ascii="Aptos" w:eastAsia="Aptos" w:hAnsi="Aptos" w:cs="Aptos"/>
                <w:color w:val="000000" w:themeColor="text1"/>
              </w:rPr>
              <w:t>8</w:t>
            </w:r>
          </w:p>
        </w:tc>
      </w:tr>
      <w:tr w:rsidR="006865B3" w:rsidRPr="000F7159" w14:paraId="7BD23095" w14:textId="586DFF9C" w:rsidTr="006865B3">
        <w:trPr>
          <w:trHeight w:val="300"/>
        </w:trPr>
        <w:tc>
          <w:tcPr>
            <w:tcW w:w="1031" w:type="dxa"/>
            <w:tcMar>
              <w:left w:w="105" w:type="dxa"/>
              <w:right w:w="105" w:type="dxa"/>
            </w:tcMar>
            <w:vAlign w:val="center"/>
          </w:tcPr>
          <w:p w14:paraId="38525F10" w14:textId="77777777" w:rsidR="006865B3" w:rsidRPr="3E385298" w:rsidRDefault="006865B3">
            <w:pPr>
              <w:rPr>
                <w:rFonts w:ascii="Aptos" w:eastAsia="Aptos" w:hAnsi="Aptos" w:cs="Aptos"/>
                <w:color w:val="000000" w:themeColor="text1"/>
                <w:sz w:val="22"/>
                <w:szCs w:val="22"/>
              </w:rPr>
            </w:pPr>
            <w:r>
              <w:rPr>
                <w:rFonts w:ascii="Aptos" w:eastAsia="Aptos" w:hAnsi="Aptos" w:cs="Aptos"/>
                <w:color w:val="000000" w:themeColor="text1"/>
                <w:sz w:val="22"/>
                <w:szCs w:val="22"/>
              </w:rPr>
              <w:t>FP8</w:t>
            </w:r>
            <w:r w:rsidRPr="615D4277">
              <w:rPr>
                <w:rFonts w:ascii="Aptos" w:eastAsia="Aptos" w:hAnsi="Aptos" w:cs="Aptos"/>
                <w:color w:val="000000" w:themeColor="text1"/>
                <w:sz w:val="22"/>
                <w:szCs w:val="22"/>
              </w:rPr>
              <w:t xml:space="preserve"> </w:t>
            </w:r>
          </w:p>
        </w:tc>
        <w:tc>
          <w:tcPr>
            <w:tcW w:w="1782" w:type="dxa"/>
            <w:tcMar>
              <w:left w:w="105" w:type="dxa"/>
              <w:right w:w="105" w:type="dxa"/>
            </w:tcMar>
            <w:vAlign w:val="center"/>
          </w:tcPr>
          <w:p w14:paraId="4B15AAE6" w14:textId="288F606A" w:rsidR="006865B3" w:rsidRPr="000F7159" w:rsidRDefault="00D849FD">
            <w:pPr>
              <w:rPr>
                <w:rFonts w:ascii="Aptos" w:eastAsia="Aptos" w:hAnsi="Aptos" w:cs="Aptos"/>
                <w:color w:val="000000" w:themeColor="text1"/>
              </w:rPr>
            </w:pPr>
            <w:r w:rsidRPr="00D849FD">
              <w:rPr>
                <w:rFonts w:ascii="Aptos" w:eastAsia="Aptos" w:hAnsi="Aptos" w:cs="Aptos"/>
                <w:color w:val="000000" w:themeColor="text1"/>
              </w:rPr>
              <w:t>0.9</w:t>
            </w:r>
            <w:r>
              <w:rPr>
                <w:rFonts w:ascii="Aptos" w:eastAsia="Aptos" w:hAnsi="Aptos" w:cs="Aptos"/>
                <w:color w:val="000000" w:themeColor="text1"/>
              </w:rPr>
              <w:t>900</w:t>
            </w:r>
          </w:p>
        </w:tc>
        <w:tc>
          <w:tcPr>
            <w:tcW w:w="1450" w:type="dxa"/>
            <w:tcMar>
              <w:left w:w="105" w:type="dxa"/>
              <w:right w:w="105" w:type="dxa"/>
            </w:tcMar>
            <w:vAlign w:val="center"/>
          </w:tcPr>
          <w:p w14:paraId="194A1B57" w14:textId="42630BB1" w:rsidR="006865B3" w:rsidRPr="000F7159" w:rsidRDefault="00FD16A7">
            <w:pPr>
              <w:rPr>
                <w:rFonts w:ascii="Aptos" w:eastAsia="Aptos" w:hAnsi="Aptos" w:cs="Aptos"/>
                <w:color w:val="000000" w:themeColor="text1"/>
              </w:rPr>
            </w:pPr>
            <w:r w:rsidRPr="00FD16A7">
              <w:rPr>
                <w:rFonts w:ascii="Aptos" w:eastAsia="Aptos" w:hAnsi="Aptos" w:cs="Aptos"/>
                <w:color w:val="000000" w:themeColor="text1"/>
              </w:rPr>
              <w:t>0.9807</w:t>
            </w:r>
          </w:p>
        </w:tc>
        <w:tc>
          <w:tcPr>
            <w:tcW w:w="1495" w:type="dxa"/>
            <w:tcMar>
              <w:left w:w="105" w:type="dxa"/>
              <w:right w:w="105" w:type="dxa"/>
            </w:tcMar>
            <w:vAlign w:val="center"/>
          </w:tcPr>
          <w:p w14:paraId="4B078DA8" w14:textId="4A55F4D5" w:rsidR="006865B3" w:rsidRPr="000F7159" w:rsidRDefault="00FD16A7">
            <w:pPr>
              <w:rPr>
                <w:rFonts w:ascii="Aptos" w:eastAsia="Aptos" w:hAnsi="Aptos" w:cs="Aptos"/>
                <w:color w:val="000000" w:themeColor="text1"/>
              </w:rPr>
            </w:pPr>
            <w:r w:rsidRPr="00FD16A7">
              <w:rPr>
                <w:rFonts w:ascii="Aptos" w:eastAsia="Aptos" w:hAnsi="Aptos" w:cs="Aptos"/>
                <w:color w:val="000000" w:themeColor="text1"/>
              </w:rPr>
              <w:t>0.9629</w:t>
            </w:r>
          </w:p>
        </w:tc>
        <w:tc>
          <w:tcPr>
            <w:tcW w:w="1503" w:type="dxa"/>
            <w:vAlign w:val="center"/>
          </w:tcPr>
          <w:p w14:paraId="5B2611A2" w14:textId="072555C0" w:rsidR="006865B3" w:rsidRPr="000F7159" w:rsidRDefault="00F44B4F" w:rsidP="00EF1913">
            <w:pPr>
              <w:rPr>
                <w:rFonts w:ascii="Aptos" w:eastAsia="Aptos" w:hAnsi="Aptos" w:cs="Aptos"/>
                <w:color w:val="000000" w:themeColor="text1"/>
              </w:rPr>
            </w:pPr>
            <w:r w:rsidRPr="00F44B4F">
              <w:rPr>
                <w:rFonts w:ascii="Aptos" w:eastAsia="Aptos" w:hAnsi="Aptos" w:cs="Aptos"/>
                <w:color w:val="000000" w:themeColor="text1"/>
              </w:rPr>
              <w:t>0.979</w:t>
            </w:r>
            <w:r>
              <w:rPr>
                <w:rFonts w:ascii="Aptos" w:eastAsia="Aptos" w:hAnsi="Aptos" w:cs="Aptos"/>
                <w:color w:val="000000" w:themeColor="text1"/>
              </w:rPr>
              <w:t>2</w:t>
            </w:r>
          </w:p>
        </w:tc>
        <w:tc>
          <w:tcPr>
            <w:tcW w:w="1455" w:type="dxa"/>
            <w:vAlign w:val="center"/>
          </w:tcPr>
          <w:p w14:paraId="5F080FEB" w14:textId="158E3F9B" w:rsidR="006865B3" w:rsidRPr="000F7159" w:rsidRDefault="00C93014" w:rsidP="006372F3">
            <w:pPr>
              <w:rPr>
                <w:rFonts w:ascii="Aptos" w:eastAsia="Aptos" w:hAnsi="Aptos" w:cs="Aptos"/>
                <w:color w:val="000000" w:themeColor="text1"/>
              </w:rPr>
            </w:pPr>
            <w:r w:rsidRPr="00C93014">
              <w:rPr>
                <w:rFonts w:ascii="Aptos" w:eastAsia="Aptos" w:hAnsi="Aptos" w:cs="Aptos"/>
                <w:color w:val="000000" w:themeColor="text1"/>
              </w:rPr>
              <w:t>0.9877</w:t>
            </w:r>
          </w:p>
        </w:tc>
      </w:tr>
      <w:tr w:rsidR="00E646FC" w:rsidRPr="000F7159" w14:paraId="600A11B5" w14:textId="77777777" w:rsidTr="006865B3">
        <w:trPr>
          <w:trHeight w:val="300"/>
        </w:trPr>
        <w:tc>
          <w:tcPr>
            <w:tcW w:w="1031" w:type="dxa"/>
            <w:tcMar>
              <w:left w:w="105" w:type="dxa"/>
              <w:right w:w="105" w:type="dxa"/>
            </w:tcMar>
            <w:vAlign w:val="center"/>
          </w:tcPr>
          <w:p w14:paraId="31ACF809" w14:textId="7ECD940F" w:rsidR="00E646FC" w:rsidRDefault="00E646FC">
            <w:pPr>
              <w:rPr>
                <w:rFonts w:ascii="Aptos" w:eastAsia="Aptos" w:hAnsi="Aptos" w:cs="Aptos"/>
                <w:color w:val="000000" w:themeColor="text1"/>
                <w:sz w:val="22"/>
                <w:szCs w:val="22"/>
              </w:rPr>
            </w:pPr>
            <w:r>
              <w:rPr>
                <w:rFonts w:ascii="Aptos" w:eastAsia="Aptos" w:hAnsi="Aptos" w:cs="Aptos"/>
                <w:color w:val="000000" w:themeColor="text1"/>
                <w:sz w:val="22"/>
                <w:szCs w:val="22"/>
              </w:rPr>
              <w:t>MXFP8</w:t>
            </w:r>
          </w:p>
        </w:tc>
        <w:tc>
          <w:tcPr>
            <w:tcW w:w="1782" w:type="dxa"/>
            <w:tcMar>
              <w:left w:w="105" w:type="dxa"/>
              <w:right w:w="105" w:type="dxa"/>
            </w:tcMar>
            <w:vAlign w:val="center"/>
          </w:tcPr>
          <w:p w14:paraId="53B43275" w14:textId="03046FFE" w:rsidR="00E646FC" w:rsidRPr="00D849FD" w:rsidRDefault="008720A3">
            <w:pPr>
              <w:rPr>
                <w:rFonts w:ascii="Aptos" w:eastAsia="Aptos" w:hAnsi="Aptos" w:cs="Aptos"/>
                <w:color w:val="000000" w:themeColor="text1"/>
              </w:rPr>
            </w:pPr>
            <w:r w:rsidRPr="008720A3">
              <w:rPr>
                <w:rFonts w:ascii="Aptos" w:eastAsia="Aptos" w:hAnsi="Aptos" w:cs="Aptos"/>
                <w:color w:val="000000" w:themeColor="text1"/>
              </w:rPr>
              <w:t>0.992</w:t>
            </w:r>
            <w:r w:rsidR="009F0A48">
              <w:rPr>
                <w:rFonts w:ascii="Aptos" w:eastAsia="Aptos" w:hAnsi="Aptos" w:cs="Aptos"/>
                <w:color w:val="000000" w:themeColor="text1"/>
              </w:rPr>
              <w:t>1</w:t>
            </w:r>
          </w:p>
        </w:tc>
        <w:tc>
          <w:tcPr>
            <w:tcW w:w="1450" w:type="dxa"/>
            <w:tcMar>
              <w:left w:w="105" w:type="dxa"/>
              <w:right w:w="105" w:type="dxa"/>
            </w:tcMar>
            <w:vAlign w:val="center"/>
          </w:tcPr>
          <w:p w14:paraId="43008D64" w14:textId="4B96B5AB" w:rsidR="00E646FC" w:rsidRPr="00FD16A7" w:rsidRDefault="00AF5103">
            <w:pPr>
              <w:rPr>
                <w:rFonts w:ascii="Aptos" w:eastAsia="Aptos" w:hAnsi="Aptos" w:cs="Aptos"/>
                <w:color w:val="000000" w:themeColor="text1"/>
              </w:rPr>
            </w:pPr>
            <w:r w:rsidRPr="00AF5103">
              <w:rPr>
                <w:rFonts w:ascii="Aptos" w:eastAsia="Aptos" w:hAnsi="Aptos" w:cs="Aptos"/>
                <w:color w:val="000000" w:themeColor="text1"/>
              </w:rPr>
              <w:t>0.9818</w:t>
            </w:r>
          </w:p>
        </w:tc>
        <w:tc>
          <w:tcPr>
            <w:tcW w:w="1495" w:type="dxa"/>
            <w:tcMar>
              <w:left w:w="105" w:type="dxa"/>
              <w:right w:w="105" w:type="dxa"/>
            </w:tcMar>
            <w:vAlign w:val="center"/>
          </w:tcPr>
          <w:p w14:paraId="073D1BD5" w14:textId="01310BE2" w:rsidR="00E646FC" w:rsidRPr="00FD16A7" w:rsidRDefault="00AF5103">
            <w:pPr>
              <w:rPr>
                <w:rFonts w:ascii="Aptos" w:eastAsia="Aptos" w:hAnsi="Aptos" w:cs="Aptos"/>
                <w:color w:val="000000" w:themeColor="text1"/>
              </w:rPr>
            </w:pPr>
            <w:r w:rsidRPr="00AF5103">
              <w:rPr>
                <w:rFonts w:ascii="Aptos" w:eastAsia="Aptos" w:hAnsi="Aptos" w:cs="Aptos"/>
                <w:color w:val="000000" w:themeColor="text1"/>
              </w:rPr>
              <w:t>0.9645</w:t>
            </w:r>
          </w:p>
        </w:tc>
        <w:tc>
          <w:tcPr>
            <w:tcW w:w="1503" w:type="dxa"/>
            <w:vAlign w:val="center"/>
          </w:tcPr>
          <w:p w14:paraId="4E618070" w14:textId="638F8C8F" w:rsidR="00E646FC" w:rsidRPr="00F44B4F" w:rsidRDefault="009F0A48" w:rsidP="00EF1913">
            <w:pPr>
              <w:rPr>
                <w:rFonts w:ascii="Aptos" w:eastAsia="Aptos" w:hAnsi="Aptos" w:cs="Aptos"/>
                <w:color w:val="000000" w:themeColor="text1"/>
              </w:rPr>
            </w:pPr>
            <w:r w:rsidRPr="009F0A48">
              <w:rPr>
                <w:rFonts w:ascii="Aptos" w:eastAsia="Aptos" w:hAnsi="Aptos" w:cs="Aptos"/>
                <w:color w:val="000000" w:themeColor="text1"/>
              </w:rPr>
              <w:t>0.9812</w:t>
            </w:r>
          </w:p>
        </w:tc>
        <w:tc>
          <w:tcPr>
            <w:tcW w:w="1455" w:type="dxa"/>
            <w:vAlign w:val="center"/>
          </w:tcPr>
          <w:p w14:paraId="0D891C29" w14:textId="7A0FC864" w:rsidR="00E646FC" w:rsidRPr="00C93014" w:rsidRDefault="00B607D4" w:rsidP="006372F3">
            <w:pPr>
              <w:rPr>
                <w:rFonts w:ascii="Aptos" w:eastAsia="Aptos" w:hAnsi="Aptos" w:cs="Aptos"/>
                <w:color w:val="000000" w:themeColor="text1"/>
              </w:rPr>
            </w:pPr>
            <w:r w:rsidRPr="00B607D4">
              <w:rPr>
                <w:rFonts w:ascii="Aptos" w:eastAsia="Aptos" w:hAnsi="Aptos" w:cs="Aptos"/>
                <w:color w:val="000000" w:themeColor="text1"/>
              </w:rPr>
              <w:t>0.988</w:t>
            </w:r>
            <w:r>
              <w:rPr>
                <w:rFonts w:ascii="Aptos" w:eastAsia="Aptos" w:hAnsi="Aptos" w:cs="Aptos"/>
                <w:color w:val="000000" w:themeColor="text1"/>
              </w:rPr>
              <w:t>3</w:t>
            </w:r>
          </w:p>
        </w:tc>
      </w:tr>
    </w:tbl>
    <w:p w14:paraId="2DF2065C" w14:textId="77777777" w:rsidR="00052DEE" w:rsidRPr="00494FC0" w:rsidRDefault="00052DEE" w:rsidP="00430D63">
      <w:pPr>
        <w:rPr>
          <w:rFonts w:eastAsia="DengXian"/>
        </w:rPr>
      </w:pPr>
    </w:p>
    <w:p w14:paraId="31DFFE64" w14:textId="0D105441" w:rsidR="00AC453A" w:rsidRDefault="00AC453A" w:rsidP="00AC453A">
      <w:pPr>
        <w:pStyle w:val="Heading3"/>
        <w:numPr>
          <w:ilvl w:val="0"/>
          <w:numId w:val="26"/>
        </w:numPr>
        <w:rPr>
          <w:b/>
          <w:bCs/>
          <w:color w:val="auto"/>
        </w:rPr>
      </w:pPr>
      <w:bookmarkStart w:id="190" w:name="_Toc228179981"/>
      <w:r w:rsidRPr="1ED4F078">
        <w:rPr>
          <w:rFonts w:eastAsia="DengXian"/>
          <w:b/>
          <w:bCs/>
          <w:color w:val="auto"/>
        </w:rPr>
        <w:t>Low Precision Finetuning</w:t>
      </w:r>
      <w:r w:rsidR="00175679">
        <w:rPr>
          <w:rFonts w:eastAsia="DengXian"/>
          <w:b/>
          <w:bCs/>
          <w:color w:val="auto"/>
        </w:rPr>
        <w:t xml:space="preserve"> Recipe</w:t>
      </w:r>
      <w:bookmarkEnd w:id="190"/>
    </w:p>
    <w:p w14:paraId="7B9348E6" w14:textId="4B747A97" w:rsidR="00823863" w:rsidRDefault="00823863">
      <w:r>
        <w:t>Low precision tuning becomes more popular in the pretraining and finetuning scenarios, such as DeepSeek models that pretrained with FP8, gpt-oss model that finetuned with MXFP4. In this recipe, we will explore some low precision recipes on training, including BF</w:t>
      </w:r>
      <w:commentRangeStart w:id="191"/>
      <w:commentRangeStart w:id="192"/>
      <w:r>
        <w:t>16/FP8/MXFP8/MXFP4</w:t>
      </w:r>
      <w:commentRangeEnd w:id="191"/>
      <w:r>
        <w:rPr>
          <w:rStyle w:val="CommentReference"/>
          <w:sz w:val="24"/>
          <w:szCs w:val="24"/>
        </w:rPr>
        <w:commentReference w:id="191"/>
      </w:r>
      <w:commentRangeEnd w:id="192"/>
      <w:r>
        <w:rPr>
          <w:rStyle w:val="CommentReference"/>
          <w:sz w:val="24"/>
          <w:szCs w:val="24"/>
        </w:rPr>
        <w:commentReference w:id="192"/>
      </w:r>
      <w:r>
        <w:t>, or some mixed/hybrid precision recipes, like MXFP4 forward with MXFP8 backward, etc.</w:t>
      </w:r>
    </w:p>
    <w:p w14:paraId="2731A88D" w14:textId="6A31587A" w:rsidR="4B3719BD" w:rsidRDefault="00175679" w:rsidP="00175679">
      <w:pPr>
        <w:pStyle w:val="Heading3"/>
        <w:numPr>
          <w:ilvl w:val="1"/>
          <w:numId w:val="26"/>
        </w:numPr>
        <w:rPr>
          <w:b/>
          <w:bCs/>
          <w:color w:val="auto"/>
          <w:sz w:val="24"/>
          <w:szCs w:val="24"/>
        </w:rPr>
      </w:pPr>
      <w:r>
        <w:rPr>
          <w:b/>
          <w:bCs/>
          <w:color w:val="auto"/>
        </w:rPr>
        <w:t xml:space="preserve"> </w:t>
      </w:r>
      <w:bookmarkStart w:id="194" w:name="_Toc228179982"/>
      <w:r w:rsidR="0EBBB8DF" w:rsidRPr="1ED4F078">
        <w:rPr>
          <w:b/>
          <w:bCs/>
          <w:color w:val="auto"/>
        </w:rPr>
        <w:t>Frameworks &amp; Models &amp; Datasets &amp; Benchmarks</w:t>
      </w:r>
      <w:bookmarkEnd w:id="194"/>
    </w:p>
    <w:p w14:paraId="504F9632" w14:textId="2474EAE9" w:rsidR="4B3719BD" w:rsidRPr="001679CF" w:rsidRDefault="30601465" w:rsidP="15F15F9D">
      <w:r>
        <w:t>For the training frameworks, we utilize Megatron-LM, which is more efficient for training</w:t>
      </w:r>
      <w:r w:rsidR="00FA5A61">
        <w:rPr>
          <w:rFonts w:eastAsia="DengXian" w:hint="eastAsia"/>
        </w:rPr>
        <w:t xml:space="preserve"> with n</w:t>
      </w:r>
      <w:r w:rsidR="00346F7A">
        <w:rPr>
          <w:rFonts w:eastAsia="DengXian" w:hint="eastAsia"/>
        </w:rPr>
        <w:t xml:space="preserve">ew </w:t>
      </w:r>
      <w:r w:rsidR="00FA5A61">
        <w:rPr>
          <w:rFonts w:eastAsia="DengXian" w:hint="eastAsia"/>
        </w:rPr>
        <w:t>recipe</w:t>
      </w:r>
      <w:r w:rsidR="00346F7A">
        <w:rPr>
          <w:rFonts w:eastAsia="DengXian" w:hint="eastAsia"/>
        </w:rPr>
        <w:t>s val</w:t>
      </w:r>
      <w:r w:rsidR="001679CF">
        <w:rPr>
          <w:rFonts w:eastAsia="DengXian" w:hint="eastAsia"/>
        </w:rPr>
        <w:t>idated on N</w:t>
      </w:r>
      <w:r w:rsidR="001679CF">
        <w:rPr>
          <w:rFonts w:eastAsia="DengXian"/>
        </w:rPr>
        <w:t>v</w:t>
      </w:r>
      <w:r w:rsidR="001679CF">
        <w:rPr>
          <w:rFonts w:eastAsia="DengXian" w:hint="eastAsia"/>
        </w:rPr>
        <w:t>idia platform</w:t>
      </w:r>
      <w:r w:rsidR="00A91A20">
        <w:rPr>
          <w:rFonts w:eastAsia="DengXian" w:hint="eastAsia"/>
        </w:rPr>
        <w:t>s</w:t>
      </w:r>
      <w:r w:rsidR="001679CF">
        <w:rPr>
          <w:rFonts w:eastAsia="DengXian" w:hint="eastAsia"/>
        </w:rPr>
        <w:t>.</w:t>
      </w:r>
    </w:p>
    <w:p w14:paraId="6C10FC68" w14:textId="7EA200AA" w:rsidR="4B3719BD" w:rsidRDefault="30601465" w:rsidP="095E603B">
      <w:r>
        <w:lastRenderedPageBreak/>
        <w:t xml:space="preserve">For the models, we support the </w:t>
      </w:r>
      <w:r w:rsidR="00192CA5">
        <w:rPr>
          <w:rFonts w:eastAsia="DengXian" w:hint="eastAsia"/>
        </w:rPr>
        <w:t>initial</w:t>
      </w:r>
      <w:r>
        <w:t xml:space="preserve"> models, like Llama3.1-8B-Instruct, Llama3.3-70B-Instruct.</w:t>
      </w:r>
    </w:p>
    <w:p w14:paraId="57FA5375" w14:textId="5A9F98C5" w:rsidR="4B3719BD" w:rsidRDefault="30601465" w:rsidP="095E603B">
      <w:pPr>
        <w:spacing w:before="240" w:after="240"/>
        <w:rPr>
          <w:rFonts w:ascii="Aptos" w:eastAsia="Aptos" w:hAnsi="Aptos" w:cs="Aptos"/>
        </w:rPr>
      </w:pPr>
      <w:r>
        <w:t xml:space="preserve">For the datasets, we select some reasoning datasets to improve the LLMs reasoning performance to conduct low precision finetuning experiments. We select 2 reasoning datasets: </w:t>
      </w:r>
      <w:hyperlink r:id="rId28">
        <w:r w:rsidRPr="095E603B">
          <w:rPr>
            <w:rStyle w:val="Hyperlink"/>
            <w:rFonts w:ascii="Aptos" w:eastAsia="Aptos" w:hAnsi="Aptos" w:cs="Aptos"/>
          </w:rPr>
          <w:t>https://huggingface.co/datasets/NovaSky-AI/Sky-T1_data_17k</w:t>
        </w:r>
      </w:hyperlink>
      <w:r>
        <w:t xml:space="preserve">, </w:t>
      </w:r>
      <w:hyperlink r:id="rId29">
        <w:r w:rsidRPr="095E603B">
          <w:rPr>
            <w:rStyle w:val="Hyperlink"/>
            <w:rFonts w:ascii="Aptos" w:eastAsia="Aptos" w:hAnsi="Aptos" w:cs="Aptos"/>
          </w:rPr>
          <w:t>NovaSky-AI/Sky-T1_preference_data_10k · Datasets at Hugging Face</w:t>
        </w:r>
      </w:hyperlink>
      <w:r w:rsidRPr="095E603B">
        <w:rPr>
          <w:rFonts w:ascii="Aptos" w:eastAsia="Aptos" w:hAnsi="Aptos" w:cs="Aptos"/>
        </w:rPr>
        <w:t>.</w:t>
      </w:r>
    </w:p>
    <w:p w14:paraId="30FBF8B5" w14:textId="5CFF642F" w:rsidR="4B3719BD" w:rsidRDefault="30601465" w:rsidP="095E603B">
      <w:r>
        <w:t>For the benchmarks, non-reasoning benchmarks, such as mmlu, gsm8k, piqa, hellaswag and reasoning benchmarks, such as gpqa_diamod, math500, gsm8k (reasoning).</w:t>
      </w:r>
    </w:p>
    <w:p w14:paraId="4288126A" w14:textId="0B2995C4" w:rsidR="4B3719BD" w:rsidRDefault="4B3719BD" w:rsidP="15F15F9D"/>
    <w:p w14:paraId="1630F647" w14:textId="04AAC81B" w:rsidR="4B3719BD" w:rsidRDefault="00175679" w:rsidP="00175679">
      <w:pPr>
        <w:pStyle w:val="Heading3"/>
        <w:numPr>
          <w:ilvl w:val="1"/>
          <w:numId w:val="26"/>
        </w:numPr>
        <w:rPr>
          <w:b/>
          <w:bCs/>
          <w:color w:val="auto"/>
        </w:rPr>
      </w:pPr>
      <w:r>
        <w:rPr>
          <w:b/>
          <w:bCs/>
          <w:color w:val="auto"/>
        </w:rPr>
        <w:t xml:space="preserve"> </w:t>
      </w:r>
      <w:bookmarkStart w:id="195" w:name="_Toc228179983"/>
      <w:r w:rsidR="25BD3911" w:rsidRPr="1ED4F078">
        <w:rPr>
          <w:b/>
          <w:bCs/>
          <w:color w:val="auto"/>
        </w:rPr>
        <w:t>L</w:t>
      </w:r>
      <w:r w:rsidR="0EBBB8DF" w:rsidRPr="1ED4F078">
        <w:rPr>
          <w:b/>
          <w:bCs/>
          <w:color w:val="auto"/>
        </w:rPr>
        <w:t>lama-3.1-8B-Instruct</w:t>
      </w:r>
      <w:bookmarkEnd w:id="195"/>
    </w:p>
    <w:p w14:paraId="5AD1B203" w14:textId="49098682" w:rsidR="788ED881" w:rsidRPr="00192CA5" w:rsidRDefault="0E05A506" w:rsidP="00175679">
      <w:pPr>
        <w:pStyle w:val="Heading3"/>
        <w:numPr>
          <w:ilvl w:val="3"/>
          <w:numId w:val="26"/>
        </w:numPr>
        <w:rPr>
          <w:b/>
          <w:bCs/>
          <w:color w:val="auto"/>
        </w:rPr>
      </w:pPr>
      <w:bookmarkStart w:id="196" w:name="_Toc228179984"/>
      <w:r w:rsidRPr="1ED4F078">
        <w:rPr>
          <w:b/>
          <w:bCs/>
          <w:color w:val="auto"/>
        </w:rPr>
        <w:t>Supervised Fine-Tuning (SFT)</w:t>
      </w:r>
      <w:r w:rsidR="30616760" w:rsidRPr="1ED4F078">
        <w:rPr>
          <w:b/>
          <w:bCs/>
          <w:color w:val="auto"/>
        </w:rPr>
        <w:t xml:space="preserve"> </w:t>
      </w:r>
      <w:r w:rsidR="5F870449" w:rsidRPr="169E1C66">
        <w:rPr>
          <w:b/>
          <w:bCs/>
          <w:color w:val="auto"/>
        </w:rPr>
        <w:t>MXFP8</w:t>
      </w:r>
      <w:bookmarkEnd w:id="196"/>
    </w:p>
    <w:p w14:paraId="029072FF" w14:textId="4BD2E928" w:rsidR="7B14C403" w:rsidRPr="004B3CF1" w:rsidRDefault="0A2A69E0">
      <w:pPr>
        <w:rPr>
          <w:rFonts w:eastAsia="DengXian"/>
        </w:rPr>
      </w:pPr>
      <w:r>
        <w:t xml:space="preserve">The </w:t>
      </w:r>
      <w:r w:rsidR="00192CA5">
        <w:t>table below</w:t>
      </w:r>
      <w:r>
        <w:t xml:space="preserve"> shows </w:t>
      </w:r>
      <w:r w:rsidR="00A5516B">
        <w:rPr>
          <w:rFonts w:eastAsia="DengXian" w:hint="eastAsia"/>
        </w:rPr>
        <w:t>the common recipe for BF16 finetuning and the additional recipe for low-precision fine-tuning.</w:t>
      </w:r>
    </w:p>
    <w:p w14:paraId="08AE565B" w14:textId="4014A20E" w:rsidR="460BFD29" w:rsidRDefault="7D6652A5" w:rsidP="5A80A118">
      <w:r>
        <w:t xml:space="preserve">The common </w:t>
      </w:r>
      <w:r w:rsidR="00A57D03">
        <w:rPr>
          <w:rFonts w:eastAsia="DengXian" w:hint="eastAsia"/>
        </w:rPr>
        <w:t>recipe</w:t>
      </w:r>
      <w:r>
        <w:t xml:space="preserve"> for </w:t>
      </w:r>
      <w:r w:rsidR="00A5516B">
        <w:rPr>
          <w:rFonts w:eastAsia="DengXian" w:hint="eastAsia"/>
        </w:rPr>
        <w:t>BF16 f</w:t>
      </w:r>
      <w:r>
        <w:t>inetuning:</w:t>
      </w:r>
    </w:p>
    <w:tbl>
      <w:tblPr>
        <w:tblW w:w="0" w:type="auto"/>
        <w:tblLook w:val="06A0" w:firstRow="1" w:lastRow="0" w:firstColumn="1" w:lastColumn="0" w:noHBand="1" w:noVBand="1"/>
      </w:tblPr>
      <w:tblGrid>
        <w:gridCol w:w="1679"/>
        <w:gridCol w:w="3675"/>
        <w:gridCol w:w="2910"/>
      </w:tblGrid>
      <w:tr w:rsidR="00C17BE5" w14:paraId="02F0410C" w14:textId="77777777" w:rsidTr="3441ACB6">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82E93A0" w14:textId="6C3E6826" w:rsidR="3441ACB6" w:rsidRDefault="3441ACB6" w:rsidP="3441ACB6">
            <w:pPr>
              <w:spacing w:after="0"/>
              <w:jc w:val="center"/>
              <w:rPr>
                <w:rFonts w:ascii="Aptos Narrow" w:eastAsia="Aptos Narrow" w:hAnsi="Aptos Narrow" w:cs="Aptos Narrow"/>
                <w:b/>
                <w:bCs/>
                <w:color w:val="000000" w:themeColor="text1"/>
                <w:sz w:val="22"/>
                <w:szCs w:val="22"/>
              </w:rPr>
            </w:pPr>
            <w:r w:rsidRPr="3441ACB6">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3990E1A" w14:textId="505E33CF" w:rsidR="3441ACB6" w:rsidRDefault="3441ACB6" w:rsidP="3441ACB6">
            <w:pPr>
              <w:spacing w:after="0"/>
              <w:jc w:val="center"/>
              <w:rPr>
                <w:rFonts w:ascii="Aptos Narrow" w:eastAsia="Aptos Narrow" w:hAnsi="Aptos Narrow" w:cs="Aptos Narrow"/>
                <w:b/>
                <w:bCs/>
                <w:color w:val="000000" w:themeColor="text1"/>
                <w:sz w:val="22"/>
                <w:szCs w:val="22"/>
              </w:rPr>
            </w:pPr>
            <w:r w:rsidRPr="3441ACB6">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9A5C64" w14:textId="3DC8697C" w:rsidR="3441ACB6" w:rsidRDefault="3441ACB6" w:rsidP="3441ACB6">
            <w:pPr>
              <w:jc w:val="center"/>
              <w:rPr>
                <w:rFonts w:ascii="Aptos Narrow" w:eastAsia="Aptos Narrow" w:hAnsi="Aptos Narrow" w:cs="Aptos Narrow"/>
                <w:b/>
                <w:bCs/>
                <w:color w:val="000000" w:themeColor="text1"/>
                <w:sz w:val="22"/>
                <w:szCs w:val="22"/>
              </w:rPr>
            </w:pPr>
            <w:r w:rsidRPr="3441ACB6">
              <w:rPr>
                <w:rFonts w:ascii="Aptos Narrow" w:eastAsia="Aptos Narrow" w:hAnsi="Aptos Narrow" w:cs="Aptos Narrow"/>
                <w:b/>
                <w:bCs/>
                <w:color w:val="000000" w:themeColor="text1"/>
                <w:sz w:val="22"/>
                <w:szCs w:val="22"/>
              </w:rPr>
              <w:t>comments</w:t>
            </w:r>
          </w:p>
        </w:tc>
      </w:tr>
      <w:tr w:rsidR="00C17BE5" w14:paraId="520385B0" w14:textId="77777777" w:rsidTr="3441ACB6">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06A0BF" w14:textId="2F58C9CA"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optimizer</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6C5BED" w14:textId="5AE9993A"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adam, -adam-beta1 0.9 --adam-beta2 0.95 --adam-eps 1e-5</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15FC9D" w14:textId="27F725D0" w:rsidR="3441ACB6" w:rsidRDefault="3441ACB6" w:rsidP="3441ACB6">
            <w:pPr>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high precision (FP32) when updating weights</w:t>
            </w:r>
          </w:p>
        </w:tc>
      </w:tr>
      <w:tr w:rsidR="00C17BE5" w14:paraId="3DF9974A" w14:textId="77777777" w:rsidTr="3441ACB6">
        <w:trPr>
          <w:trHeight w:val="36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AA3EB6F" w14:textId="43CBA0EE"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Learning rate</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C466D17" w14:textId="10755765"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2e-5, min-lr=1e-6</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3F05CC" w14:textId="119BE27A" w:rsidR="3441ACB6" w:rsidRDefault="3441ACB6" w:rsidP="3441ACB6">
            <w:pPr>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lr-decay-style= cosine</w:t>
            </w:r>
          </w:p>
        </w:tc>
      </w:tr>
      <w:tr w:rsidR="00C17BE5" w14:paraId="44ACC68B" w14:textId="77777777" w:rsidTr="3441ACB6">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02712AC" w14:textId="3AB0B1FC"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Weight decay</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0D9844" w14:textId="28A9AB54"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0.1</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94532C9" w14:textId="5C64F9D0" w:rsidR="3441ACB6" w:rsidRDefault="3441ACB6" w:rsidP="3441ACB6">
            <w:pPr>
              <w:jc w:val="center"/>
              <w:rPr>
                <w:rFonts w:ascii="Aptos Narrow" w:eastAsia="Aptos Narrow" w:hAnsi="Aptos Narrow" w:cs="Aptos Narrow"/>
                <w:color w:val="000000" w:themeColor="text1"/>
                <w:sz w:val="22"/>
                <w:szCs w:val="22"/>
              </w:rPr>
            </w:pPr>
          </w:p>
        </w:tc>
      </w:tr>
      <w:tr w:rsidR="00C17BE5" w14:paraId="654BADCD" w14:textId="77777777" w:rsidTr="3441ACB6">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F80092" w14:textId="7B03B889"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Batch size</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048C356" w14:textId="2A3491DE"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global batch size=8, micro batch size=2</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A92D14" w14:textId="512EF5B2" w:rsidR="3441ACB6" w:rsidRDefault="3441ACB6" w:rsidP="3441ACB6">
            <w:pPr>
              <w:jc w:val="center"/>
              <w:rPr>
                <w:rFonts w:ascii="Aptos Narrow" w:eastAsia="Aptos Narrow" w:hAnsi="Aptos Narrow" w:cs="Aptos Narrow"/>
                <w:color w:val="000000" w:themeColor="text1"/>
                <w:sz w:val="22"/>
                <w:szCs w:val="22"/>
              </w:rPr>
            </w:pPr>
          </w:p>
        </w:tc>
      </w:tr>
      <w:tr w:rsidR="00C17BE5" w14:paraId="44A8C993" w14:textId="77777777" w:rsidTr="3441ACB6">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60F2E4" w14:textId="248AAB4A"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Training steps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A5CE7A7" w14:textId="38185324" w:rsidR="3441ACB6" w:rsidRDefault="3441ACB6" w:rsidP="3441ACB6">
            <w:pPr>
              <w:spacing w:after="0"/>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6400</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4D7A4C5" w14:textId="3E8184E9" w:rsidR="3441ACB6" w:rsidRDefault="3441ACB6" w:rsidP="3441ACB6">
            <w:pPr>
              <w:jc w:val="center"/>
              <w:rPr>
                <w:rFonts w:ascii="Aptos Narrow" w:eastAsia="Aptos Narrow" w:hAnsi="Aptos Narrow" w:cs="Aptos Narrow"/>
                <w:color w:val="000000" w:themeColor="text1"/>
                <w:sz w:val="22"/>
                <w:szCs w:val="22"/>
              </w:rPr>
            </w:pPr>
          </w:p>
        </w:tc>
      </w:tr>
      <w:tr w:rsidR="00C17BE5" w14:paraId="72410B5A" w14:textId="77777777" w:rsidTr="3441ACB6">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482643" w14:textId="5C084F7D" w:rsidR="3441ACB6" w:rsidRDefault="3441ACB6" w:rsidP="3441ACB6">
            <w:pPr>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dataset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8C965B6" w14:textId="70DDBCDB" w:rsidR="3441ACB6" w:rsidRDefault="3441ACB6" w:rsidP="3441ACB6">
            <w:pPr>
              <w:jc w:val="center"/>
              <w:rPr>
                <w:rFonts w:ascii="Aptos Narrow" w:eastAsia="Aptos Narrow" w:hAnsi="Aptos Narrow" w:cs="Aptos Narrow"/>
                <w:color w:val="000000" w:themeColor="text1"/>
                <w:sz w:val="22"/>
                <w:szCs w:val="22"/>
              </w:rPr>
            </w:pPr>
            <w:r w:rsidRPr="3441ACB6">
              <w:rPr>
                <w:rFonts w:ascii="Aptos Narrow" w:eastAsia="Aptos Narrow" w:hAnsi="Aptos Narrow" w:cs="Aptos Narrow"/>
                <w:color w:val="000000" w:themeColor="text1"/>
                <w:sz w:val="22"/>
                <w:szCs w:val="22"/>
              </w:rPr>
              <w:t>Total examples=27k, sequence length=8k</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204F6FF" w14:textId="788A75DA" w:rsidR="3441ACB6" w:rsidRDefault="3441ACB6" w:rsidP="3441ACB6">
            <w:pPr>
              <w:jc w:val="center"/>
              <w:rPr>
                <w:rFonts w:ascii="Aptos Narrow" w:eastAsia="Aptos Narrow" w:hAnsi="Aptos Narrow" w:cs="Aptos Narrow"/>
                <w:color w:val="000000" w:themeColor="text1"/>
                <w:sz w:val="22"/>
                <w:szCs w:val="22"/>
              </w:rPr>
            </w:pPr>
          </w:p>
        </w:tc>
      </w:tr>
    </w:tbl>
    <w:p w14:paraId="0278EE21" w14:textId="6E8F3381" w:rsidR="041BDFA7" w:rsidRPr="00A57D03" w:rsidRDefault="041BDFA7">
      <w:pPr>
        <w:rPr>
          <w:rFonts w:eastAsia="DengXian"/>
        </w:rPr>
      </w:pPr>
    </w:p>
    <w:p w14:paraId="5ADBDAAA" w14:textId="3E450000" w:rsidR="041BDFA7" w:rsidRDefault="1B542457" w:rsidP="6A574FCB">
      <w:r>
        <w:t xml:space="preserve">FP8 </w:t>
      </w:r>
      <w:r w:rsidR="00A5516B">
        <w:rPr>
          <w:rFonts w:eastAsia="DengXian" w:hint="eastAsia"/>
        </w:rPr>
        <w:t>recipe</w:t>
      </w:r>
      <w:r>
        <w:t>:</w:t>
      </w:r>
    </w:p>
    <w:tbl>
      <w:tblPr>
        <w:tblW w:w="0" w:type="auto"/>
        <w:tblLook w:val="06A0" w:firstRow="1" w:lastRow="0" w:firstColumn="1" w:lastColumn="0" w:noHBand="1" w:noVBand="1"/>
      </w:tblPr>
      <w:tblGrid>
        <w:gridCol w:w="1679"/>
        <w:gridCol w:w="3675"/>
        <w:gridCol w:w="2910"/>
      </w:tblGrid>
      <w:tr w:rsidR="00C17BE5" w14:paraId="1A4A71B4" w14:textId="77777777" w:rsidTr="00D15627">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435A70" w14:textId="6C3E6826" w:rsidR="3C594D2E" w:rsidRDefault="3C594D2E" w:rsidP="3C594D2E">
            <w:pPr>
              <w:spacing w:after="0"/>
              <w:jc w:val="center"/>
              <w:rPr>
                <w:rFonts w:ascii="Aptos Narrow" w:eastAsia="Aptos Narrow" w:hAnsi="Aptos Narrow" w:cs="Aptos Narrow"/>
                <w:b/>
                <w:bCs/>
                <w:color w:val="000000" w:themeColor="text1"/>
                <w:sz w:val="22"/>
                <w:szCs w:val="22"/>
              </w:rPr>
            </w:pPr>
            <w:r w:rsidRPr="3C594D2E">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1D18988" w14:textId="505E33CF" w:rsidR="3C594D2E" w:rsidRDefault="3C594D2E" w:rsidP="3C594D2E">
            <w:pPr>
              <w:spacing w:after="0"/>
              <w:jc w:val="center"/>
              <w:rPr>
                <w:rFonts w:ascii="Aptos Narrow" w:eastAsia="Aptos Narrow" w:hAnsi="Aptos Narrow" w:cs="Aptos Narrow"/>
                <w:b/>
                <w:bCs/>
                <w:color w:val="000000" w:themeColor="text1"/>
                <w:sz w:val="22"/>
                <w:szCs w:val="22"/>
              </w:rPr>
            </w:pPr>
            <w:r w:rsidRPr="3C594D2E">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5E3287" w14:textId="3DC8697C" w:rsidR="3C594D2E" w:rsidRDefault="3C594D2E" w:rsidP="3C594D2E">
            <w:pPr>
              <w:jc w:val="center"/>
              <w:rPr>
                <w:rFonts w:ascii="Aptos Narrow" w:eastAsia="Aptos Narrow" w:hAnsi="Aptos Narrow" w:cs="Aptos Narrow"/>
                <w:b/>
                <w:bCs/>
                <w:color w:val="000000" w:themeColor="text1"/>
                <w:sz w:val="22"/>
                <w:szCs w:val="22"/>
              </w:rPr>
            </w:pPr>
            <w:r w:rsidRPr="3C594D2E">
              <w:rPr>
                <w:rFonts w:ascii="Aptos Narrow" w:eastAsia="Aptos Narrow" w:hAnsi="Aptos Narrow" w:cs="Aptos Narrow"/>
                <w:b/>
                <w:bCs/>
                <w:color w:val="000000" w:themeColor="text1"/>
                <w:sz w:val="22"/>
                <w:szCs w:val="22"/>
              </w:rPr>
              <w:t>comments</w:t>
            </w:r>
          </w:p>
        </w:tc>
      </w:tr>
      <w:tr w:rsidR="00C17BE5" w14:paraId="5281950B" w14:textId="77777777" w:rsidTr="00D15627">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748568" w14:textId="5B98E963" w:rsidR="3C594D2E" w:rsidRDefault="3C594D2E" w:rsidP="3C594D2E">
            <w:pPr>
              <w:spacing w:after="0"/>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t>recipes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3A732D7" w14:textId="62CC5C3A" w:rsidR="3C594D2E" w:rsidRDefault="3C594D2E" w:rsidP="3C594D2E">
            <w:pPr>
              <w:spacing w:after="0"/>
              <w:jc w:val="center"/>
              <w:rPr>
                <w:rFonts w:ascii="Aptos Narrow" w:eastAsia="Aptos Narrow" w:hAnsi="Aptos Narrow" w:cs="Aptos Narrow"/>
                <w:color w:val="000000" w:themeColor="text1"/>
                <w:sz w:val="22"/>
                <w:szCs w:val="22"/>
              </w:rPr>
            </w:pPr>
            <w:r w:rsidRPr="6A574FCB">
              <w:rPr>
                <w:rFonts w:ascii="Aptos Narrow" w:eastAsia="Aptos Narrow" w:hAnsi="Aptos Narrow" w:cs="Aptos Narrow"/>
                <w:color w:val="000000" w:themeColor="text1"/>
                <w:sz w:val="22"/>
                <w:szCs w:val="22"/>
              </w:rPr>
              <w:t>FP8</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BB46040" w14:textId="37B60A28" w:rsidR="3C594D2E" w:rsidRDefault="3C594D2E" w:rsidP="3C594D2E">
            <w:pPr>
              <w:jc w:val="center"/>
              <w:rPr>
                <w:rFonts w:ascii="Aptos Narrow" w:eastAsia="Aptos Narrow" w:hAnsi="Aptos Narrow" w:cs="Aptos Narrow"/>
                <w:color w:val="000000" w:themeColor="text1"/>
                <w:sz w:val="22"/>
                <w:szCs w:val="22"/>
              </w:rPr>
            </w:pPr>
          </w:p>
        </w:tc>
      </w:tr>
      <w:tr w:rsidR="00C17BE5" w14:paraId="51743A72" w14:textId="77777777" w:rsidTr="00D15627">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2279EA" w14:textId="3E79F478" w:rsidR="3C594D2E" w:rsidRDefault="3C594D2E" w:rsidP="3C594D2E">
            <w:pPr>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t>quantized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60637D" w14:textId="27215589" w:rsidR="3C594D2E" w:rsidRDefault="3C594D2E" w:rsidP="3C594D2E">
            <w:pPr>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t>linear</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BCEFE5" w14:textId="6763C25B" w:rsidR="3C594D2E" w:rsidRDefault="3C594D2E" w:rsidP="3C594D2E">
            <w:pPr>
              <w:jc w:val="center"/>
              <w:rPr>
                <w:rFonts w:ascii="Aptos Narrow" w:eastAsia="Aptos Narrow" w:hAnsi="Aptos Narrow" w:cs="Aptos Narrow"/>
                <w:color w:val="000000" w:themeColor="text1"/>
                <w:sz w:val="22"/>
                <w:szCs w:val="22"/>
              </w:rPr>
            </w:pPr>
          </w:p>
        </w:tc>
      </w:tr>
      <w:tr w:rsidR="00C17BE5" w14:paraId="312786B5" w14:textId="77777777" w:rsidTr="00D15627">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1D742C7" w14:textId="10098B11" w:rsidR="3C594D2E" w:rsidRDefault="3C594D2E" w:rsidP="3C594D2E">
            <w:pPr>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lastRenderedPageBreak/>
              <w:t>exclude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C31A6F6" w14:textId="390BDD19" w:rsidR="3C594D2E" w:rsidRDefault="3C594D2E" w:rsidP="3C594D2E">
            <w:pPr>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t>embedding, lm_head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9CA34C" w14:textId="18067E2F" w:rsidR="3C594D2E" w:rsidRDefault="3C594D2E" w:rsidP="3C594D2E">
            <w:pPr>
              <w:jc w:val="center"/>
              <w:rPr>
                <w:rFonts w:ascii="Aptos Narrow" w:eastAsia="Aptos Narrow" w:hAnsi="Aptos Narrow" w:cs="Aptos Narrow"/>
                <w:color w:val="000000" w:themeColor="text1"/>
                <w:sz w:val="22"/>
                <w:szCs w:val="22"/>
              </w:rPr>
            </w:pPr>
          </w:p>
        </w:tc>
      </w:tr>
      <w:tr w:rsidR="00C17BE5" w14:paraId="41E2FE03" w14:textId="77777777" w:rsidTr="00D15627">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9EB2D6F" w14:textId="1930ED78" w:rsidR="3C594D2E" w:rsidRDefault="3C594D2E" w:rsidP="3C594D2E">
            <w:pPr>
              <w:spacing w:after="0"/>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t>FP8 format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9315D7D" w14:textId="58075032" w:rsidR="3C594D2E" w:rsidRDefault="3C594D2E" w:rsidP="3C594D2E">
            <w:pPr>
              <w:spacing w:after="0"/>
              <w:jc w:val="center"/>
              <w:rPr>
                <w:rFonts w:ascii="Aptos Narrow" w:eastAsia="Aptos Narrow" w:hAnsi="Aptos Narrow" w:cs="Aptos Narrow"/>
                <w:color w:val="000000" w:themeColor="text1"/>
                <w:sz w:val="22"/>
                <w:szCs w:val="22"/>
              </w:rPr>
            </w:pPr>
            <w:r w:rsidRPr="3C594D2E">
              <w:rPr>
                <w:rFonts w:ascii="Aptos Narrow" w:eastAsia="Aptos Narrow" w:hAnsi="Aptos Narrow" w:cs="Aptos Narrow"/>
                <w:color w:val="000000" w:themeColor="text1"/>
                <w:sz w:val="22"/>
                <w:szCs w:val="22"/>
              </w:rPr>
              <w:t>hybrid (E4M3 forward, E5M2 backward)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A566AE6" w14:textId="6E05C664" w:rsidR="3C594D2E" w:rsidRDefault="3C594D2E" w:rsidP="3C594D2E">
            <w:pPr>
              <w:jc w:val="center"/>
              <w:rPr>
                <w:rFonts w:ascii="Aptos Narrow" w:eastAsia="Aptos Narrow" w:hAnsi="Aptos Narrow" w:cs="Aptos Narrow"/>
                <w:color w:val="000000" w:themeColor="text1"/>
                <w:sz w:val="22"/>
                <w:szCs w:val="22"/>
              </w:rPr>
            </w:pPr>
          </w:p>
        </w:tc>
      </w:tr>
    </w:tbl>
    <w:p w14:paraId="2A83FF49" w14:textId="4382A024" w:rsidR="788ED881" w:rsidRDefault="788ED881" w:rsidP="3C594D2E"/>
    <w:p w14:paraId="4D42C98C" w14:textId="781DE2D4" w:rsidR="5D216361" w:rsidRDefault="14173EFB" w:rsidP="76681FAB">
      <w:r>
        <w:t xml:space="preserve">MXFP8 </w:t>
      </w:r>
      <w:r w:rsidR="00A5516B">
        <w:rPr>
          <w:rFonts w:eastAsia="DengXian" w:hint="eastAsia"/>
        </w:rPr>
        <w:t>recipe</w:t>
      </w:r>
      <w:r>
        <w:t>:</w:t>
      </w:r>
    </w:p>
    <w:tbl>
      <w:tblPr>
        <w:tblW w:w="0" w:type="auto"/>
        <w:tblLook w:val="06A0" w:firstRow="1" w:lastRow="0" w:firstColumn="1" w:lastColumn="0" w:noHBand="1" w:noVBand="1"/>
      </w:tblPr>
      <w:tblGrid>
        <w:gridCol w:w="1679"/>
        <w:gridCol w:w="3675"/>
        <w:gridCol w:w="2910"/>
      </w:tblGrid>
      <w:tr w:rsidR="00C17BE5" w14:paraId="2F1B3724" w14:textId="77777777" w:rsidTr="2C155B1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99E340" w14:textId="6C3E6826" w:rsidR="2C155B1A" w:rsidRDefault="2C155B1A" w:rsidP="2C155B1A">
            <w:pPr>
              <w:spacing w:after="0"/>
              <w:jc w:val="center"/>
              <w:rPr>
                <w:rFonts w:ascii="Aptos Narrow" w:eastAsia="Aptos Narrow" w:hAnsi="Aptos Narrow" w:cs="Aptos Narrow"/>
                <w:b/>
                <w:bCs/>
                <w:color w:val="000000" w:themeColor="text1"/>
                <w:sz w:val="22"/>
                <w:szCs w:val="22"/>
              </w:rPr>
            </w:pPr>
            <w:r w:rsidRPr="2C155B1A">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D460107" w14:textId="505E33CF" w:rsidR="2C155B1A" w:rsidRDefault="2C155B1A" w:rsidP="2C155B1A">
            <w:pPr>
              <w:spacing w:after="0"/>
              <w:jc w:val="center"/>
              <w:rPr>
                <w:rFonts w:ascii="Aptos Narrow" w:eastAsia="Aptos Narrow" w:hAnsi="Aptos Narrow" w:cs="Aptos Narrow"/>
                <w:b/>
                <w:bCs/>
                <w:color w:val="000000" w:themeColor="text1"/>
                <w:sz w:val="22"/>
                <w:szCs w:val="22"/>
              </w:rPr>
            </w:pPr>
            <w:r w:rsidRPr="2C155B1A">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0C3442" w14:textId="3DC8697C" w:rsidR="2C155B1A" w:rsidRDefault="2C155B1A" w:rsidP="2C155B1A">
            <w:pPr>
              <w:jc w:val="center"/>
              <w:rPr>
                <w:rFonts w:ascii="Aptos Narrow" w:eastAsia="Aptos Narrow" w:hAnsi="Aptos Narrow" w:cs="Aptos Narrow"/>
                <w:b/>
                <w:bCs/>
                <w:color w:val="000000" w:themeColor="text1"/>
                <w:sz w:val="22"/>
                <w:szCs w:val="22"/>
              </w:rPr>
            </w:pPr>
            <w:r w:rsidRPr="2C155B1A">
              <w:rPr>
                <w:rFonts w:ascii="Aptos Narrow" w:eastAsia="Aptos Narrow" w:hAnsi="Aptos Narrow" w:cs="Aptos Narrow"/>
                <w:b/>
                <w:bCs/>
                <w:color w:val="000000" w:themeColor="text1"/>
                <w:sz w:val="22"/>
                <w:szCs w:val="22"/>
              </w:rPr>
              <w:t>comments</w:t>
            </w:r>
          </w:p>
        </w:tc>
      </w:tr>
      <w:tr w:rsidR="00C17BE5" w14:paraId="493A0373" w14:textId="77777777" w:rsidTr="2C155B1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E69D44" w14:textId="5B98E963" w:rsidR="2C155B1A" w:rsidRDefault="2C155B1A" w:rsidP="2C155B1A">
            <w:pPr>
              <w:spacing w:after="0"/>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recipes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3D43F99" w14:textId="2EF02BFE" w:rsidR="70892386" w:rsidRDefault="70892386" w:rsidP="2C155B1A">
            <w:pPr>
              <w:spacing w:after="0"/>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MX</w:t>
            </w:r>
            <w:r w:rsidR="2C155B1A" w:rsidRPr="2C155B1A">
              <w:rPr>
                <w:rFonts w:ascii="Aptos Narrow" w:eastAsia="Aptos Narrow" w:hAnsi="Aptos Narrow" w:cs="Aptos Narrow"/>
                <w:color w:val="000000" w:themeColor="text1"/>
                <w:sz w:val="22"/>
                <w:szCs w:val="22"/>
              </w:rPr>
              <w:t>FP8</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ADEF79" w14:textId="37B60A28" w:rsidR="2C155B1A" w:rsidRDefault="2C155B1A" w:rsidP="2C155B1A">
            <w:pPr>
              <w:jc w:val="center"/>
              <w:rPr>
                <w:rFonts w:ascii="Aptos Narrow" w:eastAsia="Aptos Narrow" w:hAnsi="Aptos Narrow" w:cs="Aptos Narrow"/>
                <w:color w:val="000000" w:themeColor="text1"/>
                <w:sz w:val="22"/>
                <w:szCs w:val="22"/>
              </w:rPr>
            </w:pPr>
          </w:p>
        </w:tc>
      </w:tr>
      <w:tr w:rsidR="00C17BE5" w14:paraId="4B180370" w14:textId="77777777" w:rsidTr="2C155B1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E6C1F47" w14:textId="3E79F478" w:rsidR="2C155B1A" w:rsidRDefault="2C155B1A" w:rsidP="2C155B1A">
            <w:pPr>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quantized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D1081B" w14:textId="27215589" w:rsidR="2C155B1A" w:rsidRDefault="2C155B1A" w:rsidP="2C155B1A">
            <w:pPr>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linear</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5971A54" w14:textId="6763C25B" w:rsidR="2C155B1A" w:rsidRDefault="2C155B1A" w:rsidP="2C155B1A">
            <w:pPr>
              <w:jc w:val="center"/>
              <w:rPr>
                <w:rFonts w:ascii="Aptos Narrow" w:eastAsia="Aptos Narrow" w:hAnsi="Aptos Narrow" w:cs="Aptos Narrow"/>
                <w:color w:val="000000" w:themeColor="text1"/>
                <w:sz w:val="22"/>
                <w:szCs w:val="22"/>
              </w:rPr>
            </w:pPr>
          </w:p>
        </w:tc>
      </w:tr>
      <w:tr w:rsidR="00C17BE5" w14:paraId="270F4F1A" w14:textId="77777777" w:rsidTr="2C155B1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A9BE32B" w14:textId="10098B11" w:rsidR="2C155B1A" w:rsidRDefault="2C155B1A" w:rsidP="2C155B1A">
            <w:pPr>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exclude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3C26AC" w14:textId="390BDD19" w:rsidR="2C155B1A" w:rsidRDefault="2C155B1A" w:rsidP="2C155B1A">
            <w:pPr>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embedding, lm_head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53DC2A8" w14:textId="18067E2F" w:rsidR="2C155B1A" w:rsidRDefault="2C155B1A" w:rsidP="2C155B1A">
            <w:pPr>
              <w:jc w:val="center"/>
              <w:rPr>
                <w:rFonts w:ascii="Aptos Narrow" w:eastAsia="Aptos Narrow" w:hAnsi="Aptos Narrow" w:cs="Aptos Narrow"/>
                <w:color w:val="000000" w:themeColor="text1"/>
                <w:sz w:val="22"/>
                <w:szCs w:val="22"/>
              </w:rPr>
            </w:pPr>
          </w:p>
        </w:tc>
      </w:tr>
      <w:tr w:rsidR="00C17BE5" w14:paraId="767DFF1A" w14:textId="77777777" w:rsidTr="2C155B1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12599D" w14:textId="1930ED78" w:rsidR="2C155B1A" w:rsidRDefault="2C155B1A" w:rsidP="2C155B1A">
            <w:pPr>
              <w:spacing w:after="0"/>
              <w:jc w:val="center"/>
              <w:rPr>
                <w:rFonts w:ascii="Aptos Narrow" w:eastAsia="Aptos Narrow" w:hAnsi="Aptos Narrow" w:cs="Aptos Narrow"/>
                <w:color w:val="000000" w:themeColor="text1"/>
                <w:sz w:val="22"/>
                <w:szCs w:val="22"/>
              </w:rPr>
            </w:pPr>
            <w:r w:rsidRPr="2C155B1A">
              <w:rPr>
                <w:rFonts w:ascii="Aptos Narrow" w:eastAsia="Aptos Narrow" w:hAnsi="Aptos Narrow" w:cs="Aptos Narrow"/>
                <w:color w:val="000000" w:themeColor="text1"/>
                <w:sz w:val="22"/>
                <w:szCs w:val="22"/>
              </w:rPr>
              <w:t>FP8 format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C35D12" w14:textId="58075032" w:rsidR="2C155B1A" w:rsidRDefault="2C155B1A" w:rsidP="00311819">
            <w:pPr>
              <w:spacing w:after="0"/>
              <w:rPr>
                <w:rFonts w:ascii="Aptos Narrow" w:eastAsia="Aptos Narrow" w:hAnsi="Aptos Narrow" w:cs="Aptos Narrow"/>
                <w:color w:val="000000" w:themeColor="text1"/>
                <w:sz w:val="22"/>
                <w:szCs w:val="22"/>
              </w:rPr>
            </w:pPr>
            <w:commentRangeStart w:id="197"/>
            <w:commentRangeStart w:id="198"/>
            <w:r w:rsidRPr="2C155B1A">
              <w:rPr>
                <w:rFonts w:ascii="Aptos Narrow" w:eastAsia="Aptos Narrow" w:hAnsi="Aptos Narrow" w:cs="Aptos Narrow"/>
                <w:color w:val="000000" w:themeColor="text1"/>
                <w:sz w:val="22"/>
                <w:szCs w:val="22"/>
              </w:rPr>
              <w:t>hybrid (E4M3 forward, E5M2 backward)</w:t>
            </w:r>
            <w:commentRangeEnd w:id="197"/>
            <w:r w:rsidR="00433E60">
              <w:rPr>
                <w:rStyle w:val="CommentReference"/>
                <w:rFonts w:ascii="Aptos Narrow" w:eastAsia="Aptos Narrow" w:hAnsi="Aptos Narrow" w:cs="Aptos Narrow"/>
                <w:color w:val="000000" w:themeColor="text1"/>
                <w:sz w:val="22"/>
                <w:szCs w:val="22"/>
              </w:rPr>
              <w:commentReference w:id="197"/>
            </w:r>
            <w:commentRangeEnd w:id="198"/>
            <w:r>
              <w:rPr>
                <w:rStyle w:val="CommentReference"/>
                <w:rFonts w:ascii="Aptos Narrow" w:eastAsia="Aptos Narrow" w:hAnsi="Aptos Narrow" w:cs="Aptos Narrow"/>
                <w:color w:val="000000" w:themeColor="text1"/>
                <w:sz w:val="22"/>
                <w:szCs w:val="22"/>
              </w:rPr>
              <w:commentReference w:id="198"/>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51EE13A" w14:textId="6E05C664" w:rsidR="2C155B1A" w:rsidRDefault="2C155B1A" w:rsidP="2C155B1A">
            <w:pPr>
              <w:jc w:val="center"/>
              <w:rPr>
                <w:rFonts w:ascii="Aptos Narrow" w:eastAsia="Aptos Narrow" w:hAnsi="Aptos Narrow" w:cs="Aptos Narrow"/>
                <w:color w:val="000000" w:themeColor="text1"/>
                <w:sz w:val="22"/>
                <w:szCs w:val="22"/>
              </w:rPr>
            </w:pPr>
          </w:p>
        </w:tc>
      </w:tr>
    </w:tbl>
    <w:p w14:paraId="229B69D4" w14:textId="3F92E81C" w:rsidR="5D216361" w:rsidRDefault="5D216361" w:rsidP="539380D8"/>
    <w:p w14:paraId="73ACD267" w14:textId="7571638D" w:rsidR="788ED881" w:rsidRDefault="05E9E119" w:rsidP="3C594D2E">
      <w:r>
        <w:t>The training loss is here:</w:t>
      </w:r>
    </w:p>
    <w:p w14:paraId="7EFAEBB1" w14:textId="3FBB38FF" w:rsidR="788ED881" w:rsidRDefault="788ED881" w:rsidP="3C594D2E"/>
    <w:p w14:paraId="0FBB6456" w14:textId="0FA17F6A" w:rsidR="788ED881" w:rsidRDefault="05E9E119" w:rsidP="3C594D2E">
      <w:r>
        <w:rPr>
          <w:noProof/>
        </w:rPr>
        <w:drawing>
          <wp:inline distT="0" distB="0" distL="0" distR="0" wp14:anchorId="39DEFF22" wp14:editId="488C975E">
            <wp:extent cx="5486400" cy="2600325"/>
            <wp:effectExtent l="0" t="0" r="0" b="0"/>
            <wp:docPr id="10474093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1964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486400" cy="2600325"/>
                    </a:xfrm>
                    <a:prstGeom prst="rect">
                      <a:avLst/>
                    </a:prstGeom>
                  </pic:spPr>
                </pic:pic>
              </a:graphicData>
            </a:graphic>
          </wp:inline>
        </w:drawing>
      </w:r>
    </w:p>
    <w:p w14:paraId="4B853ADE" w14:textId="204766F1" w:rsidR="788ED881" w:rsidRDefault="05E9E119">
      <w:r>
        <w:t xml:space="preserve">From the training loss curve, </w:t>
      </w:r>
      <w:r w:rsidR="00433E60">
        <w:rPr>
          <w:rFonts w:eastAsia="DengXian" w:hint="eastAsia"/>
        </w:rPr>
        <w:t xml:space="preserve">both </w:t>
      </w:r>
      <w:r>
        <w:t>FP8</w:t>
      </w:r>
      <w:r w:rsidR="00433E60">
        <w:rPr>
          <w:rFonts w:eastAsia="DengXian" w:hint="eastAsia"/>
        </w:rPr>
        <w:t xml:space="preserve"> and </w:t>
      </w:r>
      <w:r>
        <w:t xml:space="preserve">MXFP8 </w:t>
      </w:r>
      <w:r w:rsidR="00633813">
        <w:rPr>
          <w:rFonts w:eastAsia="DengXian" w:hint="eastAsia"/>
        </w:rPr>
        <w:t xml:space="preserve">converge </w:t>
      </w:r>
      <w:r w:rsidR="00633813">
        <w:rPr>
          <w:rFonts w:eastAsia="DengXian"/>
        </w:rPr>
        <w:t>like</w:t>
      </w:r>
      <w:r>
        <w:t xml:space="preserve"> BF16. The error is less than 3%</w:t>
      </w:r>
      <w:r w:rsidR="00443124">
        <w:t xml:space="preserve"> </w:t>
      </w:r>
      <w:r w:rsidR="00443124">
        <w:rPr>
          <w:rFonts w:eastAsia="DengXian"/>
        </w:rPr>
        <w:t>which</w:t>
      </w:r>
      <w:r w:rsidR="006312EC">
        <w:rPr>
          <w:rFonts w:eastAsia="DengXian" w:hint="eastAsia"/>
        </w:rPr>
        <w:t xml:space="preserve"> is </w:t>
      </w:r>
      <w:r w:rsidR="006312EC">
        <w:rPr>
          <w:rFonts w:eastAsia="DengXian"/>
        </w:rPr>
        <w:t>acceptable</w:t>
      </w:r>
      <w:r w:rsidR="006312EC">
        <w:rPr>
          <w:rFonts w:eastAsia="DengXian" w:hint="eastAsia"/>
        </w:rPr>
        <w:t xml:space="preserve">, </w:t>
      </w:r>
      <w:r>
        <w:t>since the magnitude of the loss is too small.</w:t>
      </w:r>
    </w:p>
    <w:p w14:paraId="1FB2A17B" w14:textId="77777777" w:rsidR="00433E60" w:rsidRPr="00433E60" w:rsidRDefault="00433E60">
      <w:pPr>
        <w:rPr>
          <w:rFonts w:eastAsia="DengXian"/>
        </w:rPr>
      </w:pPr>
    </w:p>
    <w:p w14:paraId="1D7CC312" w14:textId="510441C4" w:rsidR="788ED881" w:rsidRDefault="30616760" w:rsidP="00175679">
      <w:pPr>
        <w:pStyle w:val="Heading3"/>
        <w:numPr>
          <w:ilvl w:val="3"/>
          <w:numId w:val="26"/>
        </w:numPr>
        <w:rPr>
          <w:b/>
          <w:bCs/>
          <w:color w:val="auto"/>
        </w:rPr>
      </w:pPr>
      <w:bookmarkStart w:id="200" w:name="_Toc228179985"/>
      <w:r w:rsidRPr="1ED4F078">
        <w:rPr>
          <w:b/>
          <w:bCs/>
          <w:color w:val="auto"/>
        </w:rPr>
        <w:t>Accuracy</w:t>
      </w:r>
      <w:bookmarkEnd w:id="200"/>
    </w:p>
    <w:p w14:paraId="74088668" w14:textId="2564C67C" w:rsidR="400BC79B" w:rsidRDefault="400BC79B" w:rsidP="5BF76F0C">
      <w:r>
        <w:t>Reasoning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755"/>
        <w:gridCol w:w="1680"/>
        <w:gridCol w:w="1215"/>
        <w:gridCol w:w="1110"/>
      </w:tblGrid>
      <w:tr w:rsidR="0090695E" w14:paraId="3C488860" w14:textId="77777777" w:rsidTr="00D15627">
        <w:trPr>
          <w:trHeight w:val="300"/>
        </w:trPr>
        <w:tc>
          <w:tcPr>
            <w:tcW w:w="1575" w:type="dxa"/>
            <w:vAlign w:val="center"/>
          </w:tcPr>
          <w:p w14:paraId="217D15AA" w14:textId="3D45ED4E" w:rsidR="5BF76F0C" w:rsidRDefault="00443124" w:rsidP="5BF76F0C">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lastRenderedPageBreak/>
              <w:t>T</w:t>
            </w:r>
            <w:r w:rsidR="5BF76F0C" w:rsidRPr="5BF76F0C">
              <w:rPr>
                <w:rFonts w:ascii="Aptos Narrow" w:eastAsia="Aptos Narrow" w:hAnsi="Aptos Narrow" w:cs="Aptos Narrow"/>
                <w:b/>
                <w:bCs/>
                <w:color w:val="000000" w:themeColor="text1"/>
                <w:sz w:val="22"/>
                <w:szCs w:val="22"/>
              </w:rPr>
              <w:t>raining mode</w:t>
            </w:r>
          </w:p>
        </w:tc>
        <w:tc>
          <w:tcPr>
            <w:tcW w:w="1755" w:type="dxa"/>
            <w:vAlign w:val="center"/>
          </w:tcPr>
          <w:p w14:paraId="0169D72B" w14:textId="4992CAE1" w:rsidR="5BF76F0C" w:rsidRDefault="00443124" w:rsidP="5BF76F0C">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P</w:t>
            </w:r>
            <w:r w:rsidR="5BF76F0C" w:rsidRPr="5BF76F0C">
              <w:rPr>
                <w:rFonts w:ascii="Aptos Narrow" w:eastAsia="Aptos Narrow" w:hAnsi="Aptos Narrow" w:cs="Aptos Narrow"/>
                <w:b/>
                <w:bCs/>
                <w:color w:val="000000" w:themeColor="text1"/>
                <w:sz w:val="22"/>
                <w:szCs w:val="22"/>
              </w:rPr>
              <w:t>recision</w:t>
            </w:r>
          </w:p>
        </w:tc>
        <w:tc>
          <w:tcPr>
            <w:tcW w:w="1680" w:type="dxa"/>
            <w:vAlign w:val="center"/>
          </w:tcPr>
          <w:p w14:paraId="3C01A92C" w14:textId="5B9D625C" w:rsidR="5BF76F0C" w:rsidRDefault="5BF76F0C"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gpqa_diamond</w:t>
            </w:r>
          </w:p>
        </w:tc>
        <w:tc>
          <w:tcPr>
            <w:tcW w:w="1215" w:type="dxa"/>
            <w:vAlign w:val="center"/>
          </w:tcPr>
          <w:p w14:paraId="342EB19B" w14:textId="105972BB" w:rsidR="5BF76F0C" w:rsidRDefault="5BF76F0C"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math500</w:t>
            </w:r>
          </w:p>
        </w:tc>
        <w:tc>
          <w:tcPr>
            <w:tcW w:w="1110" w:type="dxa"/>
            <w:vAlign w:val="center"/>
          </w:tcPr>
          <w:p w14:paraId="3EEDBE83" w14:textId="13F849BA" w:rsidR="5BF76F0C" w:rsidRDefault="5BF76F0C"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gsm8k</w:t>
            </w:r>
          </w:p>
        </w:tc>
      </w:tr>
      <w:tr w:rsidR="0090695E" w14:paraId="0B055BB5" w14:textId="77777777" w:rsidTr="00D15627">
        <w:trPr>
          <w:trHeight w:val="300"/>
        </w:trPr>
        <w:tc>
          <w:tcPr>
            <w:tcW w:w="1575" w:type="dxa"/>
            <w:vAlign w:val="center"/>
          </w:tcPr>
          <w:p w14:paraId="1EE615F1" w14:textId="3C949EBC" w:rsidR="5BF76F0C" w:rsidRDefault="00C05C91" w:rsidP="5BF76F0C">
            <w:pPr>
              <w:spacing w:after="0"/>
              <w:jc w:val="center"/>
              <w:rPr>
                <w:rFonts w:ascii="Aptos Narrow" w:eastAsia="Aptos Narrow" w:hAnsi="Aptos Narrow" w:cs="Aptos Narrow"/>
                <w:color w:val="000000" w:themeColor="text1"/>
                <w:sz w:val="22"/>
                <w:szCs w:val="22"/>
              </w:rPr>
            </w:pPr>
            <w:r>
              <w:rPr>
                <w:rFonts w:ascii="Aptos Narrow" w:eastAsia="DengXian" w:hAnsi="Aptos Narrow" w:cs="Aptos Narrow" w:hint="eastAsia"/>
                <w:color w:val="000000" w:themeColor="text1"/>
                <w:sz w:val="22"/>
                <w:szCs w:val="22"/>
              </w:rPr>
              <w:t>Reference</w:t>
            </w:r>
          </w:p>
        </w:tc>
        <w:tc>
          <w:tcPr>
            <w:tcW w:w="1755" w:type="dxa"/>
            <w:vAlign w:val="center"/>
          </w:tcPr>
          <w:p w14:paraId="5A5785C3" w14:textId="0E2D630F" w:rsidR="56ACF165" w:rsidRDefault="56ACF165"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BF</w:t>
            </w:r>
            <w:r w:rsidR="5BF76F0C" w:rsidRPr="5BF76F0C">
              <w:rPr>
                <w:rFonts w:ascii="Aptos Narrow" w:eastAsia="Aptos Narrow" w:hAnsi="Aptos Narrow" w:cs="Aptos Narrow"/>
                <w:color w:val="000000" w:themeColor="text1"/>
                <w:sz w:val="22"/>
                <w:szCs w:val="22"/>
              </w:rPr>
              <w:t>16</w:t>
            </w:r>
          </w:p>
        </w:tc>
        <w:tc>
          <w:tcPr>
            <w:tcW w:w="1680" w:type="dxa"/>
            <w:vAlign w:val="center"/>
          </w:tcPr>
          <w:p w14:paraId="36451673" w14:textId="2A8BA84C" w:rsidR="5BF76F0C" w:rsidRDefault="5BF76F0C"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0.2576</w:t>
            </w:r>
          </w:p>
        </w:tc>
        <w:tc>
          <w:tcPr>
            <w:tcW w:w="1215" w:type="dxa"/>
            <w:vAlign w:val="center"/>
          </w:tcPr>
          <w:p w14:paraId="1E60E5DD" w14:textId="74E622DA" w:rsidR="5BF76F0C" w:rsidRDefault="5BF76F0C"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0.366</w:t>
            </w:r>
          </w:p>
        </w:tc>
        <w:tc>
          <w:tcPr>
            <w:tcW w:w="1110" w:type="dxa"/>
            <w:vAlign w:val="center"/>
          </w:tcPr>
          <w:p w14:paraId="379568B0" w14:textId="545ECBBF" w:rsidR="5BF76F0C" w:rsidRDefault="5BF76F0C" w:rsidP="5BF76F0C">
            <w:pPr>
              <w:spacing w:after="0"/>
              <w:jc w:val="center"/>
              <w:rPr>
                <w:rFonts w:ascii="Calibri" w:eastAsia="Calibri" w:hAnsi="Calibri" w:cs="Calibri"/>
                <w:color w:val="000000" w:themeColor="text1"/>
                <w:sz w:val="22"/>
                <w:szCs w:val="22"/>
              </w:rPr>
            </w:pPr>
            <w:r w:rsidRPr="5BF76F0C">
              <w:rPr>
                <w:rFonts w:ascii="Calibri" w:eastAsia="Calibri" w:hAnsi="Calibri" w:cs="Calibri"/>
                <w:color w:val="000000" w:themeColor="text1"/>
                <w:sz w:val="22"/>
                <w:szCs w:val="22"/>
              </w:rPr>
              <w:t>0.7233</w:t>
            </w:r>
          </w:p>
        </w:tc>
      </w:tr>
      <w:tr w:rsidR="0090695E" w14:paraId="09B27AEB" w14:textId="77777777" w:rsidTr="00D15627">
        <w:trPr>
          <w:trHeight w:val="300"/>
        </w:trPr>
        <w:tc>
          <w:tcPr>
            <w:tcW w:w="1575" w:type="dxa"/>
            <w:vAlign w:val="center"/>
          </w:tcPr>
          <w:p w14:paraId="2CF1B32C" w14:textId="0926B463" w:rsidR="68D36BF3" w:rsidRDefault="68D36BF3"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SFT</w:t>
            </w:r>
            <w:r w:rsidR="5BF76F0C" w:rsidRPr="5BF76F0C">
              <w:rPr>
                <w:rFonts w:ascii="Aptos Narrow" w:eastAsia="Aptos Narrow" w:hAnsi="Aptos Narrow" w:cs="Aptos Narrow"/>
                <w:color w:val="000000" w:themeColor="text1"/>
                <w:sz w:val="22"/>
                <w:szCs w:val="22"/>
              </w:rPr>
              <w:t>-</w:t>
            </w:r>
            <w:r w:rsidR="44EF07CD" w:rsidRPr="5BF76F0C">
              <w:rPr>
                <w:rFonts w:ascii="Aptos Narrow" w:eastAsia="Aptos Narrow" w:hAnsi="Aptos Narrow" w:cs="Aptos Narrow"/>
                <w:color w:val="000000" w:themeColor="text1"/>
                <w:sz w:val="22"/>
                <w:szCs w:val="22"/>
              </w:rPr>
              <w:t>BF</w:t>
            </w:r>
            <w:r w:rsidR="5BF76F0C" w:rsidRPr="5BF76F0C">
              <w:rPr>
                <w:rFonts w:ascii="Aptos Narrow" w:eastAsia="Aptos Narrow" w:hAnsi="Aptos Narrow" w:cs="Aptos Narrow"/>
                <w:color w:val="000000" w:themeColor="text1"/>
                <w:sz w:val="22"/>
                <w:szCs w:val="22"/>
              </w:rPr>
              <w:t>16</w:t>
            </w:r>
          </w:p>
        </w:tc>
        <w:tc>
          <w:tcPr>
            <w:tcW w:w="1755" w:type="dxa"/>
            <w:vAlign w:val="center"/>
          </w:tcPr>
          <w:p w14:paraId="7B97D613" w14:textId="396767D6" w:rsidR="1D081D33" w:rsidRDefault="1D081D33"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BF</w:t>
            </w:r>
            <w:r w:rsidR="5BF76F0C" w:rsidRPr="5BF76F0C">
              <w:rPr>
                <w:rFonts w:ascii="Aptos Narrow" w:eastAsia="Aptos Narrow" w:hAnsi="Aptos Narrow" w:cs="Aptos Narrow"/>
                <w:color w:val="000000" w:themeColor="text1"/>
                <w:sz w:val="22"/>
                <w:szCs w:val="22"/>
              </w:rPr>
              <w:t>16</w:t>
            </w:r>
          </w:p>
        </w:tc>
        <w:tc>
          <w:tcPr>
            <w:tcW w:w="1680" w:type="dxa"/>
            <w:vAlign w:val="center"/>
          </w:tcPr>
          <w:p w14:paraId="46151E65" w14:textId="04C5DBC3" w:rsidR="5BF76F0C" w:rsidRDefault="5BF76F0C"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0.2727</w:t>
            </w:r>
          </w:p>
        </w:tc>
        <w:tc>
          <w:tcPr>
            <w:tcW w:w="1215" w:type="dxa"/>
            <w:vAlign w:val="center"/>
          </w:tcPr>
          <w:p w14:paraId="115B9E8E" w14:textId="79D55D2A" w:rsidR="5BF76F0C" w:rsidRDefault="5BF76F0C" w:rsidP="5BF76F0C">
            <w:pPr>
              <w:spacing w:after="0"/>
              <w:jc w:val="center"/>
              <w:rPr>
                <w:rFonts w:ascii="Calibri" w:eastAsia="Calibri" w:hAnsi="Calibri" w:cs="Calibri"/>
                <w:sz w:val="22"/>
                <w:szCs w:val="22"/>
              </w:rPr>
            </w:pPr>
            <w:r w:rsidRPr="5BF76F0C">
              <w:rPr>
                <w:rFonts w:ascii="Calibri" w:eastAsia="Calibri" w:hAnsi="Calibri" w:cs="Calibri"/>
                <w:color w:val="000000" w:themeColor="text1"/>
                <w:sz w:val="22"/>
                <w:szCs w:val="22"/>
              </w:rPr>
              <w:t>0.496</w:t>
            </w:r>
          </w:p>
        </w:tc>
        <w:tc>
          <w:tcPr>
            <w:tcW w:w="1110" w:type="dxa"/>
            <w:vAlign w:val="center"/>
          </w:tcPr>
          <w:p w14:paraId="30CFC3EF" w14:textId="0DA6D518" w:rsidR="5BF76F0C" w:rsidRDefault="5BF76F0C"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0.834</w:t>
            </w:r>
          </w:p>
        </w:tc>
      </w:tr>
      <w:tr w:rsidR="0090695E" w14:paraId="64FC0F94" w14:textId="77777777" w:rsidTr="61390CFC">
        <w:trPr>
          <w:trHeight w:val="300"/>
        </w:trPr>
        <w:tc>
          <w:tcPr>
            <w:tcW w:w="1575" w:type="dxa"/>
            <w:vAlign w:val="center"/>
          </w:tcPr>
          <w:p w14:paraId="245B7603" w14:textId="5B00F859" w:rsidR="08D8E888" w:rsidRPr="61390CFC" w:rsidRDefault="08D8E888" w:rsidP="61390CFC">
            <w:pPr>
              <w:spacing w:after="0"/>
              <w:jc w:val="center"/>
              <w:rPr>
                <w:rFonts w:ascii="Aptos Narrow" w:eastAsia="Aptos Narrow" w:hAnsi="Aptos Narrow" w:cs="Aptos Narrow"/>
                <w:color w:val="000000" w:themeColor="text1"/>
                <w:sz w:val="22"/>
                <w:szCs w:val="22"/>
              </w:rPr>
            </w:pPr>
            <w:r w:rsidRPr="61390CFC">
              <w:rPr>
                <w:rFonts w:ascii="Aptos Narrow" w:eastAsia="Aptos Narrow" w:hAnsi="Aptos Narrow" w:cs="Aptos Narrow"/>
                <w:color w:val="000000" w:themeColor="text1"/>
                <w:sz w:val="22"/>
                <w:szCs w:val="22"/>
              </w:rPr>
              <w:t>SFT-FP8</w:t>
            </w:r>
          </w:p>
        </w:tc>
        <w:tc>
          <w:tcPr>
            <w:tcW w:w="1755" w:type="dxa"/>
            <w:vAlign w:val="center"/>
          </w:tcPr>
          <w:p w14:paraId="036AD227" w14:textId="30CFC0BB" w:rsidR="73A403BE" w:rsidRDefault="08D8E888" w:rsidP="5BF76F0C">
            <w:pPr>
              <w:spacing w:after="0"/>
              <w:jc w:val="center"/>
              <w:rPr>
                <w:rFonts w:ascii="Aptos Narrow" w:eastAsia="Aptos Narrow" w:hAnsi="Aptos Narrow" w:cs="Aptos Narrow"/>
                <w:color w:val="000000" w:themeColor="text1"/>
                <w:sz w:val="22"/>
                <w:szCs w:val="22"/>
              </w:rPr>
            </w:pPr>
            <w:r w:rsidRPr="61390CFC">
              <w:rPr>
                <w:rFonts w:ascii="Aptos Narrow" w:eastAsia="Aptos Narrow" w:hAnsi="Aptos Narrow" w:cs="Aptos Narrow"/>
                <w:color w:val="000000" w:themeColor="text1"/>
                <w:sz w:val="22"/>
                <w:szCs w:val="22"/>
              </w:rPr>
              <w:t>BF16</w:t>
            </w:r>
          </w:p>
        </w:tc>
        <w:tc>
          <w:tcPr>
            <w:tcW w:w="1680" w:type="dxa"/>
            <w:vAlign w:val="center"/>
          </w:tcPr>
          <w:p w14:paraId="411F7559" w14:textId="67E09723" w:rsidR="5BF76F0C" w:rsidRDefault="5BF76F0C" w:rsidP="5BF76F0C">
            <w:pPr>
              <w:spacing w:after="0"/>
              <w:jc w:val="center"/>
              <w:rPr>
                <w:rFonts w:ascii="Aptos Narrow" w:eastAsia="Aptos Narrow" w:hAnsi="Aptos Narrow" w:cs="Aptos Narrow"/>
                <w:color w:val="000000" w:themeColor="text1"/>
                <w:sz w:val="22"/>
                <w:szCs w:val="22"/>
              </w:rPr>
            </w:pPr>
            <w:r w:rsidRPr="61390CFC">
              <w:rPr>
                <w:rFonts w:ascii="Aptos Narrow" w:eastAsia="Aptos Narrow" w:hAnsi="Aptos Narrow" w:cs="Aptos Narrow"/>
                <w:color w:val="000000" w:themeColor="text1"/>
                <w:sz w:val="22"/>
                <w:szCs w:val="22"/>
              </w:rPr>
              <w:t>0.2727</w:t>
            </w:r>
          </w:p>
        </w:tc>
        <w:tc>
          <w:tcPr>
            <w:tcW w:w="1215" w:type="dxa"/>
            <w:vAlign w:val="center"/>
          </w:tcPr>
          <w:p w14:paraId="3A63467E" w14:textId="56CB966C" w:rsidR="5BF76F0C" w:rsidRDefault="5BF76F0C" w:rsidP="5BF76F0C">
            <w:pPr>
              <w:spacing w:after="0"/>
              <w:jc w:val="center"/>
              <w:rPr>
                <w:rFonts w:ascii="Aptos Narrow" w:eastAsia="Aptos Narrow" w:hAnsi="Aptos Narrow" w:cs="Aptos Narrow"/>
                <w:color w:val="000000" w:themeColor="text1"/>
                <w:sz w:val="22"/>
                <w:szCs w:val="22"/>
              </w:rPr>
            </w:pPr>
            <w:r w:rsidRPr="61390CFC">
              <w:rPr>
                <w:rFonts w:ascii="Aptos Narrow" w:eastAsia="Aptos Narrow" w:hAnsi="Aptos Narrow" w:cs="Aptos Narrow"/>
                <w:color w:val="000000" w:themeColor="text1"/>
                <w:sz w:val="22"/>
                <w:szCs w:val="22"/>
              </w:rPr>
              <w:t>0.498</w:t>
            </w:r>
          </w:p>
        </w:tc>
        <w:tc>
          <w:tcPr>
            <w:tcW w:w="1110" w:type="dxa"/>
            <w:vAlign w:val="center"/>
          </w:tcPr>
          <w:p w14:paraId="1F2667E3" w14:textId="40085391" w:rsidR="5BF76F0C" w:rsidRDefault="5BF76F0C" w:rsidP="5BF76F0C">
            <w:pPr>
              <w:spacing w:after="0"/>
              <w:jc w:val="center"/>
              <w:rPr>
                <w:rFonts w:ascii="Aptos Narrow" w:eastAsia="Aptos Narrow" w:hAnsi="Aptos Narrow" w:cs="Aptos Narrow"/>
                <w:color w:val="000000" w:themeColor="text1"/>
                <w:sz w:val="22"/>
                <w:szCs w:val="22"/>
              </w:rPr>
            </w:pPr>
            <w:r w:rsidRPr="61390CFC">
              <w:rPr>
                <w:rFonts w:ascii="Aptos Narrow" w:eastAsia="Aptos Narrow" w:hAnsi="Aptos Narrow" w:cs="Aptos Narrow"/>
                <w:color w:val="000000" w:themeColor="text1"/>
                <w:sz w:val="22"/>
                <w:szCs w:val="22"/>
              </w:rPr>
              <w:t>0.8302</w:t>
            </w:r>
          </w:p>
        </w:tc>
      </w:tr>
      <w:tr w:rsidR="0090695E" w14:paraId="3EAC710E" w14:textId="77777777" w:rsidTr="00D15627">
        <w:trPr>
          <w:trHeight w:val="300"/>
        </w:trPr>
        <w:tc>
          <w:tcPr>
            <w:tcW w:w="1575" w:type="dxa"/>
            <w:vAlign w:val="center"/>
          </w:tcPr>
          <w:p w14:paraId="77EE70B5" w14:textId="7AF08033" w:rsidR="7782D350" w:rsidRDefault="7782D350"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SFT</w:t>
            </w:r>
            <w:r w:rsidR="5BF76F0C" w:rsidRPr="5BF76F0C">
              <w:rPr>
                <w:rFonts w:ascii="Aptos Narrow" w:eastAsia="Aptos Narrow" w:hAnsi="Aptos Narrow" w:cs="Aptos Narrow"/>
                <w:color w:val="000000" w:themeColor="text1"/>
                <w:sz w:val="22"/>
                <w:szCs w:val="22"/>
              </w:rPr>
              <w:t>-</w:t>
            </w:r>
            <w:r w:rsidR="35325297" w:rsidRPr="5BF76F0C">
              <w:rPr>
                <w:rFonts w:ascii="Aptos Narrow" w:eastAsia="Aptos Narrow" w:hAnsi="Aptos Narrow" w:cs="Aptos Narrow"/>
                <w:color w:val="000000" w:themeColor="text1"/>
                <w:sz w:val="22"/>
                <w:szCs w:val="22"/>
              </w:rPr>
              <w:t>MXFP</w:t>
            </w:r>
            <w:r w:rsidR="5BF76F0C" w:rsidRPr="5BF76F0C">
              <w:rPr>
                <w:rFonts w:ascii="Aptos Narrow" w:eastAsia="Aptos Narrow" w:hAnsi="Aptos Narrow" w:cs="Aptos Narrow"/>
                <w:color w:val="000000" w:themeColor="text1"/>
                <w:sz w:val="22"/>
                <w:szCs w:val="22"/>
              </w:rPr>
              <w:t>8</w:t>
            </w:r>
          </w:p>
        </w:tc>
        <w:tc>
          <w:tcPr>
            <w:tcW w:w="1755" w:type="dxa"/>
            <w:vAlign w:val="center"/>
          </w:tcPr>
          <w:p w14:paraId="19FE4176" w14:textId="16B1CEF4" w:rsidR="70F52ED8" w:rsidRDefault="7EEFB00F" w:rsidP="5BF76F0C">
            <w:pPr>
              <w:spacing w:after="0"/>
              <w:jc w:val="center"/>
              <w:rPr>
                <w:rFonts w:ascii="Aptos Narrow" w:eastAsia="Aptos Narrow" w:hAnsi="Aptos Narrow" w:cs="Aptos Narrow"/>
                <w:color w:val="000000" w:themeColor="text1"/>
                <w:sz w:val="22"/>
                <w:szCs w:val="22"/>
              </w:rPr>
            </w:pPr>
            <w:r w:rsidRPr="61390CFC">
              <w:rPr>
                <w:rFonts w:ascii="Aptos Narrow" w:eastAsia="Aptos Narrow" w:hAnsi="Aptos Narrow" w:cs="Aptos Narrow"/>
                <w:color w:val="000000" w:themeColor="text1"/>
                <w:sz w:val="22"/>
                <w:szCs w:val="22"/>
              </w:rPr>
              <w:t>BF16</w:t>
            </w:r>
          </w:p>
        </w:tc>
        <w:tc>
          <w:tcPr>
            <w:tcW w:w="1680" w:type="dxa"/>
            <w:vAlign w:val="center"/>
          </w:tcPr>
          <w:p w14:paraId="254F961C" w14:textId="2853B134" w:rsidR="6A683586" w:rsidRDefault="6A683586" w:rsidP="5BF76F0C">
            <w:pPr>
              <w:spacing w:after="0"/>
              <w:jc w:val="center"/>
              <w:rPr>
                <w:rFonts w:ascii="Calibri" w:eastAsia="Calibri" w:hAnsi="Calibri" w:cs="Calibri"/>
                <w:color w:val="000000" w:themeColor="text1"/>
                <w:sz w:val="22"/>
                <w:szCs w:val="22"/>
              </w:rPr>
            </w:pPr>
            <w:r w:rsidRPr="5BF76F0C">
              <w:rPr>
                <w:rFonts w:ascii="Calibri" w:eastAsia="Calibri" w:hAnsi="Calibri" w:cs="Calibri"/>
                <w:color w:val="000000" w:themeColor="text1"/>
                <w:sz w:val="22"/>
                <w:szCs w:val="22"/>
              </w:rPr>
              <w:t>0.2</w:t>
            </w:r>
            <w:r w:rsidR="5B561E6C" w:rsidRPr="5BF76F0C">
              <w:rPr>
                <w:rFonts w:ascii="Calibri" w:eastAsia="Calibri" w:hAnsi="Calibri" w:cs="Calibri"/>
                <w:color w:val="000000" w:themeColor="text1"/>
                <w:sz w:val="22"/>
                <w:szCs w:val="22"/>
              </w:rPr>
              <w:t>7</w:t>
            </w:r>
            <w:r w:rsidRPr="5BF76F0C">
              <w:rPr>
                <w:rFonts w:ascii="Calibri" w:eastAsia="Calibri" w:hAnsi="Calibri" w:cs="Calibri"/>
                <w:color w:val="000000" w:themeColor="text1"/>
                <w:sz w:val="22"/>
                <w:szCs w:val="22"/>
              </w:rPr>
              <w:t>26</w:t>
            </w:r>
          </w:p>
        </w:tc>
        <w:tc>
          <w:tcPr>
            <w:tcW w:w="1215" w:type="dxa"/>
            <w:vAlign w:val="center"/>
          </w:tcPr>
          <w:p w14:paraId="44D29ABF" w14:textId="3FCD8557" w:rsidR="5BF76F0C" w:rsidRDefault="5BF76F0C" w:rsidP="5BF76F0C">
            <w:pPr>
              <w:spacing w:after="0"/>
              <w:jc w:val="center"/>
              <w:rPr>
                <w:rFonts w:ascii="Calibri" w:eastAsia="Calibri" w:hAnsi="Calibri" w:cs="Calibri"/>
                <w:color w:val="000000" w:themeColor="text1"/>
                <w:sz w:val="22"/>
                <w:szCs w:val="22"/>
              </w:rPr>
            </w:pPr>
            <w:r w:rsidRPr="5BF76F0C">
              <w:rPr>
                <w:rFonts w:ascii="Calibri" w:eastAsia="Calibri" w:hAnsi="Calibri" w:cs="Calibri"/>
                <w:color w:val="000000" w:themeColor="text1"/>
                <w:sz w:val="22"/>
                <w:szCs w:val="22"/>
              </w:rPr>
              <w:t>0.53</w:t>
            </w:r>
          </w:p>
        </w:tc>
        <w:tc>
          <w:tcPr>
            <w:tcW w:w="1110" w:type="dxa"/>
            <w:vAlign w:val="center"/>
          </w:tcPr>
          <w:p w14:paraId="0B51D969" w14:textId="63C3A5AA" w:rsidR="5BF76F0C" w:rsidRDefault="5BF76F0C" w:rsidP="5BF76F0C">
            <w:pPr>
              <w:spacing w:after="0"/>
              <w:jc w:val="center"/>
              <w:rPr>
                <w:rFonts w:ascii="Calibri" w:eastAsia="Calibri" w:hAnsi="Calibri" w:cs="Calibri"/>
                <w:color w:val="000000" w:themeColor="text1"/>
                <w:sz w:val="22"/>
                <w:szCs w:val="22"/>
              </w:rPr>
            </w:pPr>
            <w:r w:rsidRPr="5BF76F0C">
              <w:rPr>
                <w:rFonts w:ascii="Calibri" w:eastAsia="Calibri" w:hAnsi="Calibri" w:cs="Calibri"/>
                <w:color w:val="000000" w:themeColor="text1"/>
                <w:sz w:val="22"/>
                <w:szCs w:val="22"/>
              </w:rPr>
              <w:t>0.8476</w:t>
            </w:r>
          </w:p>
        </w:tc>
      </w:tr>
    </w:tbl>
    <w:p w14:paraId="3B4B17CA" w14:textId="6F957EE5" w:rsidR="4A21ACC4" w:rsidRDefault="4A21ACC4" w:rsidP="5BF76F0C">
      <w:r>
        <w:t xml:space="preserve">The reasoning benchmarks show that the accuracy of </w:t>
      </w:r>
      <w:r w:rsidR="1449D05E">
        <w:t>FP</w:t>
      </w:r>
      <w:r>
        <w:t>8/</w:t>
      </w:r>
      <w:r w:rsidR="3DDD8678">
        <w:t>MXFP</w:t>
      </w:r>
      <w:r>
        <w:t xml:space="preserve">8 loss &lt; 1% compared to </w:t>
      </w:r>
      <w:r w:rsidR="518C137D">
        <w:t>BF</w:t>
      </w:r>
      <w:r>
        <w:t xml:space="preserve">16 after </w:t>
      </w:r>
      <w:r w:rsidR="563DE9A8">
        <w:t>SFT</w:t>
      </w:r>
      <w:r>
        <w:t>.</w:t>
      </w:r>
    </w:p>
    <w:p w14:paraId="7ED0E74E" w14:textId="6B793CDF" w:rsidR="5BF76F0C" w:rsidRDefault="5BF76F0C" w:rsidP="5BF76F0C"/>
    <w:p w14:paraId="54D131FA" w14:textId="400ABCFF" w:rsidR="25407EA9" w:rsidRDefault="25407EA9" w:rsidP="5BF76F0C">
      <w:r>
        <w:t>General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695"/>
        <w:gridCol w:w="1305"/>
        <w:gridCol w:w="900"/>
        <w:gridCol w:w="1005"/>
        <w:gridCol w:w="903"/>
      </w:tblGrid>
      <w:tr w:rsidR="0048453C" w14:paraId="7CC41997" w14:textId="77777777" w:rsidTr="00D15627">
        <w:trPr>
          <w:trHeight w:val="300"/>
        </w:trPr>
        <w:tc>
          <w:tcPr>
            <w:tcW w:w="1632" w:type="dxa"/>
            <w:vAlign w:val="center"/>
          </w:tcPr>
          <w:p w14:paraId="1ACB282B" w14:textId="3F214474" w:rsidR="4B3E3C9D" w:rsidRDefault="00443124" w:rsidP="5BF76F0C">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T</w:t>
            </w:r>
            <w:r w:rsidR="4B3E3C9D" w:rsidRPr="5BF76F0C">
              <w:rPr>
                <w:rFonts w:ascii="Aptos Narrow" w:eastAsia="Aptos Narrow" w:hAnsi="Aptos Narrow" w:cs="Aptos Narrow"/>
                <w:b/>
                <w:bCs/>
                <w:color w:val="000000" w:themeColor="text1"/>
                <w:sz w:val="22"/>
                <w:szCs w:val="22"/>
              </w:rPr>
              <w:t>raining mode</w:t>
            </w:r>
          </w:p>
        </w:tc>
        <w:tc>
          <w:tcPr>
            <w:tcW w:w="1695" w:type="dxa"/>
            <w:vAlign w:val="center"/>
          </w:tcPr>
          <w:p w14:paraId="00183665" w14:textId="4C007BD9" w:rsidR="25407EA9" w:rsidRDefault="00443124" w:rsidP="5BF76F0C">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P</w:t>
            </w:r>
            <w:r w:rsidR="25407EA9" w:rsidRPr="5BF76F0C">
              <w:rPr>
                <w:rFonts w:ascii="Aptos Narrow" w:eastAsia="Aptos Narrow" w:hAnsi="Aptos Narrow" w:cs="Aptos Narrow"/>
                <w:b/>
                <w:bCs/>
                <w:color w:val="000000" w:themeColor="text1"/>
                <w:sz w:val="22"/>
                <w:szCs w:val="22"/>
              </w:rPr>
              <w:t>recision</w:t>
            </w:r>
          </w:p>
        </w:tc>
        <w:tc>
          <w:tcPr>
            <w:tcW w:w="1305" w:type="dxa"/>
            <w:vAlign w:val="center"/>
          </w:tcPr>
          <w:p w14:paraId="3A7C37C8" w14:textId="4F310990" w:rsidR="5BF76F0C" w:rsidRDefault="5BF76F0C"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hellaswag</w:t>
            </w:r>
          </w:p>
        </w:tc>
        <w:tc>
          <w:tcPr>
            <w:tcW w:w="900" w:type="dxa"/>
            <w:vAlign w:val="center"/>
          </w:tcPr>
          <w:p w14:paraId="64876020" w14:textId="7DA4CC87" w:rsidR="5BF76F0C" w:rsidRDefault="00E61EE3"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P</w:t>
            </w:r>
            <w:r w:rsidR="5BF76F0C" w:rsidRPr="5BF76F0C">
              <w:rPr>
                <w:rFonts w:ascii="Aptos Narrow" w:eastAsia="Aptos Narrow" w:hAnsi="Aptos Narrow" w:cs="Aptos Narrow"/>
                <w:b/>
                <w:bCs/>
                <w:color w:val="000000" w:themeColor="text1"/>
                <w:sz w:val="22"/>
                <w:szCs w:val="22"/>
              </w:rPr>
              <w:t>iqa</w:t>
            </w:r>
          </w:p>
        </w:tc>
        <w:tc>
          <w:tcPr>
            <w:tcW w:w="1005" w:type="dxa"/>
            <w:vAlign w:val="center"/>
          </w:tcPr>
          <w:p w14:paraId="0F565D0F" w14:textId="77777777" w:rsidR="5BF76F0C" w:rsidRDefault="5BF76F0C"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mmlu</w:t>
            </w:r>
          </w:p>
        </w:tc>
        <w:tc>
          <w:tcPr>
            <w:tcW w:w="903" w:type="dxa"/>
            <w:vAlign w:val="center"/>
          </w:tcPr>
          <w:p w14:paraId="38E2F3DE" w14:textId="77777777" w:rsidR="5BF76F0C" w:rsidRDefault="5BF76F0C" w:rsidP="5BF76F0C">
            <w:pPr>
              <w:spacing w:after="0"/>
              <w:jc w:val="center"/>
              <w:rPr>
                <w:rFonts w:ascii="Aptos Narrow" w:eastAsia="Aptos Narrow" w:hAnsi="Aptos Narrow" w:cs="Aptos Narrow"/>
                <w:b/>
                <w:bCs/>
                <w:color w:val="000000" w:themeColor="text1"/>
                <w:sz w:val="22"/>
                <w:szCs w:val="22"/>
              </w:rPr>
            </w:pPr>
            <w:r w:rsidRPr="5BF76F0C">
              <w:rPr>
                <w:rFonts w:ascii="Aptos Narrow" w:eastAsia="Aptos Narrow" w:hAnsi="Aptos Narrow" w:cs="Aptos Narrow"/>
                <w:b/>
                <w:bCs/>
                <w:color w:val="000000" w:themeColor="text1"/>
                <w:sz w:val="22"/>
                <w:szCs w:val="22"/>
              </w:rPr>
              <w:t>gsm8k</w:t>
            </w:r>
          </w:p>
        </w:tc>
      </w:tr>
      <w:tr w:rsidR="0048453C" w14:paraId="2FD2806D" w14:textId="77777777" w:rsidTr="00D15627">
        <w:trPr>
          <w:trHeight w:val="300"/>
        </w:trPr>
        <w:tc>
          <w:tcPr>
            <w:tcW w:w="1632" w:type="dxa"/>
            <w:vAlign w:val="center"/>
          </w:tcPr>
          <w:p w14:paraId="258295A9" w14:textId="33B1135F" w:rsidR="23F87FBE" w:rsidRPr="00F05FA9" w:rsidRDefault="00F80AE3" w:rsidP="5BF76F0C">
            <w:pPr>
              <w:spacing w:after="0"/>
              <w:jc w:val="center"/>
              <w:rPr>
                <w:rFonts w:ascii="Aptos Narrow" w:eastAsia="DengXian" w:hAnsi="Aptos Narrow" w:cs="Aptos Narrow"/>
                <w:color w:val="000000" w:themeColor="text1"/>
                <w:sz w:val="22"/>
                <w:szCs w:val="22"/>
              </w:rPr>
            </w:pPr>
            <w:r>
              <w:rPr>
                <w:rFonts w:ascii="Aptos Narrow" w:eastAsia="DengXian" w:hAnsi="Aptos Narrow" w:cs="Aptos Narrow" w:hint="eastAsia"/>
                <w:color w:val="000000" w:themeColor="text1"/>
                <w:sz w:val="22"/>
                <w:szCs w:val="22"/>
              </w:rPr>
              <w:t>R</w:t>
            </w:r>
            <w:r>
              <w:rPr>
                <w:rFonts w:ascii="Aptos Narrow" w:eastAsia="DengXian" w:hAnsi="Aptos Narrow" w:cs="Aptos Narrow"/>
                <w:color w:val="000000" w:themeColor="text1"/>
                <w:sz w:val="22"/>
                <w:szCs w:val="22"/>
              </w:rPr>
              <w:t>e</w:t>
            </w:r>
            <w:r>
              <w:rPr>
                <w:rFonts w:ascii="Aptos Narrow" w:eastAsia="DengXian" w:hAnsi="Aptos Narrow" w:cs="Aptos Narrow" w:hint="eastAsia"/>
                <w:color w:val="000000" w:themeColor="text1"/>
                <w:sz w:val="22"/>
                <w:szCs w:val="22"/>
              </w:rPr>
              <w:t>ference</w:t>
            </w:r>
          </w:p>
        </w:tc>
        <w:tc>
          <w:tcPr>
            <w:tcW w:w="1695" w:type="dxa"/>
            <w:vAlign w:val="center"/>
          </w:tcPr>
          <w:p w14:paraId="574CD1CC" w14:textId="0E30CDA9" w:rsidR="5F5B04B4" w:rsidRDefault="5F5B04B4"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BF</w:t>
            </w:r>
            <w:r w:rsidR="4DE8B148" w:rsidRPr="5BF76F0C">
              <w:rPr>
                <w:rFonts w:ascii="Aptos Narrow" w:eastAsia="Aptos Narrow" w:hAnsi="Aptos Narrow" w:cs="Aptos Narrow"/>
                <w:color w:val="000000" w:themeColor="text1"/>
                <w:sz w:val="22"/>
                <w:szCs w:val="22"/>
              </w:rPr>
              <w:t>16</w:t>
            </w:r>
          </w:p>
        </w:tc>
        <w:tc>
          <w:tcPr>
            <w:tcW w:w="1305" w:type="dxa"/>
            <w:vAlign w:val="center"/>
          </w:tcPr>
          <w:p w14:paraId="72C415F4" w14:textId="035A01B7" w:rsidR="100CE368" w:rsidRDefault="100CE368"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0.591</w:t>
            </w:r>
          </w:p>
        </w:tc>
        <w:tc>
          <w:tcPr>
            <w:tcW w:w="900" w:type="dxa"/>
            <w:vAlign w:val="center"/>
          </w:tcPr>
          <w:p w14:paraId="47EED1AE" w14:textId="2E6D1737" w:rsidR="100CE368" w:rsidRDefault="100CE368"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0.7998</w:t>
            </w:r>
          </w:p>
        </w:tc>
        <w:tc>
          <w:tcPr>
            <w:tcW w:w="1005" w:type="dxa"/>
            <w:vAlign w:val="center"/>
          </w:tcPr>
          <w:p w14:paraId="421E231D" w14:textId="06CD4402" w:rsidR="100CE368" w:rsidRDefault="100CE368"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0.6812</w:t>
            </w:r>
          </w:p>
        </w:tc>
        <w:tc>
          <w:tcPr>
            <w:tcW w:w="903" w:type="dxa"/>
            <w:vAlign w:val="center"/>
          </w:tcPr>
          <w:p w14:paraId="131CA00E" w14:textId="28B79BF1" w:rsidR="100CE368" w:rsidRDefault="100CE368"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0.7619</w:t>
            </w:r>
          </w:p>
        </w:tc>
      </w:tr>
      <w:tr w:rsidR="0048453C" w14:paraId="3F4AFF10" w14:textId="77777777" w:rsidTr="00D15627">
        <w:trPr>
          <w:trHeight w:val="300"/>
        </w:trPr>
        <w:tc>
          <w:tcPr>
            <w:tcW w:w="1632" w:type="dxa"/>
            <w:vAlign w:val="center"/>
          </w:tcPr>
          <w:p w14:paraId="6558826A" w14:textId="6F4BBD3F" w:rsidR="16125C36" w:rsidRDefault="16125C36"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SFT</w:t>
            </w:r>
            <w:r w:rsidR="53A44DC1" w:rsidRPr="5BF76F0C">
              <w:rPr>
                <w:rFonts w:ascii="Aptos Narrow" w:eastAsia="Aptos Narrow" w:hAnsi="Aptos Narrow" w:cs="Aptos Narrow"/>
                <w:color w:val="000000" w:themeColor="text1"/>
                <w:sz w:val="22"/>
                <w:szCs w:val="22"/>
              </w:rPr>
              <w:t>-</w:t>
            </w:r>
            <w:r w:rsidR="4CC6031F" w:rsidRPr="5BF76F0C">
              <w:rPr>
                <w:rFonts w:ascii="Aptos Narrow" w:eastAsia="Aptos Narrow" w:hAnsi="Aptos Narrow" w:cs="Aptos Narrow"/>
                <w:color w:val="000000" w:themeColor="text1"/>
                <w:sz w:val="22"/>
                <w:szCs w:val="22"/>
              </w:rPr>
              <w:t>BF</w:t>
            </w:r>
            <w:r w:rsidR="53A44DC1" w:rsidRPr="5BF76F0C">
              <w:rPr>
                <w:rFonts w:ascii="Aptos Narrow" w:eastAsia="Aptos Narrow" w:hAnsi="Aptos Narrow" w:cs="Aptos Narrow"/>
                <w:color w:val="000000" w:themeColor="text1"/>
                <w:sz w:val="22"/>
                <w:szCs w:val="22"/>
              </w:rPr>
              <w:t>16</w:t>
            </w:r>
          </w:p>
        </w:tc>
        <w:tc>
          <w:tcPr>
            <w:tcW w:w="1695" w:type="dxa"/>
            <w:vAlign w:val="center"/>
          </w:tcPr>
          <w:p w14:paraId="271D964F" w14:textId="445C40EB" w:rsidR="6E3A8021" w:rsidRDefault="6E3A8021"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BF</w:t>
            </w:r>
            <w:r w:rsidR="7C3416D6" w:rsidRPr="5BF76F0C">
              <w:rPr>
                <w:rFonts w:ascii="Aptos Narrow" w:eastAsia="Aptos Narrow" w:hAnsi="Aptos Narrow" w:cs="Aptos Narrow"/>
                <w:color w:val="000000" w:themeColor="text1"/>
                <w:sz w:val="22"/>
                <w:szCs w:val="22"/>
              </w:rPr>
              <w:t>16</w:t>
            </w:r>
          </w:p>
        </w:tc>
        <w:tc>
          <w:tcPr>
            <w:tcW w:w="1305" w:type="dxa"/>
            <w:vAlign w:val="center"/>
          </w:tcPr>
          <w:p w14:paraId="682DA3ED" w14:textId="1DAA54B0" w:rsidR="5F9FCBD5" w:rsidRDefault="5F9FCBD5"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0.5717</w:t>
            </w:r>
          </w:p>
        </w:tc>
        <w:tc>
          <w:tcPr>
            <w:tcW w:w="900" w:type="dxa"/>
            <w:vAlign w:val="center"/>
          </w:tcPr>
          <w:p w14:paraId="757CF2C3" w14:textId="5958C1B4" w:rsidR="0FF22CE3" w:rsidRDefault="0FF22CE3"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0.7797</w:t>
            </w:r>
          </w:p>
        </w:tc>
        <w:tc>
          <w:tcPr>
            <w:tcW w:w="1005" w:type="dxa"/>
            <w:vAlign w:val="center"/>
          </w:tcPr>
          <w:p w14:paraId="2159433C" w14:textId="009D4C5E" w:rsidR="5F9FCBD5" w:rsidRDefault="5F9FCBD5"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0.6101</w:t>
            </w:r>
          </w:p>
        </w:tc>
        <w:tc>
          <w:tcPr>
            <w:tcW w:w="903" w:type="dxa"/>
            <w:vAlign w:val="center"/>
          </w:tcPr>
          <w:p w14:paraId="29827341" w14:textId="610D773A" w:rsidR="098133DA" w:rsidRDefault="098133DA"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0.7225</w:t>
            </w:r>
          </w:p>
        </w:tc>
      </w:tr>
      <w:tr w:rsidR="0048453C" w14:paraId="2D1A0F48" w14:textId="77777777" w:rsidTr="525E38B7">
        <w:trPr>
          <w:trHeight w:val="300"/>
        </w:trPr>
        <w:tc>
          <w:tcPr>
            <w:tcW w:w="1632" w:type="dxa"/>
            <w:vAlign w:val="center"/>
          </w:tcPr>
          <w:p w14:paraId="3539292D" w14:textId="485C66DB" w:rsidR="7250D3E5" w:rsidRPr="525E38B7" w:rsidRDefault="7250D3E5" w:rsidP="525E38B7">
            <w:pPr>
              <w:spacing w:after="0"/>
              <w:jc w:val="center"/>
              <w:rPr>
                <w:rFonts w:ascii="Aptos Narrow" w:eastAsia="Aptos Narrow" w:hAnsi="Aptos Narrow" w:cs="Aptos Narrow"/>
                <w:color w:val="000000" w:themeColor="text1"/>
                <w:sz w:val="22"/>
                <w:szCs w:val="22"/>
              </w:rPr>
            </w:pPr>
            <w:r w:rsidRPr="525E38B7">
              <w:rPr>
                <w:rFonts w:ascii="Aptos Narrow" w:eastAsia="Aptos Narrow" w:hAnsi="Aptos Narrow" w:cs="Aptos Narrow"/>
                <w:color w:val="000000" w:themeColor="text1"/>
                <w:sz w:val="22"/>
                <w:szCs w:val="22"/>
              </w:rPr>
              <w:t>SFT-FP8</w:t>
            </w:r>
          </w:p>
        </w:tc>
        <w:tc>
          <w:tcPr>
            <w:tcW w:w="1695" w:type="dxa"/>
            <w:vAlign w:val="center"/>
          </w:tcPr>
          <w:p w14:paraId="4ABE992E" w14:textId="1A7ED572" w:rsidR="63FAED03" w:rsidRDefault="4651FBB4" w:rsidP="5BF76F0C">
            <w:pPr>
              <w:spacing w:after="0"/>
              <w:jc w:val="center"/>
              <w:rPr>
                <w:rFonts w:ascii="Aptos Narrow" w:eastAsia="Aptos Narrow" w:hAnsi="Aptos Narrow" w:cs="Aptos Narrow"/>
                <w:color w:val="000000" w:themeColor="text1"/>
                <w:sz w:val="22"/>
                <w:szCs w:val="22"/>
              </w:rPr>
            </w:pPr>
            <w:r w:rsidRPr="796BBBD5">
              <w:rPr>
                <w:rFonts w:ascii="Aptos Narrow" w:eastAsia="Aptos Narrow" w:hAnsi="Aptos Narrow" w:cs="Aptos Narrow"/>
                <w:color w:val="000000" w:themeColor="text1"/>
                <w:sz w:val="22"/>
                <w:szCs w:val="22"/>
              </w:rPr>
              <w:t>BF16</w:t>
            </w:r>
          </w:p>
        </w:tc>
        <w:tc>
          <w:tcPr>
            <w:tcW w:w="1305" w:type="dxa"/>
            <w:vAlign w:val="center"/>
          </w:tcPr>
          <w:p w14:paraId="70DE764B" w14:textId="219A4E74" w:rsidR="3F3F5D05" w:rsidRDefault="3F3F5D05"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0.5667</w:t>
            </w:r>
          </w:p>
        </w:tc>
        <w:tc>
          <w:tcPr>
            <w:tcW w:w="900" w:type="dxa"/>
            <w:vAlign w:val="center"/>
          </w:tcPr>
          <w:p w14:paraId="3E59C815" w14:textId="45A58C5F" w:rsidR="3F3F5D05" w:rsidRDefault="3F3F5D05"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0.7753</w:t>
            </w:r>
          </w:p>
        </w:tc>
        <w:tc>
          <w:tcPr>
            <w:tcW w:w="1005" w:type="dxa"/>
            <w:vAlign w:val="center"/>
          </w:tcPr>
          <w:p w14:paraId="27AE6892" w14:textId="556D269C" w:rsidR="3F3F5D05" w:rsidRDefault="3F3F5D05"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0.6098</w:t>
            </w:r>
          </w:p>
        </w:tc>
        <w:tc>
          <w:tcPr>
            <w:tcW w:w="903" w:type="dxa"/>
            <w:vAlign w:val="center"/>
          </w:tcPr>
          <w:p w14:paraId="269520B2" w14:textId="7289057E" w:rsidR="1BC30CBC" w:rsidRDefault="1BC30CBC"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0.7263</w:t>
            </w:r>
          </w:p>
        </w:tc>
      </w:tr>
      <w:tr w:rsidR="0048453C" w14:paraId="42CCF747" w14:textId="77777777" w:rsidTr="00D15627">
        <w:trPr>
          <w:trHeight w:val="300"/>
        </w:trPr>
        <w:tc>
          <w:tcPr>
            <w:tcW w:w="1632" w:type="dxa"/>
            <w:vAlign w:val="center"/>
          </w:tcPr>
          <w:p w14:paraId="7446DF40" w14:textId="09EC4789" w:rsidR="7A9235CE" w:rsidRDefault="7A9235CE" w:rsidP="5BF76F0C">
            <w:pPr>
              <w:spacing w:after="0"/>
              <w:jc w:val="center"/>
              <w:rPr>
                <w:rFonts w:ascii="Aptos Narrow" w:eastAsia="Aptos Narrow" w:hAnsi="Aptos Narrow" w:cs="Aptos Narrow"/>
                <w:color w:val="000000" w:themeColor="text1"/>
                <w:sz w:val="22"/>
                <w:szCs w:val="22"/>
              </w:rPr>
            </w:pPr>
            <w:r w:rsidRPr="5BF76F0C">
              <w:rPr>
                <w:rFonts w:ascii="Aptos Narrow" w:eastAsia="Aptos Narrow" w:hAnsi="Aptos Narrow" w:cs="Aptos Narrow"/>
                <w:color w:val="000000" w:themeColor="text1"/>
                <w:sz w:val="22"/>
                <w:szCs w:val="22"/>
              </w:rPr>
              <w:t>SFT</w:t>
            </w:r>
            <w:r w:rsidR="3AFDC1F1" w:rsidRPr="5BF76F0C">
              <w:rPr>
                <w:rFonts w:ascii="Aptos Narrow" w:eastAsia="Aptos Narrow" w:hAnsi="Aptos Narrow" w:cs="Aptos Narrow"/>
                <w:color w:val="000000" w:themeColor="text1"/>
                <w:sz w:val="22"/>
                <w:szCs w:val="22"/>
              </w:rPr>
              <w:t>-</w:t>
            </w:r>
            <w:r w:rsidR="0D439674" w:rsidRPr="5BF76F0C">
              <w:rPr>
                <w:rFonts w:ascii="Aptos Narrow" w:eastAsia="Aptos Narrow" w:hAnsi="Aptos Narrow" w:cs="Aptos Narrow"/>
                <w:color w:val="000000" w:themeColor="text1"/>
                <w:sz w:val="22"/>
                <w:szCs w:val="22"/>
              </w:rPr>
              <w:t>MXFP</w:t>
            </w:r>
            <w:r w:rsidR="3AFDC1F1" w:rsidRPr="5BF76F0C">
              <w:rPr>
                <w:rFonts w:ascii="Aptos Narrow" w:eastAsia="Aptos Narrow" w:hAnsi="Aptos Narrow" w:cs="Aptos Narrow"/>
                <w:color w:val="000000" w:themeColor="text1"/>
                <w:sz w:val="22"/>
                <w:szCs w:val="22"/>
              </w:rPr>
              <w:t>8</w:t>
            </w:r>
          </w:p>
        </w:tc>
        <w:tc>
          <w:tcPr>
            <w:tcW w:w="1695" w:type="dxa"/>
            <w:vAlign w:val="center"/>
          </w:tcPr>
          <w:p w14:paraId="0059462E" w14:textId="083FCA10" w:rsidR="379F5736" w:rsidRDefault="35A5A2EC" w:rsidP="5BF76F0C">
            <w:pPr>
              <w:spacing w:after="0"/>
              <w:jc w:val="center"/>
              <w:rPr>
                <w:rFonts w:ascii="Aptos Narrow" w:eastAsia="Aptos Narrow" w:hAnsi="Aptos Narrow" w:cs="Aptos Narrow"/>
                <w:color w:val="000000" w:themeColor="text1"/>
                <w:sz w:val="22"/>
                <w:szCs w:val="22"/>
              </w:rPr>
            </w:pPr>
            <w:r w:rsidRPr="4C4686B0">
              <w:rPr>
                <w:rFonts w:ascii="Aptos Narrow" w:eastAsia="Aptos Narrow" w:hAnsi="Aptos Narrow" w:cs="Aptos Narrow"/>
                <w:color w:val="000000" w:themeColor="text1"/>
                <w:sz w:val="22"/>
                <w:szCs w:val="22"/>
              </w:rPr>
              <w:t>BF16</w:t>
            </w:r>
          </w:p>
        </w:tc>
        <w:tc>
          <w:tcPr>
            <w:tcW w:w="1305" w:type="dxa"/>
            <w:vAlign w:val="center"/>
          </w:tcPr>
          <w:p w14:paraId="4BE2F30E" w14:textId="49186903" w:rsidR="7C757DCF" w:rsidRDefault="7C757DCF"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0.5704</w:t>
            </w:r>
          </w:p>
        </w:tc>
        <w:tc>
          <w:tcPr>
            <w:tcW w:w="900" w:type="dxa"/>
            <w:vAlign w:val="center"/>
          </w:tcPr>
          <w:p w14:paraId="07D41E36" w14:textId="2477F6F0" w:rsidR="7C757DCF" w:rsidRDefault="7C757DCF"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0.7775</w:t>
            </w:r>
          </w:p>
        </w:tc>
        <w:tc>
          <w:tcPr>
            <w:tcW w:w="1005" w:type="dxa"/>
            <w:vAlign w:val="center"/>
          </w:tcPr>
          <w:p w14:paraId="68930004" w14:textId="6D607E2D" w:rsidR="7C757DCF" w:rsidRDefault="7C757DCF"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0.6139</w:t>
            </w:r>
          </w:p>
        </w:tc>
        <w:tc>
          <w:tcPr>
            <w:tcW w:w="903" w:type="dxa"/>
            <w:vAlign w:val="center"/>
          </w:tcPr>
          <w:p w14:paraId="041685FE" w14:textId="7A8B0659" w:rsidR="7C757DCF" w:rsidRDefault="7C757DCF" w:rsidP="5BF76F0C">
            <w:pPr>
              <w:spacing w:after="0"/>
              <w:jc w:val="center"/>
              <w:rPr>
                <w:rFonts w:ascii="Aptos Narrow" w:eastAsia="Aptos Narrow" w:hAnsi="Aptos Narrow" w:cs="Aptos Narrow"/>
                <w:sz w:val="22"/>
                <w:szCs w:val="22"/>
              </w:rPr>
            </w:pPr>
            <w:r w:rsidRPr="5BF76F0C">
              <w:rPr>
                <w:rFonts w:ascii="Calibri" w:eastAsia="Calibri" w:hAnsi="Calibri" w:cs="Calibri"/>
                <w:color w:val="000000" w:themeColor="text1"/>
                <w:sz w:val="22"/>
                <w:szCs w:val="22"/>
              </w:rPr>
              <w:t>0.7202</w:t>
            </w:r>
          </w:p>
        </w:tc>
      </w:tr>
    </w:tbl>
    <w:p w14:paraId="5DBF3C8C" w14:textId="490D72F6" w:rsidR="39C7EF8E" w:rsidRDefault="17CD5771" w:rsidP="39C7EF8E">
      <w:pPr>
        <w:spacing w:after="0"/>
      </w:pPr>
      <w:r w:rsidRPr="5BF76F0C">
        <w:t xml:space="preserve">The general benchmarks show that the accuracy of </w:t>
      </w:r>
      <w:r w:rsidR="46FAF0CA" w:rsidRPr="5BF76F0C">
        <w:t>FP</w:t>
      </w:r>
      <w:r w:rsidRPr="5BF76F0C">
        <w:t>8/</w:t>
      </w:r>
      <w:r w:rsidR="41455EE9" w:rsidRPr="5BF76F0C">
        <w:t>MXFP</w:t>
      </w:r>
      <w:r w:rsidRPr="5BF76F0C">
        <w:t>8 loss &lt; 1% compared to</w:t>
      </w:r>
      <w:r w:rsidR="6D7760EF" w:rsidRPr="5BF76F0C">
        <w:t xml:space="preserve"> </w:t>
      </w:r>
      <w:r w:rsidR="685DA67F" w:rsidRPr="5BF76F0C">
        <w:t>BF</w:t>
      </w:r>
      <w:r w:rsidR="6D7760EF" w:rsidRPr="5BF76F0C">
        <w:t xml:space="preserve">16 after </w:t>
      </w:r>
      <w:r w:rsidR="174DFC4B" w:rsidRPr="5BF76F0C">
        <w:t>SFT</w:t>
      </w:r>
      <w:r w:rsidR="6D7760EF" w:rsidRPr="5BF76F0C">
        <w:t>.</w:t>
      </w:r>
    </w:p>
    <w:p w14:paraId="75F1E3AE" w14:textId="561B9721" w:rsidR="39C7EF8E" w:rsidRDefault="39C7EF8E" w:rsidP="39C7EF8E">
      <w:pPr>
        <w:spacing w:after="0"/>
      </w:pPr>
    </w:p>
    <w:p w14:paraId="1CCF15F2" w14:textId="030F2AFF" w:rsidR="7D6B4D07" w:rsidRDefault="7D6B4D07" w:rsidP="00175679">
      <w:pPr>
        <w:pStyle w:val="Heading3"/>
        <w:numPr>
          <w:ilvl w:val="3"/>
          <w:numId w:val="26"/>
        </w:numPr>
        <w:rPr>
          <w:b/>
          <w:bCs/>
          <w:color w:val="auto"/>
        </w:rPr>
      </w:pPr>
      <w:bookmarkStart w:id="201" w:name="_Toc228179986"/>
      <w:r w:rsidRPr="169E1C66">
        <w:rPr>
          <w:b/>
          <w:bCs/>
          <w:color w:val="auto"/>
        </w:rPr>
        <w:t>Supervised Fine-Tuning (SFT) MXFP4</w:t>
      </w:r>
      <w:bookmarkEnd w:id="201"/>
    </w:p>
    <w:p w14:paraId="7E8BE53E" w14:textId="74957809" w:rsidR="169E1C66" w:rsidRDefault="169E1C66" w:rsidP="169E1C66">
      <w:pPr>
        <w:spacing w:after="0"/>
      </w:pPr>
    </w:p>
    <w:p w14:paraId="2A3C75E4" w14:textId="16770E11" w:rsidR="63C27F9B" w:rsidRDefault="63C27F9B">
      <w:r>
        <w:t xml:space="preserve">MXFP4 </w:t>
      </w:r>
      <w:r w:rsidRPr="169E1C66">
        <w:rPr>
          <w:rFonts w:eastAsia="DengXian"/>
        </w:rPr>
        <w:t>recipe</w:t>
      </w:r>
      <w:r>
        <w:t>:</w:t>
      </w:r>
    </w:p>
    <w:tbl>
      <w:tblPr>
        <w:tblW w:w="0" w:type="auto"/>
        <w:tblLook w:val="06A0" w:firstRow="1" w:lastRow="0" w:firstColumn="1" w:lastColumn="0" w:noHBand="1" w:noVBand="1"/>
      </w:tblPr>
      <w:tblGrid>
        <w:gridCol w:w="1679"/>
        <w:gridCol w:w="3675"/>
        <w:gridCol w:w="2910"/>
      </w:tblGrid>
      <w:tr w:rsidR="00C17BE5" w14:paraId="0F6F53BC" w14:textId="77777777" w:rsidTr="59C9F83C">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4A9173" w14:textId="6C3E6826" w:rsidR="169E1C66" w:rsidRDefault="169E1C66" w:rsidP="169E1C66">
            <w:pPr>
              <w:spacing w:after="0"/>
              <w:jc w:val="center"/>
              <w:rPr>
                <w:rFonts w:ascii="Aptos Narrow" w:eastAsia="Aptos Narrow" w:hAnsi="Aptos Narrow" w:cs="Aptos Narrow"/>
                <w:b/>
                <w:bCs/>
                <w:color w:val="000000" w:themeColor="text1"/>
                <w:sz w:val="22"/>
                <w:szCs w:val="22"/>
              </w:rPr>
            </w:pPr>
            <w:r w:rsidRPr="169E1C66">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83D73F" w14:textId="505E33CF" w:rsidR="169E1C66" w:rsidRDefault="169E1C66" w:rsidP="169E1C66">
            <w:pPr>
              <w:spacing w:after="0"/>
              <w:jc w:val="center"/>
              <w:rPr>
                <w:rFonts w:ascii="Aptos Narrow" w:eastAsia="Aptos Narrow" w:hAnsi="Aptos Narrow" w:cs="Aptos Narrow"/>
                <w:b/>
                <w:bCs/>
                <w:color w:val="000000" w:themeColor="text1"/>
                <w:sz w:val="22"/>
                <w:szCs w:val="22"/>
              </w:rPr>
            </w:pPr>
            <w:r w:rsidRPr="169E1C66">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4C0E0D" w14:textId="3DC8697C" w:rsidR="169E1C66" w:rsidRDefault="169E1C66" w:rsidP="169E1C66">
            <w:pPr>
              <w:jc w:val="center"/>
              <w:rPr>
                <w:rFonts w:ascii="Aptos Narrow" w:eastAsia="Aptos Narrow" w:hAnsi="Aptos Narrow" w:cs="Aptos Narrow"/>
                <w:b/>
                <w:bCs/>
                <w:color w:val="000000" w:themeColor="text1"/>
                <w:sz w:val="22"/>
                <w:szCs w:val="22"/>
              </w:rPr>
            </w:pPr>
            <w:r w:rsidRPr="169E1C66">
              <w:rPr>
                <w:rFonts w:ascii="Aptos Narrow" w:eastAsia="Aptos Narrow" w:hAnsi="Aptos Narrow" w:cs="Aptos Narrow"/>
                <w:b/>
                <w:bCs/>
                <w:color w:val="000000" w:themeColor="text1"/>
                <w:sz w:val="22"/>
                <w:szCs w:val="22"/>
              </w:rPr>
              <w:t>comments</w:t>
            </w:r>
          </w:p>
        </w:tc>
      </w:tr>
      <w:tr w:rsidR="00C17BE5" w14:paraId="2123BD28" w14:textId="77777777" w:rsidTr="59C9F83C">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713D9E6" w14:textId="5B98E963" w:rsidR="169E1C66" w:rsidRDefault="169E1C66" w:rsidP="169E1C66">
            <w:pPr>
              <w:spacing w:after="0"/>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recipes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34B545A" w14:textId="21470239" w:rsidR="169E1C66" w:rsidRDefault="169E1C66" w:rsidP="169E1C66">
            <w:pPr>
              <w:spacing w:after="0"/>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MXFP</w:t>
            </w:r>
            <w:r w:rsidR="177B1055" w:rsidRPr="169E1C66">
              <w:rPr>
                <w:rFonts w:ascii="Aptos Narrow" w:eastAsia="Aptos Narrow" w:hAnsi="Aptos Narrow" w:cs="Aptos Narrow"/>
                <w:color w:val="000000" w:themeColor="text1"/>
                <w:sz w:val="22"/>
                <w:szCs w:val="22"/>
              </w:rPr>
              <w:t>4</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2D60EC" w14:textId="37B60A28" w:rsidR="169E1C66" w:rsidRDefault="169E1C66" w:rsidP="169E1C66">
            <w:pPr>
              <w:jc w:val="center"/>
              <w:rPr>
                <w:rFonts w:ascii="Aptos Narrow" w:eastAsia="Aptos Narrow" w:hAnsi="Aptos Narrow" w:cs="Aptos Narrow"/>
                <w:color w:val="000000" w:themeColor="text1"/>
                <w:sz w:val="22"/>
                <w:szCs w:val="22"/>
              </w:rPr>
            </w:pPr>
          </w:p>
        </w:tc>
      </w:tr>
      <w:tr w:rsidR="00C17BE5" w14:paraId="06AADCC8" w14:textId="77777777" w:rsidTr="59C9F83C">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D757741" w14:textId="3E79F478" w:rsidR="169E1C66" w:rsidRDefault="169E1C66" w:rsidP="169E1C66">
            <w:pPr>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quantized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2E5D664" w14:textId="27215589" w:rsidR="169E1C66" w:rsidRDefault="169E1C66" w:rsidP="169E1C66">
            <w:pPr>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linear</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C57AE50" w14:textId="6763C25B" w:rsidR="169E1C66" w:rsidRDefault="169E1C66" w:rsidP="169E1C66">
            <w:pPr>
              <w:jc w:val="center"/>
              <w:rPr>
                <w:rFonts w:ascii="Aptos Narrow" w:eastAsia="Aptos Narrow" w:hAnsi="Aptos Narrow" w:cs="Aptos Narrow"/>
                <w:color w:val="000000" w:themeColor="text1"/>
                <w:sz w:val="22"/>
                <w:szCs w:val="22"/>
              </w:rPr>
            </w:pPr>
          </w:p>
        </w:tc>
      </w:tr>
      <w:tr w:rsidR="00C17BE5" w14:paraId="0C7788E0" w14:textId="77777777" w:rsidTr="59C9F83C">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7E932C" w14:textId="10098B11" w:rsidR="169E1C66" w:rsidRDefault="169E1C66" w:rsidP="169E1C66">
            <w:pPr>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exclude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26CB5A5" w14:textId="390BDD19" w:rsidR="169E1C66" w:rsidRDefault="169E1C66" w:rsidP="169E1C66">
            <w:pPr>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embedding, lm_head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62804DB" w14:textId="18067E2F" w:rsidR="169E1C66" w:rsidRDefault="169E1C66" w:rsidP="169E1C66">
            <w:pPr>
              <w:jc w:val="center"/>
              <w:rPr>
                <w:rFonts w:ascii="Aptos Narrow" w:eastAsia="Aptos Narrow" w:hAnsi="Aptos Narrow" w:cs="Aptos Narrow"/>
                <w:color w:val="000000" w:themeColor="text1"/>
                <w:sz w:val="22"/>
                <w:szCs w:val="22"/>
              </w:rPr>
            </w:pPr>
          </w:p>
        </w:tc>
      </w:tr>
      <w:tr w:rsidR="00C17BE5" w14:paraId="59237FE7" w14:textId="77777777" w:rsidTr="59C9F83C">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EF896EE" w14:textId="1930ED78" w:rsidR="169E1C66" w:rsidRDefault="169E1C66" w:rsidP="169E1C66">
            <w:pPr>
              <w:spacing w:after="0"/>
              <w:jc w:val="center"/>
              <w:rPr>
                <w:rFonts w:ascii="Aptos Narrow" w:eastAsia="Aptos Narrow" w:hAnsi="Aptos Narrow" w:cs="Aptos Narrow"/>
                <w:color w:val="000000" w:themeColor="text1"/>
                <w:sz w:val="22"/>
                <w:szCs w:val="22"/>
              </w:rPr>
            </w:pPr>
            <w:r w:rsidRPr="169E1C66">
              <w:rPr>
                <w:rFonts w:ascii="Aptos Narrow" w:eastAsia="Aptos Narrow" w:hAnsi="Aptos Narrow" w:cs="Aptos Narrow"/>
                <w:color w:val="000000" w:themeColor="text1"/>
                <w:sz w:val="22"/>
                <w:szCs w:val="22"/>
              </w:rPr>
              <w:t>FP8 format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22C8D85" w14:textId="25781377" w:rsidR="65A5B10A" w:rsidRDefault="69CBAE87" w:rsidP="169E1C66">
            <w:pPr>
              <w:spacing w:after="0"/>
              <w:jc w:val="center"/>
              <w:rPr>
                <w:rFonts w:ascii="Aptos Narrow" w:eastAsia="Aptos Narrow" w:hAnsi="Aptos Narrow" w:cs="Aptos Narrow"/>
                <w:color w:val="000000" w:themeColor="text1"/>
                <w:sz w:val="22"/>
                <w:szCs w:val="22"/>
              </w:rPr>
            </w:pPr>
            <w:r w:rsidRPr="59C9F83C">
              <w:rPr>
                <w:rFonts w:ascii="Aptos Narrow" w:eastAsia="Aptos Narrow" w:hAnsi="Aptos Narrow" w:cs="Aptos Narrow"/>
                <w:color w:val="000000" w:themeColor="text1"/>
                <w:sz w:val="22"/>
                <w:szCs w:val="22"/>
              </w:rPr>
              <w:t>MXFP4</w:t>
            </w:r>
            <w:r w:rsidR="169E1C66" w:rsidRPr="59C9F83C">
              <w:rPr>
                <w:rFonts w:ascii="Aptos Narrow" w:eastAsia="Aptos Narrow" w:hAnsi="Aptos Narrow" w:cs="Aptos Narrow"/>
                <w:color w:val="000000" w:themeColor="text1"/>
                <w:sz w:val="22"/>
                <w:szCs w:val="22"/>
              </w:rPr>
              <w:t xml:space="preserve"> forward, </w:t>
            </w:r>
            <w:r w:rsidR="514AE9A1" w:rsidRPr="59C9F83C">
              <w:rPr>
                <w:rFonts w:ascii="Aptos Narrow" w:eastAsia="Aptos Narrow" w:hAnsi="Aptos Narrow" w:cs="Aptos Narrow"/>
                <w:color w:val="000000" w:themeColor="text1"/>
                <w:sz w:val="22"/>
                <w:szCs w:val="22"/>
              </w:rPr>
              <w:t>MXFP4</w:t>
            </w:r>
            <w:r w:rsidR="169E1C66" w:rsidRPr="59C9F83C">
              <w:rPr>
                <w:rFonts w:ascii="Aptos Narrow" w:eastAsia="Aptos Narrow" w:hAnsi="Aptos Narrow" w:cs="Aptos Narrow"/>
                <w:color w:val="000000" w:themeColor="text1"/>
                <w:sz w:val="22"/>
                <w:szCs w:val="22"/>
              </w:rPr>
              <w:t xml:space="preserve"> backward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62A75EF" w14:textId="6E05C664" w:rsidR="169E1C66" w:rsidRDefault="169E1C66" w:rsidP="169E1C66">
            <w:pPr>
              <w:jc w:val="center"/>
              <w:rPr>
                <w:rFonts w:ascii="Aptos Narrow" w:eastAsia="Aptos Narrow" w:hAnsi="Aptos Narrow" w:cs="Aptos Narrow"/>
                <w:color w:val="000000" w:themeColor="text1"/>
                <w:sz w:val="22"/>
                <w:szCs w:val="22"/>
              </w:rPr>
            </w:pPr>
          </w:p>
        </w:tc>
      </w:tr>
    </w:tbl>
    <w:p w14:paraId="6AA5647A" w14:textId="359DE84B" w:rsidR="169E1C66" w:rsidRDefault="169E1C66" w:rsidP="169E1C66">
      <w:pPr>
        <w:spacing w:after="0"/>
      </w:pPr>
    </w:p>
    <w:p w14:paraId="6B1B5FA6" w14:textId="26E08891" w:rsidR="169E1C66" w:rsidRDefault="169E1C66" w:rsidP="169E1C66">
      <w:pPr>
        <w:spacing w:after="0"/>
      </w:pPr>
    </w:p>
    <w:p w14:paraId="498A939D" w14:textId="203D0959" w:rsidR="5682507B" w:rsidRDefault="00175679" w:rsidP="00175679">
      <w:pPr>
        <w:pStyle w:val="Heading3"/>
        <w:numPr>
          <w:ilvl w:val="1"/>
          <w:numId w:val="26"/>
        </w:numPr>
        <w:rPr>
          <w:b/>
          <w:bCs/>
          <w:color w:val="auto"/>
        </w:rPr>
      </w:pPr>
      <w:r>
        <w:rPr>
          <w:b/>
          <w:bCs/>
          <w:color w:val="auto"/>
        </w:rPr>
        <w:t xml:space="preserve"> </w:t>
      </w:r>
      <w:bookmarkStart w:id="202" w:name="_Toc228179987"/>
      <w:r w:rsidR="0FBDFC23" w:rsidRPr="1ED4F078">
        <w:rPr>
          <w:b/>
          <w:bCs/>
          <w:color w:val="auto"/>
        </w:rPr>
        <w:t>Llama-3.1-</w:t>
      </w:r>
      <w:r w:rsidR="249FC492" w:rsidRPr="1ED4F078">
        <w:rPr>
          <w:b/>
          <w:bCs/>
          <w:color w:val="auto"/>
        </w:rPr>
        <w:t>70</w:t>
      </w:r>
      <w:r w:rsidR="0FBDFC23" w:rsidRPr="1ED4F078">
        <w:rPr>
          <w:b/>
          <w:bCs/>
          <w:color w:val="auto"/>
        </w:rPr>
        <w:t>B-Instruct</w:t>
      </w:r>
      <w:bookmarkEnd w:id="202"/>
    </w:p>
    <w:p w14:paraId="60DCD218" w14:textId="3C5F1A5E" w:rsidR="39C7EF8E" w:rsidRPr="00E64517" w:rsidRDefault="0FBDFC23" w:rsidP="00175679">
      <w:pPr>
        <w:pStyle w:val="Heading3"/>
        <w:numPr>
          <w:ilvl w:val="3"/>
          <w:numId w:val="26"/>
        </w:numPr>
        <w:rPr>
          <w:b/>
          <w:bCs/>
          <w:color w:val="auto"/>
        </w:rPr>
      </w:pPr>
      <w:bookmarkStart w:id="203" w:name="_Toc228179988"/>
      <w:r w:rsidRPr="1ED4F078">
        <w:rPr>
          <w:b/>
          <w:bCs/>
          <w:color w:val="auto"/>
        </w:rPr>
        <w:t>Supervised Fine-Tuning (</w:t>
      </w:r>
      <w:commentRangeStart w:id="204"/>
      <w:r w:rsidRPr="1ED4F078">
        <w:rPr>
          <w:b/>
          <w:bCs/>
          <w:color w:val="auto"/>
        </w:rPr>
        <w:t>SFT</w:t>
      </w:r>
      <w:commentRangeEnd w:id="204"/>
      <w:r w:rsidRPr="1ED4F078">
        <w:rPr>
          <w:rStyle w:val="CommentReference"/>
          <w:b/>
          <w:bCs/>
          <w:color w:val="auto"/>
          <w:sz w:val="28"/>
          <w:szCs w:val="28"/>
        </w:rPr>
        <w:commentReference w:id="204"/>
      </w:r>
      <w:r w:rsidRPr="1ED4F078">
        <w:rPr>
          <w:b/>
          <w:bCs/>
          <w:color w:val="auto"/>
        </w:rPr>
        <w:t>)</w:t>
      </w:r>
      <w:bookmarkEnd w:id="203"/>
      <w:r w:rsidRPr="1ED4F078">
        <w:rPr>
          <w:b/>
          <w:bCs/>
          <w:color w:val="auto"/>
        </w:rPr>
        <w:t xml:space="preserve"> </w:t>
      </w:r>
    </w:p>
    <w:p w14:paraId="051F72B4" w14:textId="77777777" w:rsidR="00C8604A" w:rsidRPr="00C8604A" w:rsidRDefault="00C8604A" w:rsidP="00C8604A">
      <w:pPr>
        <w:rPr>
          <w:rFonts w:eastAsia="DengXian"/>
        </w:rPr>
      </w:pPr>
      <w:r>
        <w:t xml:space="preserve">The table below shows </w:t>
      </w:r>
      <w:r w:rsidRPr="00C8604A">
        <w:rPr>
          <w:rFonts w:eastAsia="DengXian" w:hint="eastAsia"/>
        </w:rPr>
        <w:t>the common recipe for BF16 finetuning and the additional recipe for low-precision fine-tuning.</w:t>
      </w:r>
    </w:p>
    <w:p w14:paraId="2485F2AD" w14:textId="4B16201E" w:rsidR="3D5BAE43" w:rsidRDefault="3D5BAE43"/>
    <w:p w14:paraId="3048352D" w14:textId="5290BBFA" w:rsidR="1C3AF4D8" w:rsidRDefault="1C3AF4D8">
      <w:r>
        <w:t>The common</w:t>
      </w:r>
      <w:r w:rsidR="00C8604A">
        <w:rPr>
          <w:rFonts w:eastAsia="DengXian" w:hint="eastAsia"/>
        </w:rPr>
        <w:t xml:space="preserve"> recipe</w:t>
      </w:r>
      <w:r>
        <w:t xml:space="preserve"> for </w:t>
      </w:r>
      <w:r w:rsidR="00C8604A">
        <w:rPr>
          <w:rFonts w:eastAsia="DengXian" w:hint="eastAsia"/>
        </w:rPr>
        <w:t xml:space="preserve">BF16 </w:t>
      </w:r>
      <w:r>
        <w:t>finetuning:</w:t>
      </w:r>
    </w:p>
    <w:tbl>
      <w:tblPr>
        <w:tblW w:w="0" w:type="auto"/>
        <w:tblLook w:val="06A0" w:firstRow="1" w:lastRow="0" w:firstColumn="1" w:lastColumn="0" w:noHBand="1" w:noVBand="1"/>
      </w:tblPr>
      <w:tblGrid>
        <w:gridCol w:w="1679"/>
        <w:gridCol w:w="3675"/>
        <w:gridCol w:w="2910"/>
      </w:tblGrid>
      <w:tr w:rsidR="00C17BE5" w14:paraId="1FD3F298" w14:textId="77777777" w:rsidTr="0132BBD5">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6A6EFF" w14:textId="6C3E6826" w:rsidR="55C1372A" w:rsidRDefault="55C1372A" w:rsidP="55C1372A">
            <w:pPr>
              <w:spacing w:after="0"/>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B56A371" w14:textId="505E33CF" w:rsidR="55C1372A" w:rsidRDefault="55C1372A" w:rsidP="55C1372A">
            <w:pPr>
              <w:spacing w:after="0"/>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5C850CE" w14:textId="3DC8697C" w:rsidR="55C1372A" w:rsidRDefault="55C1372A" w:rsidP="55C1372A">
            <w:pPr>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comments</w:t>
            </w:r>
          </w:p>
        </w:tc>
      </w:tr>
      <w:tr w:rsidR="00C17BE5" w14:paraId="3FA00ABD" w14:textId="77777777" w:rsidTr="0132BBD5">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E7B904C" w14:textId="2F58C9CA"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optimizer</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1BCA851" w14:textId="5AE9993A"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adam, -adam-beta1 0.9 --adam-beta2 0.95 --adam-eps 1e-5</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8BCB5E" w14:textId="27F725D0"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high precision (FP32) when updating weights</w:t>
            </w:r>
          </w:p>
        </w:tc>
      </w:tr>
      <w:tr w:rsidR="00C17BE5" w14:paraId="0824B31F" w14:textId="77777777" w:rsidTr="0132BBD5">
        <w:trPr>
          <w:trHeight w:val="36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5C7D691" w14:textId="43CBA0EE"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Learning rate</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A885BD2" w14:textId="05040157" w:rsidR="0132BBD5" w:rsidRDefault="0132BBD5" w:rsidP="0132BBD5">
            <w:pPr>
              <w:spacing w:after="0"/>
              <w:jc w:val="center"/>
              <w:rPr>
                <w:rFonts w:ascii="Aptos Narrow" w:eastAsia="Aptos Narrow" w:hAnsi="Aptos Narrow" w:cs="Aptos Narrow"/>
                <w:color w:val="000000" w:themeColor="text1"/>
                <w:sz w:val="22"/>
                <w:szCs w:val="22"/>
              </w:rPr>
            </w:pPr>
            <w:r w:rsidRPr="0132BBD5">
              <w:rPr>
                <w:rFonts w:ascii="Aptos Narrow" w:eastAsia="Aptos Narrow" w:hAnsi="Aptos Narrow" w:cs="Aptos Narrow"/>
                <w:color w:val="000000" w:themeColor="text1"/>
                <w:sz w:val="22"/>
                <w:szCs w:val="22"/>
              </w:rPr>
              <w:t>1e-5, min-lr=1e-7</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B1D827" w14:textId="119BE27A"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lr-decay-style= cosine</w:t>
            </w:r>
          </w:p>
        </w:tc>
      </w:tr>
      <w:tr w:rsidR="00C17BE5" w14:paraId="7E7CA301" w14:textId="77777777" w:rsidTr="0132BBD5">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CAC6B5E" w14:textId="3AB0B1FC"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Weight decay</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FD5C7D3" w14:textId="72F81416" w:rsidR="55C1372A" w:rsidRDefault="55C1372A" w:rsidP="0132BBD5">
            <w:pPr>
              <w:spacing w:after="0"/>
              <w:jc w:val="center"/>
              <w:rPr>
                <w:rFonts w:ascii="Aptos Narrow" w:eastAsia="Aptos Narrow" w:hAnsi="Aptos Narrow" w:cs="Aptos Narrow"/>
                <w:color w:val="000000" w:themeColor="text1"/>
                <w:sz w:val="22"/>
                <w:szCs w:val="22"/>
              </w:rPr>
            </w:pPr>
            <w:r w:rsidRPr="0132BBD5">
              <w:rPr>
                <w:rFonts w:ascii="Aptos Narrow" w:eastAsia="Aptos Narrow" w:hAnsi="Aptos Narrow" w:cs="Aptos Narrow"/>
                <w:color w:val="000000" w:themeColor="text1"/>
                <w:sz w:val="22"/>
                <w:szCs w:val="22"/>
              </w:rPr>
              <w:t>0.</w:t>
            </w:r>
            <w:r w:rsidR="0132BBD5" w:rsidRPr="0132BBD5">
              <w:rPr>
                <w:rFonts w:ascii="Aptos Narrow" w:eastAsia="Aptos Narrow" w:hAnsi="Aptos Narrow" w:cs="Aptos Narrow"/>
                <w:color w:val="000000" w:themeColor="text1"/>
                <w:sz w:val="22"/>
                <w:szCs w:val="22"/>
              </w:rPr>
              <w:t>01</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C7F0EDB" w14:textId="5C64F9D0" w:rsidR="55C1372A" w:rsidRDefault="55C1372A" w:rsidP="55C1372A">
            <w:pPr>
              <w:jc w:val="center"/>
              <w:rPr>
                <w:rFonts w:ascii="Aptos Narrow" w:eastAsia="Aptos Narrow" w:hAnsi="Aptos Narrow" w:cs="Aptos Narrow"/>
                <w:color w:val="000000" w:themeColor="text1"/>
                <w:sz w:val="22"/>
                <w:szCs w:val="22"/>
              </w:rPr>
            </w:pPr>
          </w:p>
        </w:tc>
      </w:tr>
      <w:tr w:rsidR="00C17BE5" w14:paraId="66803AA6" w14:textId="77777777" w:rsidTr="0132BBD5">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B7FEA54" w14:textId="7B03B889"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Batch size</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05E973" w14:textId="6533151D" w:rsidR="55C1372A" w:rsidRDefault="55C1372A" w:rsidP="0132BBD5">
            <w:pPr>
              <w:spacing w:after="0"/>
              <w:jc w:val="center"/>
              <w:rPr>
                <w:rFonts w:ascii="Aptos Narrow" w:eastAsia="Aptos Narrow" w:hAnsi="Aptos Narrow" w:cs="Aptos Narrow"/>
                <w:color w:val="000000" w:themeColor="text1"/>
                <w:sz w:val="22"/>
                <w:szCs w:val="22"/>
              </w:rPr>
            </w:pPr>
            <w:r w:rsidRPr="0132BBD5">
              <w:rPr>
                <w:rFonts w:ascii="Aptos Narrow" w:eastAsia="Aptos Narrow" w:hAnsi="Aptos Narrow" w:cs="Aptos Narrow"/>
                <w:color w:val="000000" w:themeColor="text1"/>
                <w:sz w:val="22"/>
                <w:szCs w:val="22"/>
              </w:rPr>
              <w:t>global batch size=8, micro batch size=</w:t>
            </w:r>
            <w:r w:rsidR="0132BBD5" w:rsidRPr="0132BBD5">
              <w:rPr>
                <w:rFonts w:ascii="Aptos Narrow" w:eastAsia="Aptos Narrow" w:hAnsi="Aptos Narrow" w:cs="Aptos Narrow"/>
                <w:color w:val="000000" w:themeColor="text1"/>
                <w:sz w:val="22"/>
                <w:szCs w:val="22"/>
              </w:rPr>
              <w:t>1</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55F4EAC" w14:textId="512EF5B2" w:rsidR="55C1372A" w:rsidRDefault="55C1372A" w:rsidP="55C1372A">
            <w:pPr>
              <w:jc w:val="center"/>
              <w:rPr>
                <w:rFonts w:ascii="Aptos Narrow" w:eastAsia="Aptos Narrow" w:hAnsi="Aptos Narrow" w:cs="Aptos Narrow"/>
                <w:color w:val="000000" w:themeColor="text1"/>
                <w:sz w:val="22"/>
                <w:szCs w:val="22"/>
              </w:rPr>
            </w:pPr>
          </w:p>
        </w:tc>
      </w:tr>
      <w:tr w:rsidR="00C17BE5" w14:paraId="7B644D23" w14:textId="77777777" w:rsidTr="0132BBD5">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39165BB" w14:textId="248AAB4A"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Training steps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0DC8B3D" w14:textId="1794831A" w:rsidR="0132BBD5" w:rsidRDefault="0132BBD5" w:rsidP="0132BBD5">
            <w:pPr>
              <w:spacing w:after="0"/>
              <w:jc w:val="center"/>
              <w:rPr>
                <w:rFonts w:ascii="Aptos Narrow" w:eastAsia="Aptos Narrow" w:hAnsi="Aptos Narrow" w:cs="Aptos Narrow"/>
                <w:color w:val="000000" w:themeColor="text1"/>
                <w:sz w:val="22"/>
                <w:szCs w:val="22"/>
              </w:rPr>
            </w:pPr>
            <w:r w:rsidRPr="0132BBD5">
              <w:rPr>
                <w:rFonts w:ascii="Aptos Narrow" w:eastAsia="Aptos Narrow" w:hAnsi="Aptos Narrow" w:cs="Aptos Narrow"/>
                <w:color w:val="000000" w:themeColor="text1"/>
                <w:sz w:val="22"/>
                <w:szCs w:val="22"/>
              </w:rPr>
              <w:t>3200</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3B6CCF4" w14:textId="3E8184E9" w:rsidR="55C1372A" w:rsidRDefault="55C1372A" w:rsidP="55C1372A">
            <w:pPr>
              <w:jc w:val="center"/>
              <w:rPr>
                <w:rFonts w:ascii="Aptos Narrow" w:eastAsia="Aptos Narrow" w:hAnsi="Aptos Narrow" w:cs="Aptos Narrow"/>
                <w:color w:val="000000" w:themeColor="text1"/>
                <w:sz w:val="22"/>
                <w:szCs w:val="22"/>
              </w:rPr>
            </w:pPr>
          </w:p>
        </w:tc>
      </w:tr>
      <w:tr w:rsidR="00C17BE5" w14:paraId="521978AD" w14:textId="77777777" w:rsidTr="0132BBD5">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CCF4BC" w14:textId="5C084F7D"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dataset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FA98B70" w14:textId="1AC54145" w:rsidR="55C1372A" w:rsidRDefault="55C1372A" w:rsidP="0132BBD5">
            <w:pPr>
              <w:jc w:val="center"/>
              <w:rPr>
                <w:rFonts w:ascii="Aptos Narrow" w:eastAsia="Aptos Narrow" w:hAnsi="Aptos Narrow" w:cs="Aptos Narrow"/>
                <w:color w:val="000000" w:themeColor="text1"/>
                <w:sz w:val="22"/>
                <w:szCs w:val="22"/>
              </w:rPr>
            </w:pPr>
            <w:r w:rsidRPr="0132BBD5">
              <w:rPr>
                <w:rFonts w:ascii="Aptos Narrow" w:eastAsia="Aptos Narrow" w:hAnsi="Aptos Narrow" w:cs="Aptos Narrow"/>
                <w:color w:val="000000" w:themeColor="text1"/>
                <w:sz w:val="22"/>
                <w:szCs w:val="22"/>
              </w:rPr>
              <w:t>Total examples=27k, sequence length=</w:t>
            </w:r>
            <w:r w:rsidR="0132BBD5" w:rsidRPr="0132BBD5">
              <w:rPr>
                <w:rFonts w:ascii="Aptos Narrow" w:eastAsia="Aptos Narrow" w:hAnsi="Aptos Narrow" w:cs="Aptos Narrow"/>
                <w:color w:val="000000" w:themeColor="text1"/>
                <w:sz w:val="22"/>
                <w:szCs w:val="22"/>
              </w:rPr>
              <w:t>4k</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6FFE96F" w14:textId="788A75DA" w:rsidR="55C1372A" w:rsidRDefault="55C1372A" w:rsidP="55C1372A">
            <w:pPr>
              <w:jc w:val="center"/>
              <w:rPr>
                <w:rFonts w:ascii="Aptos Narrow" w:eastAsia="Aptos Narrow" w:hAnsi="Aptos Narrow" w:cs="Aptos Narrow"/>
                <w:color w:val="000000" w:themeColor="text1"/>
                <w:sz w:val="22"/>
                <w:szCs w:val="22"/>
              </w:rPr>
            </w:pPr>
          </w:p>
        </w:tc>
      </w:tr>
    </w:tbl>
    <w:p w14:paraId="32AC4FCD" w14:textId="77777777" w:rsidR="00C8604A" w:rsidRDefault="00C8604A">
      <w:pPr>
        <w:rPr>
          <w:rFonts w:eastAsia="DengXian"/>
        </w:rPr>
      </w:pPr>
    </w:p>
    <w:p w14:paraId="5AB42C32" w14:textId="3431B709" w:rsidR="1C3AF4D8" w:rsidRDefault="1C3AF4D8">
      <w:r>
        <w:t xml:space="preserve">FP8 </w:t>
      </w:r>
      <w:r w:rsidR="00C8604A">
        <w:rPr>
          <w:rFonts w:eastAsia="DengXian" w:hint="eastAsia"/>
        </w:rPr>
        <w:t>recipe</w:t>
      </w:r>
      <w:r>
        <w:t>:</w:t>
      </w:r>
    </w:p>
    <w:tbl>
      <w:tblPr>
        <w:tblW w:w="0" w:type="auto"/>
        <w:tblLook w:val="06A0" w:firstRow="1" w:lastRow="0" w:firstColumn="1" w:lastColumn="0" w:noHBand="1" w:noVBand="1"/>
      </w:tblPr>
      <w:tblGrid>
        <w:gridCol w:w="1679"/>
        <w:gridCol w:w="3675"/>
        <w:gridCol w:w="2910"/>
      </w:tblGrid>
      <w:tr w:rsidR="00C17BE5" w14:paraId="70364FE7"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520CB92" w14:textId="6C3E6826" w:rsidR="55C1372A" w:rsidRDefault="55C1372A" w:rsidP="55C1372A">
            <w:pPr>
              <w:spacing w:after="0"/>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7DC05CF" w14:textId="505E33CF" w:rsidR="55C1372A" w:rsidRDefault="55C1372A" w:rsidP="55C1372A">
            <w:pPr>
              <w:spacing w:after="0"/>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2FB86BA" w14:textId="3DC8697C" w:rsidR="55C1372A" w:rsidRDefault="55C1372A" w:rsidP="55C1372A">
            <w:pPr>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comments</w:t>
            </w:r>
          </w:p>
        </w:tc>
      </w:tr>
      <w:tr w:rsidR="00C17BE5" w14:paraId="779AD4FA"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3ABCDE7" w14:textId="5B98E963"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recipes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CC6BE0D" w14:textId="62CC5C3A"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FP8</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8294D45" w14:textId="37B60A28" w:rsidR="55C1372A" w:rsidRDefault="55C1372A" w:rsidP="55C1372A">
            <w:pPr>
              <w:jc w:val="center"/>
              <w:rPr>
                <w:rFonts w:ascii="Aptos Narrow" w:eastAsia="Aptos Narrow" w:hAnsi="Aptos Narrow" w:cs="Aptos Narrow"/>
                <w:color w:val="000000" w:themeColor="text1"/>
                <w:sz w:val="22"/>
                <w:szCs w:val="22"/>
              </w:rPr>
            </w:pPr>
          </w:p>
        </w:tc>
      </w:tr>
      <w:tr w:rsidR="00C17BE5" w14:paraId="4EEB4C57"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B3EF8A1" w14:textId="3E79F478"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quantized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93E85E0" w14:textId="27215589"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linear</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4D0D74F6" w14:textId="6763C25B" w:rsidR="55C1372A" w:rsidRDefault="55C1372A" w:rsidP="55C1372A">
            <w:pPr>
              <w:jc w:val="center"/>
              <w:rPr>
                <w:rFonts w:ascii="Aptos Narrow" w:eastAsia="Aptos Narrow" w:hAnsi="Aptos Narrow" w:cs="Aptos Narrow"/>
                <w:color w:val="000000" w:themeColor="text1"/>
                <w:sz w:val="22"/>
                <w:szCs w:val="22"/>
              </w:rPr>
            </w:pPr>
          </w:p>
        </w:tc>
      </w:tr>
      <w:tr w:rsidR="00C17BE5" w14:paraId="745FC3C3"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12EA3A1" w14:textId="10098B11"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exclude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E899A23" w14:textId="390BDD19"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embedding, lm_head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7EB9DA2" w14:textId="18067E2F" w:rsidR="55C1372A" w:rsidRDefault="55C1372A" w:rsidP="55C1372A">
            <w:pPr>
              <w:jc w:val="center"/>
              <w:rPr>
                <w:rFonts w:ascii="Aptos Narrow" w:eastAsia="Aptos Narrow" w:hAnsi="Aptos Narrow" w:cs="Aptos Narrow"/>
                <w:color w:val="000000" w:themeColor="text1"/>
                <w:sz w:val="22"/>
                <w:szCs w:val="22"/>
              </w:rPr>
            </w:pPr>
          </w:p>
        </w:tc>
      </w:tr>
      <w:tr w:rsidR="00C17BE5" w14:paraId="2AECB775"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0F9729" w14:textId="1930ED78"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FP8 format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2D016C77" w14:textId="58075032"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hybrid (E4M3 forward, E5M2 backward)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F6A162D" w14:textId="6E05C664" w:rsidR="55C1372A" w:rsidRDefault="55C1372A" w:rsidP="55C1372A">
            <w:pPr>
              <w:jc w:val="center"/>
              <w:rPr>
                <w:rFonts w:ascii="Aptos Narrow" w:eastAsia="Aptos Narrow" w:hAnsi="Aptos Narrow" w:cs="Aptos Narrow"/>
                <w:color w:val="000000" w:themeColor="text1"/>
                <w:sz w:val="22"/>
                <w:szCs w:val="22"/>
              </w:rPr>
            </w:pPr>
          </w:p>
        </w:tc>
      </w:tr>
    </w:tbl>
    <w:p w14:paraId="3BA4D9BA" w14:textId="4382A024" w:rsidR="55C1372A" w:rsidRDefault="55C1372A"/>
    <w:p w14:paraId="4B267534" w14:textId="79458986" w:rsidR="1C3AF4D8" w:rsidRDefault="1C3AF4D8">
      <w:r>
        <w:t xml:space="preserve">MXFP8 </w:t>
      </w:r>
      <w:r w:rsidR="00C8604A">
        <w:rPr>
          <w:rFonts w:eastAsia="DengXian" w:hint="eastAsia"/>
        </w:rPr>
        <w:t>recipe</w:t>
      </w:r>
      <w:r>
        <w:t>:</w:t>
      </w:r>
    </w:p>
    <w:tbl>
      <w:tblPr>
        <w:tblW w:w="0" w:type="auto"/>
        <w:tblLook w:val="06A0" w:firstRow="1" w:lastRow="0" w:firstColumn="1" w:lastColumn="0" w:noHBand="1" w:noVBand="1"/>
      </w:tblPr>
      <w:tblGrid>
        <w:gridCol w:w="1679"/>
        <w:gridCol w:w="3675"/>
        <w:gridCol w:w="2910"/>
      </w:tblGrid>
      <w:tr w:rsidR="00C17BE5" w14:paraId="0E89ACF5"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4C4D734" w14:textId="6C3E6826" w:rsidR="55C1372A" w:rsidRDefault="55C1372A" w:rsidP="55C1372A">
            <w:pPr>
              <w:spacing w:after="0"/>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config</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C502011" w14:textId="505E33CF" w:rsidR="55C1372A" w:rsidRDefault="55C1372A" w:rsidP="55C1372A">
            <w:pPr>
              <w:spacing w:after="0"/>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values</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7AE72DB" w14:textId="3DC8697C" w:rsidR="55C1372A" w:rsidRDefault="55C1372A" w:rsidP="55C1372A">
            <w:pPr>
              <w:jc w:val="center"/>
              <w:rPr>
                <w:rFonts w:ascii="Aptos Narrow" w:eastAsia="Aptos Narrow" w:hAnsi="Aptos Narrow" w:cs="Aptos Narrow"/>
                <w:b/>
                <w:bCs/>
                <w:color w:val="000000" w:themeColor="text1"/>
                <w:sz w:val="22"/>
                <w:szCs w:val="22"/>
              </w:rPr>
            </w:pPr>
            <w:r w:rsidRPr="55C1372A">
              <w:rPr>
                <w:rFonts w:ascii="Aptos Narrow" w:eastAsia="Aptos Narrow" w:hAnsi="Aptos Narrow" w:cs="Aptos Narrow"/>
                <w:b/>
                <w:bCs/>
                <w:color w:val="000000" w:themeColor="text1"/>
                <w:sz w:val="22"/>
                <w:szCs w:val="22"/>
              </w:rPr>
              <w:t>comments</w:t>
            </w:r>
          </w:p>
        </w:tc>
      </w:tr>
      <w:tr w:rsidR="00C17BE5" w14:paraId="2385DB7B"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4E6077A" w14:textId="5B98E963"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recipes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451A5FD" w14:textId="2EF02BFE"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MXFP8</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014A1A6" w14:textId="37B60A28" w:rsidR="55C1372A" w:rsidRDefault="55C1372A" w:rsidP="55C1372A">
            <w:pPr>
              <w:jc w:val="center"/>
              <w:rPr>
                <w:rFonts w:ascii="Aptos Narrow" w:eastAsia="Aptos Narrow" w:hAnsi="Aptos Narrow" w:cs="Aptos Narrow"/>
                <w:color w:val="000000" w:themeColor="text1"/>
                <w:sz w:val="22"/>
                <w:szCs w:val="22"/>
              </w:rPr>
            </w:pPr>
          </w:p>
        </w:tc>
      </w:tr>
      <w:tr w:rsidR="00C17BE5" w14:paraId="2EB8ACCE"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6D555F0" w14:textId="3E79F478"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quantized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B82B6C3" w14:textId="27215589"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linear</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DC55EDF" w14:textId="6763C25B" w:rsidR="55C1372A" w:rsidRDefault="55C1372A" w:rsidP="55C1372A">
            <w:pPr>
              <w:jc w:val="center"/>
              <w:rPr>
                <w:rFonts w:ascii="Aptos Narrow" w:eastAsia="Aptos Narrow" w:hAnsi="Aptos Narrow" w:cs="Aptos Narrow"/>
                <w:color w:val="000000" w:themeColor="text1"/>
                <w:sz w:val="22"/>
                <w:szCs w:val="22"/>
              </w:rPr>
            </w:pPr>
          </w:p>
        </w:tc>
      </w:tr>
      <w:tr w:rsidR="00C17BE5" w14:paraId="2AED4D40"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62080AAC" w14:textId="10098B11"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exclude layers</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015CE323" w14:textId="390BDD19" w:rsidR="55C1372A" w:rsidRDefault="55C1372A" w:rsidP="55C1372A">
            <w:pPr>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embedding, lm_head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18E7C2D1" w14:textId="18067E2F" w:rsidR="55C1372A" w:rsidRDefault="55C1372A" w:rsidP="55C1372A">
            <w:pPr>
              <w:jc w:val="center"/>
              <w:rPr>
                <w:rFonts w:ascii="Aptos Narrow" w:eastAsia="Aptos Narrow" w:hAnsi="Aptos Narrow" w:cs="Aptos Narrow"/>
                <w:color w:val="000000" w:themeColor="text1"/>
                <w:sz w:val="22"/>
                <w:szCs w:val="22"/>
              </w:rPr>
            </w:pPr>
          </w:p>
        </w:tc>
      </w:tr>
      <w:tr w:rsidR="00C17BE5" w14:paraId="717E0A40" w14:textId="77777777" w:rsidTr="55C1372A">
        <w:trPr>
          <w:trHeight w:val="300"/>
        </w:trPr>
        <w:tc>
          <w:tcPr>
            <w:tcW w:w="1679"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3E880273" w14:textId="1930ED78"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FP8 format</w:t>
            </w:r>
          </w:p>
        </w:tc>
        <w:tc>
          <w:tcPr>
            <w:tcW w:w="3675"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7961AEEA" w14:textId="58075032" w:rsidR="55C1372A" w:rsidRDefault="55C1372A" w:rsidP="55C1372A">
            <w:pPr>
              <w:spacing w:after="0"/>
              <w:jc w:val="center"/>
              <w:rPr>
                <w:rFonts w:ascii="Aptos Narrow" w:eastAsia="Aptos Narrow" w:hAnsi="Aptos Narrow" w:cs="Aptos Narrow"/>
                <w:color w:val="000000" w:themeColor="text1"/>
                <w:sz w:val="22"/>
                <w:szCs w:val="22"/>
              </w:rPr>
            </w:pPr>
            <w:r w:rsidRPr="55C1372A">
              <w:rPr>
                <w:rFonts w:ascii="Aptos Narrow" w:eastAsia="Aptos Narrow" w:hAnsi="Aptos Narrow" w:cs="Aptos Narrow"/>
                <w:color w:val="000000" w:themeColor="text1"/>
                <w:sz w:val="22"/>
                <w:szCs w:val="22"/>
              </w:rPr>
              <w:t>hybrid (E4M3 forward, E5M2 backward)</w:t>
            </w:r>
          </w:p>
        </w:tc>
        <w:tc>
          <w:tcPr>
            <w:tcW w:w="2910" w:type="dxa"/>
            <w:tcBorders>
              <w:top w:val="single" w:sz="4" w:space="0" w:color="000000" w:themeColor="text1"/>
              <w:left w:val="single" w:sz="4" w:space="0" w:color="000000" w:themeColor="text1"/>
              <w:bottom w:val="single" w:sz="4" w:space="0" w:color="000000" w:themeColor="text1"/>
              <w:right w:val="single" w:sz="4" w:space="0" w:color="000000" w:themeColor="text1"/>
            </w:tcBorders>
            <w:tcMar>
              <w:top w:w="15" w:type="dxa"/>
              <w:left w:w="15" w:type="dxa"/>
              <w:right w:w="15" w:type="dxa"/>
            </w:tcMar>
            <w:vAlign w:val="center"/>
          </w:tcPr>
          <w:p w14:paraId="5A683024" w14:textId="6E05C664" w:rsidR="55C1372A" w:rsidRDefault="55C1372A" w:rsidP="55C1372A">
            <w:pPr>
              <w:jc w:val="center"/>
              <w:rPr>
                <w:rFonts w:ascii="Aptos Narrow" w:eastAsia="Aptos Narrow" w:hAnsi="Aptos Narrow" w:cs="Aptos Narrow"/>
                <w:color w:val="000000" w:themeColor="text1"/>
                <w:sz w:val="22"/>
                <w:szCs w:val="22"/>
              </w:rPr>
            </w:pPr>
          </w:p>
        </w:tc>
      </w:tr>
    </w:tbl>
    <w:p w14:paraId="112FC8E0" w14:textId="03CEB2A2" w:rsidR="39C7EF8E" w:rsidRDefault="39C7EF8E"/>
    <w:p w14:paraId="52CDFE3A" w14:textId="7571638D" w:rsidR="5682507B" w:rsidRDefault="5682507B">
      <w:r>
        <w:t>The training loss is here:</w:t>
      </w:r>
    </w:p>
    <w:p w14:paraId="2C92EF7D" w14:textId="3FBB38FF" w:rsidR="39C7EF8E" w:rsidRDefault="39C7EF8E"/>
    <w:p w14:paraId="67894356" w14:textId="4836A02F" w:rsidR="515E0826" w:rsidRDefault="515E0826" w:rsidP="39C7EF8E">
      <w:pPr>
        <w:jc w:val="center"/>
      </w:pPr>
      <w:r>
        <w:rPr>
          <w:noProof/>
        </w:rPr>
        <w:drawing>
          <wp:inline distT="0" distB="0" distL="0" distR="0" wp14:anchorId="39623502" wp14:editId="7FF2770D">
            <wp:extent cx="4800600" cy="2250281"/>
            <wp:effectExtent l="0" t="0" r="0" b="0"/>
            <wp:docPr id="18260371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037198" name=""/>
                    <pic:cNvPicPr/>
                  </pic:nvPicPr>
                  <pic:blipFill>
                    <a:blip r:embed="rId31">
                      <a:extLst>
                        <a:ext uri="{28A0092B-C50C-407E-A947-70E740481C1C}">
                          <a14:useLocalDpi xmlns:a14="http://schemas.microsoft.com/office/drawing/2010/main"/>
                        </a:ext>
                      </a:extLst>
                    </a:blip>
                    <a:stretch>
                      <a:fillRect/>
                    </a:stretch>
                  </pic:blipFill>
                  <pic:spPr>
                    <a:xfrm>
                      <a:off x="0" y="0"/>
                      <a:ext cx="4800600" cy="2250281"/>
                    </a:xfrm>
                    <a:prstGeom prst="rect">
                      <a:avLst/>
                    </a:prstGeom>
                  </pic:spPr>
                </pic:pic>
              </a:graphicData>
            </a:graphic>
          </wp:inline>
        </w:drawing>
      </w:r>
    </w:p>
    <w:p w14:paraId="746AAADD" w14:textId="6E44FB0D" w:rsidR="5682507B" w:rsidRDefault="5682507B" w:rsidP="374CBDB3">
      <w:r>
        <w:t>From the training loss curve,</w:t>
      </w:r>
      <w:r w:rsidR="00C8604A">
        <w:rPr>
          <w:rFonts w:eastAsia="DengXian" w:hint="eastAsia"/>
        </w:rPr>
        <w:t xml:space="preserve"> both</w:t>
      </w:r>
      <w:r>
        <w:t xml:space="preserve"> FP</w:t>
      </w:r>
      <w:r w:rsidR="00C8604A">
        <w:rPr>
          <w:rFonts w:eastAsia="DengXian" w:hint="eastAsia"/>
        </w:rPr>
        <w:t xml:space="preserve">8 and </w:t>
      </w:r>
      <w:r>
        <w:t xml:space="preserve">MXFP8 coverage </w:t>
      </w:r>
      <w:r w:rsidR="00C8604A">
        <w:rPr>
          <w:rFonts w:eastAsia="DengXian" w:hint="eastAsia"/>
        </w:rPr>
        <w:t>like</w:t>
      </w:r>
      <w:r>
        <w:t xml:space="preserve"> BF16. The error is less than </w:t>
      </w:r>
      <w:r w:rsidR="1484C54E">
        <w:t>1</w:t>
      </w:r>
      <w:r>
        <w:t>%.</w:t>
      </w:r>
    </w:p>
    <w:p w14:paraId="13183079" w14:textId="760A604D" w:rsidR="2FC2A16A" w:rsidRDefault="2FC2A16A" w:rsidP="1C708FB5">
      <w:commentRangeStart w:id="205"/>
      <w:commentRangeStart w:id="206"/>
      <w:r w:rsidRPr="1C708FB5">
        <w:t xml:space="preserve">Note: </w:t>
      </w:r>
      <w:r w:rsidR="213074EE" w:rsidRPr="1C708FB5">
        <w:t>The reason</w:t>
      </w:r>
      <w:r w:rsidR="008C58A6" w:rsidRPr="1C708FB5">
        <w:rPr>
          <w:rFonts w:hint="eastAsia"/>
        </w:rPr>
        <w:t xml:space="preserve"> </w:t>
      </w:r>
      <w:r w:rsidR="006B59F1">
        <w:rPr>
          <w:rFonts w:eastAsia="DengXian" w:hint="eastAsia"/>
        </w:rPr>
        <w:t>for</w:t>
      </w:r>
      <w:r w:rsidR="213074EE" w:rsidRPr="1C708FB5">
        <w:t xml:space="preserve"> the </w:t>
      </w:r>
      <w:r w:rsidR="00EB4B01" w:rsidRPr="1C708FB5">
        <w:rPr>
          <w:rFonts w:hint="eastAsia"/>
        </w:rPr>
        <w:t xml:space="preserve">time </w:t>
      </w:r>
      <w:r w:rsidR="00EB4B01">
        <w:rPr>
          <w:rFonts w:eastAsia="DengXian" w:hint="eastAsia"/>
        </w:rPr>
        <w:t>to</w:t>
      </w:r>
      <w:r w:rsidR="213074EE" w:rsidRPr="1C708FB5">
        <w:t xml:space="preserve"> train</w:t>
      </w:r>
      <w:r w:rsidR="002578E3" w:rsidRPr="1C708FB5">
        <w:rPr>
          <w:rFonts w:hint="eastAsia"/>
        </w:rPr>
        <w:t xml:space="preserve"> </w:t>
      </w:r>
      <w:r w:rsidR="00470A92">
        <w:rPr>
          <w:rFonts w:eastAsia="DengXian" w:hint="eastAsia"/>
        </w:rPr>
        <w:t>of</w:t>
      </w:r>
      <w:r w:rsidR="213074EE" w:rsidRPr="1C708FB5">
        <w:t xml:space="preserve"> mxfp8 &gt; fp8 &gt; b16, is that we </w:t>
      </w:r>
      <w:r w:rsidR="00571AE3">
        <w:rPr>
          <w:rFonts w:eastAsia="DengXian" w:hint="eastAsia"/>
        </w:rPr>
        <w:t>enable</w:t>
      </w:r>
      <w:r w:rsidR="213074EE" w:rsidRPr="1C708FB5">
        <w:t xml:space="preserve"> cpu offloading during training because </w:t>
      </w:r>
      <w:r w:rsidR="1FD56EDE" w:rsidRPr="1C708FB5">
        <w:t>mxfp8/fp8 needs more gpu memory, which results in a low training speed.</w:t>
      </w:r>
      <w:commentRangeEnd w:id="205"/>
      <w:r w:rsidR="00DD4591">
        <w:rPr>
          <w:rStyle w:val="CommentReference"/>
          <w:rFonts w:hint="eastAsia"/>
          <w:sz w:val="24"/>
          <w:szCs w:val="24"/>
        </w:rPr>
        <w:commentReference w:id="205"/>
      </w:r>
      <w:commentRangeEnd w:id="206"/>
      <w:r>
        <w:rPr>
          <w:rStyle w:val="CommentReference"/>
          <w:rFonts w:hint="eastAsia"/>
          <w:sz w:val="24"/>
          <w:szCs w:val="24"/>
        </w:rPr>
        <w:commentReference w:id="206"/>
      </w:r>
    </w:p>
    <w:p w14:paraId="33D841FF" w14:textId="05836F1A" w:rsidR="39C7EF8E" w:rsidRDefault="39C7EF8E"/>
    <w:p w14:paraId="1077740D" w14:textId="510441C4" w:rsidR="5682507B" w:rsidRDefault="0FBDFC23" w:rsidP="00175679">
      <w:pPr>
        <w:pStyle w:val="Heading3"/>
        <w:numPr>
          <w:ilvl w:val="3"/>
          <w:numId w:val="26"/>
        </w:numPr>
        <w:rPr>
          <w:b/>
          <w:bCs/>
          <w:color w:val="auto"/>
        </w:rPr>
      </w:pPr>
      <w:bookmarkStart w:id="208" w:name="_Toc228179989"/>
      <w:r w:rsidRPr="1ED4F078">
        <w:rPr>
          <w:b/>
          <w:bCs/>
          <w:color w:val="auto"/>
        </w:rPr>
        <w:t>Accuracy</w:t>
      </w:r>
      <w:bookmarkEnd w:id="208"/>
    </w:p>
    <w:p w14:paraId="0ADFC09B" w14:textId="2564C67C" w:rsidR="5682507B" w:rsidRDefault="5682507B">
      <w:r>
        <w:t>Reasoning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5"/>
        <w:gridCol w:w="1755"/>
        <w:gridCol w:w="1680"/>
        <w:gridCol w:w="1215"/>
        <w:gridCol w:w="1110"/>
      </w:tblGrid>
      <w:tr w:rsidR="0090695E" w14:paraId="358D7DC4" w14:textId="77777777" w:rsidTr="00D15627">
        <w:trPr>
          <w:trHeight w:val="300"/>
        </w:trPr>
        <w:tc>
          <w:tcPr>
            <w:tcW w:w="1575" w:type="dxa"/>
            <w:vAlign w:val="center"/>
          </w:tcPr>
          <w:p w14:paraId="413D42C0" w14:textId="6246C558" w:rsidR="39C7EF8E" w:rsidRDefault="00DD4591" w:rsidP="39C7EF8E">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T</w:t>
            </w:r>
            <w:r w:rsidR="39C7EF8E" w:rsidRPr="39C7EF8E">
              <w:rPr>
                <w:rFonts w:ascii="Aptos Narrow" w:eastAsia="Aptos Narrow" w:hAnsi="Aptos Narrow" w:cs="Aptos Narrow"/>
                <w:b/>
                <w:bCs/>
                <w:color w:val="000000" w:themeColor="text1"/>
                <w:sz w:val="22"/>
                <w:szCs w:val="22"/>
              </w:rPr>
              <w:t>raining mode</w:t>
            </w:r>
          </w:p>
        </w:tc>
        <w:tc>
          <w:tcPr>
            <w:tcW w:w="1755" w:type="dxa"/>
            <w:vAlign w:val="center"/>
          </w:tcPr>
          <w:p w14:paraId="01A51336" w14:textId="366E780F" w:rsidR="39C7EF8E" w:rsidRDefault="00DD4591" w:rsidP="39C7EF8E">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P</w:t>
            </w:r>
            <w:r w:rsidR="39C7EF8E" w:rsidRPr="39C7EF8E">
              <w:rPr>
                <w:rFonts w:ascii="Aptos Narrow" w:eastAsia="Aptos Narrow" w:hAnsi="Aptos Narrow" w:cs="Aptos Narrow"/>
                <w:b/>
                <w:bCs/>
                <w:color w:val="000000" w:themeColor="text1"/>
                <w:sz w:val="22"/>
                <w:szCs w:val="22"/>
              </w:rPr>
              <w:t>recision</w:t>
            </w:r>
          </w:p>
        </w:tc>
        <w:tc>
          <w:tcPr>
            <w:tcW w:w="1680" w:type="dxa"/>
            <w:vAlign w:val="center"/>
          </w:tcPr>
          <w:p w14:paraId="0213C965" w14:textId="5B9D625C"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gpqa_diamond</w:t>
            </w:r>
          </w:p>
        </w:tc>
        <w:tc>
          <w:tcPr>
            <w:tcW w:w="1215" w:type="dxa"/>
            <w:vAlign w:val="center"/>
          </w:tcPr>
          <w:p w14:paraId="6F8CA619" w14:textId="105972BB"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math500</w:t>
            </w:r>
          </w:p>
        </w:tc>
        <w:tc>
          <w:tcPr>
            <w:tcW w:w="1110" w:type="dxa"/>
            <w:vAlign w:val="center"/>
          </w:tcPr>
          <w:p w14:paraId="65B7BF49" w14:textId="13F849BA"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gsm8k</w:t>
            </w:r>
          </w:p>
        </w:tc>
      </w:tr>
      <w:tr w:rsidR="0090695E" w14:paraId="734DD846" w14:textId="77777777" w:rsidTr="00D15627">
        <w:trPr>
          <w:trHeight w:val="300"/>
        </w:trPr>
        <w:tc>
          <w:tcPr>
            <w:tcW w:w="1575" w:type="dxa"/>
            <w:vAlign w:val="center"/>
          </w:tcPr>
          <w:p w14:paraId="7646B7E7" w14:textId="288C21B3" w:rsidR="39C7EF8E" w:rsidRDefault="00DD4591" w:rsidP="39C7EF8E">
            <w:pPr>
              <w:spacing w:after="0"/>
              <w:jc w:val="center"/>
              <w:rPr>
                <w:rFonts w:ascii="Aptos Narrow" w:eastAsia="Aptos Narrow" w:hAnsi="Aptos Narrow" w:cs="Aptos Narrow"/>
                <w:color w:val="000000" w:themeColor="text1"/>
                <w:sz w:val="22"/>
                <w:szCs w:val="22"/>
              </w:rPr>
            </w:pPr>
            <w:r>
              <w:rPr>
                <w:rFonts w:ascii="Aptos Narrow" w:eastAsia="DengXian" w:hAnsi="Aptos Narrow" w:cs="Aptos Narrow" w:hint="eastAsia"/>
                <w:color w:val="000000" w:themeColor="text1"/>
                <w:sz w:val="22"/>
                <w:szCs w:val="22"/>
              </w:rPr>
              <w:t>Reference</w:t>
            </w:r>
          </w:p>
        </w:tc>
        <w:tc>
          <w:tcPr>
            <w:tcW w:w="1755" w:type="dxa"/>
            <w:vAlign w:val="center"/>
          </w:tcPr>
          <w:p w14:paraId="201AB09D" w14:textId="0E2D630F"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BF16</w:t>
            </w:r>
          </w:p>
        </w:tc>
        <w:tc>
          <w:tcPr>
            <w:tcW w:w="1680" w:type="dxa"/>
            <w:vAlign w:val="center"/>
          </w:tcPr>
          <w:p w14:paraId="4BF28BCE" w14:textId="29B5FA99" w:rsidR="34860566" w:rsidRDefault="34860566"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0.4394</w:t>
            </w:r>
          </w:p>
        </w:tc>
        <w:tc>
          <w:tcPr>
            <w:tcW w:w="1215" w:type="dxa"/>
            <w:vAlign w:val="center"/>
          </w:tcPr>
          <w:p w14:paraId="795ED05B" w14:textId="58940070" w:rsidR="34860566" w:rsidRDefault="34860566"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0.62</w:t>
            </w:r>
          </w:p>
        </w:tc>
        <w:tc>
          <w:tcPr>
            <w:tcW w:w="1110" w:type="dxa"/>
            <w:vAlign w:val="center"/>
          </w:tcPr>
          <w:p w14:paraId="7990325B" w14:textId="68C12AED" w:rsidR="34860566" w:rsidRDefault="34860566"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0.9189</w:t>
            </w:r>
          </w:p>
        </w:tc>
      </w:tr>
      <w:tr w:rsidR="0090695E" w14:paraId="529197B6" w14:textId="77777777" w:rsidTr="00D15627">
        <w:trPr>
          <w:trHeight w:val="300"/>
        </w:trPr>
        <w:tc>
          <w:tcPr>
            <w:tcW w:w="1575" w:type="dxa"/>
            <w:vAlign w:val="center"/>
          </w:tcPr>
          <w:p w14:paraId="1ED83A25" w14:textId="0926B463"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SFT-BF16</w:t>
            </w:r>
          </w:p>
        </w:tc>
        <w:tc>
          <w:tcPr>
            <w:tcW w:w="1755" w:type="dxa"/>
            <w:vAlign w:val="center"/>
          </w:tcPr>
          <w:p w14:paraId="0910EB4F" w14:textId="396767D6"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BF16</w:t>
            </w:r>
          </w:p>
        </w:tc>
        <w:tc>
          <w:tcPr>
            <w:tcW w:w="1680" w:type="dxa"/>
            <w:vAlign w:val="center"/>
          </w:tcPr>
          <w:p w14:paraId="30F1CDAA" w14:textId="1FBB2E60" w:rsidR="4E8E0E67" w:rsidRDefault="4E8E0E67"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0.4242</w:t>
            </w:r>
          </w:p>
        </w:tc>
        <w:tc>
          <w:tcPr>
            <w:tcW w:w="1215" w:type="dxa"/>
            <w:vAlign w:val="center"/>
          </w:tcPr>
          <w:p w14:paraId="029F8AA3" w14:textId="11A7F801" w:rsidR="4E8E0E67" w:rsidRDefault="4E8E0E67"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0.718</w:t>
            </w:r>
          </w:p>
        </w:tc>
        <w:tc>
          <w:tcPr>
            <w:tcW w:w="1110" w:type="dxa"/>
            <w:vAlign w:val="center"/>
          </w:tcPr>
          <w:p w14:paraId="40D5B8CD" w14:textId="7702261E" w:rsidR="4E8E0E67" w:rsidRDefault="4E8E0E67"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0.9325</w:t>
            </w:r>
          </w:p>
        </w:tc>
      </w:tr>
      <w:tr w:rsidR="0090695E" w14:paraId="78B4FDC8" w14:textId="77777777" w:rsidTr="00D15627">
        <w:trPr>
          <w:trHeight w:val="300"/>
        </w:trPr>
        <w:tc>
          <w:tcPr>
            <w:tcW w:w="1575" w:type="dxa"/>
            <w:vAlign w:val="center"/>
          </w:tcPr>
          <w:p w14:paraId="3349A602" w14:textId="50BEC093" w:rsidR="55438CFD" w:rsidRDefault="55438CFD"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SFT-FP8</w:t>
            </w:r>
          </w:p>
        </w:tc>
        <w:tc>
          <w:tcPr>
            <w:tcW w:w="1755" w:type="dxa"/>
            <w:vAlign w:val="center"/>
          </w:tcPr>
          <w:p w14:paraId="3C62C024" w14:textId="042BCA62" w:rsidR="39C7EF8E" w:rsidRDefault="53F135E7" w:rsidP="39C7EF8E">
            <w:pPr>
              <w:spacing w:after="0"/>
              <w:jc w:val="center"/>
              <w:rPr>
                <w:rFonts w:ascii="Aptos Narrow" w:eastAsia="Aptos Narrow" w:hAnsi="Aptos Narrow" w:cs="Aptos Narrow"/>
                <w:color w:val="000000" w:themeColor="text1"/>
                <w:sz w:val="22"/>
                <w:szCs w:val="22"/>
              </w:rPr>
            </w:pPr>
            <w:r w:rsidRPr="4893E1CE">
              <w:rPr>
                <w:rFonts w:ascii="Aptos Narrow" w:eastAsia="Aptos Narrow" w:hAnsi="Aptos Narrow" w:cs="Aptos Narrow"/>
                <w:color w:val="000000" w:themeColor="text1"/>
                <w:sz w:val="22"/>
                <w:szCs w:val="22"/>
              </w:rPr>
              <w:t>BF16</w:t>
            </w:r>
          </w:p>
        </w:tc>
        <w:tc>
          <w:tcPr>
            <w:tcW w:w="1680" w:type="dxa"/>
            <w:vAlign w:val="center"/>
          </w:tcPr>
          <w:p w14:paraId="784689A1" w14:textId="0D02AA95" w:rsidR="4639C404" w:rsidRDefault="4639C404"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0.4444</w:t>
            </w:r>
          </w:p>
        </w:tc>
        <w:tc>
          <w:tcPr>
            <w:tcW w:w="1215" w:type="dxa"/>
            <w:vAlign w:val="center"/>
          </w:tcPr>
          <w:p w14:paraId="651614BE" w14:textId="61D4D6A4" w:rsidR="4639C404" w:rsidRDefault="4639C404"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0.736</w:t>
            </w:r>
          </w:p>
        </w:tc>
        <w:tc>
          <w:tcPr>
            <w:tcW w:w="1110" w:type="dxa"/>
            <w:vAlign w:val="center"/>
          </w:tcPr>
          <w:p w14:paraId="635ADFEA" w14:textId="3F5D4AD6" w:rsidR="4639C404" w:rsidRDefault="4639C404"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0.9409</w:t>
            </w:r>
          </w:p>
        </w:tc>
      </w:tr>
      <w:tr w:rsidR="0090695E" w14:paraId="4A528300" w14:textId="77777777" w:rsidTr="00D15627">
        <w:trPr>
          <w:trHeight w:val="300"/>
        </w:trPr>
        <w:tc>
          <w:tcPr>
            <w:tcW w:w="1575" w:type="dxa"/>
            <w:vAlign w:val="center"/>
          </w:tcPr>
          <w:p w14:paraId="11A7D5F1" w14:textId="7AF08033"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SFT-MXFP8</w:t>
            </w:r>
          </w:p>
        </w:tc>
        <w:tc>
          <w:tcPr>
            <w:tcW w:w="1755" w:type="dxa"/>
            <w:vAlign w:val="center"/>
          </w:tcPr>
          <w:p w14:paraId="3B2C4D7D" w14:textId="122CC2F4" w:rsidR="39C7EF8E" w:rsidRDefault="6C58F15D" w:rsidP="39C7EF8E">
            <w:pPr>
              <w:spacing w:after="0"/>
              <w:jc w:val="center"/>
              <w:rPr>
                <w:rFonts w:ascii="Aptos Narrow" w:eastAsia="Aptos Narrow" w:hAnsi="Aptos Narrow" w:cs="Aptos Narrow"/>
                <w:color w:val="000000" w:themeColor="text1"/>
                <w:sz w:val="22"/>
                <w:szCs w:val="22"/>
              </w:rPr>
            </w:pPr>
            <w:r w:rsidRPr="4893E1CE">
              <w:rPr>
                <w:rFonts w:ascii="Aptos Narrow" w:eastAsia="Aptos Narrow" w:hAnsi="Aptos Narrow" w:cs="Aptos Narrow"/>
                <w:color w:val="000000" w:themeColor="text1"/>
                <w:sz w:val="22"/>
                <w:szCs w:val="22"/>
              </w:rPr>
              <w:t>BF16</w:t>
            </w:r>
          </w:p>
        </w:tc>
        <w:tc>
          <w:tcPr>
            <w:tcW w:w="1680" w:type="dxa"/>
            <w:vAlign w:val="center"/>
          </w:tcPr>
          <w:p w14:paraId="10519744" w14:textId="4B736E0B" w:rsidR="2E83B9E2" w:rsidRDefault="2E83B9E2" w:rsidP="39C7EF8E">
            <w:pPr>
              <w:spacing w:after="0"/>
              <w:jc w:val="center"/>
              <w:rPr>
                <w:rFonts w:ascii="Calibri" w:eastAsia="Calibri" w:hAnsi="Calibri" w:cs="Calibri"/>
                <w:color w:val="000000" w:themeColor="text1"/>
                <w:sz w:val="22"/>
                <w:szCs w:val="22"/>
              </w:rPr>
            </w:pPr>
            <w:r w:rsidRPr="39C7EF8E">
              <w:rPr>
                <w:rFonts w:ascii="Calibri" w:eastAsia="Calibri" w:hAnsi="Calibri" w:cs="Calibri"/>
                <w:color w:val="000000" w:themeColor="text1"/>
                <w:sz w:val="22"/>
                <w:szCs w:val="22"/>
              </w:rPr>
              <w:t>0.4425</w:t>
            </w:r>
          </w:p>
        </w:tc>
        <w:tc>
          <w:tcPr>
            <w:tcW w:w="1215" w:type="dxa"/>
            <w:vAlign w:val="center"/>
          </w:tcPr>
          <w:p w14:paraId="09CCDA89" w14:textId="4EAB7C0A" w:rsidR="2E83B9E2" w:rsidRDefault="2E83B9E2" w:rsidP="39C7EF8E">
            <w:pPr>
              <w:spacing w:after="0"/>
              <w:jc w:val="center"/>
              <w:rPr>
                <w:rFonts w:ascii="Calibri" w:eastAsia="Calibri" w:hAnsi="Calibri" w:cs="Calibri"/>
                <w:color w:val="000000" w:themeColor="text1"/>
                <w:sz w:val="22"/>
                <w:szCs w:val="22"/>
              </w:rPr>
            </w:pPr>
            <w:r w:rsidRPr="39C7EF8E">
              <w:rPr>
                <w:rFonts w:ascii="Calibri" w:eastAsia="Calibri" w:hAnsi="Calibri" w:cs="Calibri"/>
                <w:color w:val="000000" w:themeColor="text1"/>
                <w:sz w:val="22"/>
                <w:szCs w:val="22"/>
              </w:rPr>
              <w:t>0.731</w:t>
            </w:r>
          </w:p>
        </w:tc>
        <w:tc>
          <w:tcPr>
            <w:tcW w:w="1110" w:type="dxa"/>
            <w:vAlign w:val="center"/>
          </w:tcPr>
          <w:p w14:paraId="6383B968" w14:textId="68963F80" w:rsidR="2E83B9E2" w:rsidRDefault="2E83B9E2" w:rsidP="39C7EF8E">
            <w:pPr>
              <w:spacing w:after="0"/>
              <w:jc w:val="center"/>
              <w:rPr>
                <w:rFonts w:ascii="Calibri" w:eastAsia="Calibri" w:hAnsi="Calibri" w:cs="Calibri"/>
                <w:color w:val="000000" w:themeColor="text1"/>
                <w:sz w:val="22"/>
                <w:szCs w:val="22"/>
              </w:rPr>
            </w:pPr>
            <w:r w:rsidRPr="39C7EF8E">
              <w:rPr>
                <w:rFonts w:ascii="Calibri" w:eastAsia="Calibri" w:hAnsi="Calibri" w:cs="Calibri"/>
                <w:color w:val="000000" w:themeColor="text1"/>
                <w:sz w:val="22"/>
                <w:szCs w:val="22"/>
              </w:rPr>
              <w:t>0.9426</w:t>
            </w:r>
          </w:p>
        </w:tc>
      </w:tr>
    </w:tbl>
    <w:p w14:paraId="39FCC541" w14:textId="6F957EE5" w:rsidR="5682507B" w:rsidRDefault="5682507B">
      <w:r>
        <w:t>The reasoning benchmarks show that the accuracy of FP8/MXFP8 loss &lt; 1% compared to BF16 after SFT.</w:t>
      </w:r>
    </w:p>
    <w:p w14:paraId="4655804D" w14:textId="6B793CDF" w:rsidR="39C7EF8E" w:rsidRDefault="39C7EF8E"/>
    <w:p w14:paraId="29585D58" w14:textId="400ABCFF" w:rsidR="5682507B" w:rsidRDefault="5682507B">
      <w:r>
        <w:t>General benchmarks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2"/>
        <w:gridCol w:w="1695"/>
        <w:gridCol w:w="1305"/>
        <w:gridCol w:w="900"/>
        <w:gridCol w:w="1005"/>
        <w:gridCol w:w="903"/>
      </w:tblGrid>
      <w:tr w:rsidR="0048453C" w14:paraId="4448F8D1" w14:textId="77777777" w:rsidTr="00D15627">
        <w:trPr>
          <w:trHeight w:val="300"/>
        </w:trPr>
        <w:tc>
          <w:tcPr>
            <w:tcW w:w="1632" w:type="dxa"/>
            <w:vAlign w:val="center"/>
          </w:tcPr>
          <w:p w14:paraId="012C8CF2" w14:textId="3A0DA300" w:rsidR="39C7EF8E" w:rsidRDefault="00DD4591" w:rsidP="39C7EF8E">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T</w:t>
            </w:r>
            <w:r w:rsidR="39C7EF8E" w:rsidRPr="39C7EF8E">
              <w:rPr>
                <w:rFonts w:ascii="Aptos Narrow" w:eastAsia="Aptos Narrow" w:hAnsi="Aptos Narrow" w:cs="Aptos Narrow"/>
                <w:b/>
                <w:bCs/>
                <w:color w:val="000000" w:themeColor="text1"/>
                <w:sz w:val="22"/>
                <w:szCs w:val="22"/>
              </w:rPr>
              <w:t>raining mode</w:t>
            </w:r>
          </w:p>
        </w:tc>
        <w:tc>
          <w:tcPr>
            <w:tcW w:w="1695" w:type="dxa"/>
            <w:vAlign w:val="center"/>
          </w:tcPr>
          <w:p w14:paraId="40A05A59" w14:textId="1ADA711D" w:rsidR="39C7EF8E" w:rsidRDefault="00DD4591" w:rsidP="39C7EF8E">
            <w:pPr>
              <w:spacing w:after="0"/>
              <w:jc w:val="center"/>
              <w:rPr>
                <w:rFonts w:ascii="Aptos Narrow" w:eastAsia="Aptos Narrow" w:hAnsi="Aptos Narrow" w:cs="Aptos Narrow"/>
                <w:b/>
                <w:bCs/>
                <w:color w:val="000000" w:themeColor="text1"/>
                <w:sz w:val="22"/>
                <w:szCs w:val="22"/>
              </w:rPr>
            </w:pPr>
            <w:r>
              <w:rPr>
                <w:rFonts w:ascii="Aptos Narrow" w:eastAsia="DengXian" w:hAnsi="Aptos Narrow" w:cs="Aptos Narrow" w:hint="eastAsia"/>
                <w:b/>
                <w:bCs/>
                <w:color w:val="000000" w:themeColor="text1"/>
                <w:sz w:val="22"/>
                <w:szCs w:val="22"/>
              </w:rPr>
              <w:t>P</w:t>
            </w:r>
            <w:r w:rsidR="39C7EF8E" w:rsidRPr="39C7EF8E">
              <w:rPr>
                <w:rFonts w:ascii="Aptos Narrow" w:eastAsia="Aptos Narrow" w:hAnsi="Aptos Narrow" w:cs="Aptos Narrow"/>
                <w:b/>
                <w:bCs/>
                <w:color w:val="000000" w:themeColor="text1"/>
                <w:sz w:val="22"/>
                <w:szCs w:val="22"/>
              </w:rPr>
              <w:t>recision</w:t>
            </w:r>
          </w:p>
        </w:tc>
        <w:tc>
          <w:tcPr>
            <w:tcW w:w="1305" w:type="dxa"/>
            <w:vAlign w:val="center"/>
          </w:tcPr>
          <w:p w14:paraId="5BBA726A" w14:textId="4F310990"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hellaswag</w:t>
            </w:r>
          </w:p>
        </w:tc>
        <w:tc>
          <w:tcPr>
            <w:tcW w:w="900" w:type="dxa"/>
            <w:vAlign w:val="center"/>
          </w:tcPr>
          <w:p w14:paraId="100F86E1" w14:textId="77777777"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piqa</w:t>
            </w:r>
          </w:p>
        </w:tc>
        <w:tc>
          <w:tcPr>
            <w:tcW w:w="1005" w:type="dxa"/>
            <w:vAlign w:val="center"/>
          </w:tcPr>
          <w:p w14:paraId="0A31432E" w14:textId="77777777"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mmlu</w:t>
            </w:r>
          </w:p>
        </w:tc>
        <w:tc>
          <w:tcPr>
            <w:tcW w:w="903" w:type="dxa"/>
            <w:vAlign w:val="center"/>
          </w:tcPr>
          <w:p w14:paraId="660809B5" w14:textId="77777777" w:rsidR="39C7EF8E" w:rsidRDefault="39C7EF8E" w:rsidP="39C7EF8E">
            <w:pPr>
              <w:spacing w:after="0"/>
              <w:jc w:val="center"/>
              <w:rPr>
                <w:rFonts w:ascii="Aptos Narrow" w:eastAsia="Aptos Narrow" w:hAnsi="Aptos Narrow" w:cs="Aptos Narrow"/>
                <w:b/>
                <w:bCs/>
                <w:color w:val="000000" w:themeColor="text1"/>
                <w:sz w:val="22"/>
                <w:szCs w:val="22"/>
              </w:rPr>
            </w:pPr>
            <w:r w:rsidRPr="39C7EF8E">
              <w:rPr>
                <w:rFonts w:ascii="Aptos Narrow" w:eastAsia="Aptos Narrow" w:hAnsi="Aptos Narrow" w:cs="Aptos Narrow"/>
                <w:b/>
                <w:bCs/>
                <w:color w:val="000000" w:themeColor="text1"/>
                <w:sz w:val="22"/>
                <w:szCs w:val="22"/>
              </w:rPr>
              <w:t>gsm8k</w:t>
            </w:r>
          </w:p>
        </w:tc>
      </w:tr>
      <w:tr w:rsidR="0048453C" w14:paraId="2F2B39EF" w14:textId="77777777" w:rsidTr="00D15627">
        <w:trPr>
          <w:trHeight w:val="300"/>
        </w:trPr>
        <w:tc>
          <w:tcPr>
            <w:tcW w:w="1632" w:type="dxa"/>
            <w:vAlign w:val="center"/>
          </w:tcPr>
          <w:p w14:paraId="084C0D1D" w14:textId="7DD0ECA5" w:rsidR="39C7EF8E" w:rsidRDefault="00DD4591" w:rsidP="39C7EF8E">
            <w:pPr>
              <w:spacing w:after="0"/>
              <w:jc w:val="center"/>
              <w:rPr>
                <w:rFonts w:ascii="Aptos Narrow" w:eastAsia="Aptos Narrow" w:hAnsi="Aptos Narrow" w:cs="Aptos Narrow"/>
                <w:color w:val="000000" w:themeColor="text1"/>
                <w:sz w:val="22"/>
                <w:szCs w:val="22"/>
              </w:rPr>
            </w:pPr>
            <w:r>
              <w:rPr>
                <w:rFonts w:ascii="Aptos Narrow" w:eastAsia="DengXian" w:hAnsi="Aptos Narrow" w:cs="Aptos Narrow" w:hint="eastAsia"/>
                <w:color w:val="000000" w:themeColor="text1"/>
                <w:sz w:val="22"/>
                <w:szCs w:val="22"/>
              </w:rPr>
              <w:t>Reference</w:t>
            </w:r>
          </w:p>
        </w:tc>
        <w:tc>
          <w:tcPr>
            <w:tcW w:w="1695" w:type="dxa"/>
            <w:vAlign w:val="center"/>
          </w:tcPr>
          <w:p w14:paraId="4841A134" w14:textId="0E30CDA9"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BF16</w:t>
            </w:r>
          </w:p>
        </w:tc>
        <w:tc>
          <w:tcPr>
            <w:tcW w:w="1305" w:type="dxa"/>
            <w:vAlign w:val="center"/>
          </w:tcPr>
          <w:p w14:paraId="427EC7B1" w14:textId="4A8E8D8A" w:rsidR="1E931484" w:rsidRDefault="1E931484" w:rsidP="39C7EF8E">
            <w:pPr>
              <w:spacing w:after="0"/>
              <w:jc w:val="center"/>
              <w:rPr>
                <w:rFonts w:ascii="Aptos Narrow" w:eastAsia="Aptos Narrow" w:hAnsi="Aptos Narrow" w:cs="Aptos Narrow"/>
                <w:sz w:val="22"/>
                <w:szCs w:val="22"/>
              </w:rPr>
            </w:pPr>
            <w:r w:rsidRPr="39C7EF8E">
              <w:rPr>
                <w:rFonts w:ascii="Calibri" w:eastAsia="Calibri" w:hAnsi="Calibri" w:cs="Calibri"/>
                <w:color w:val="000000" w:themeColor="text1"/>
                <w:sz w:val="22"/>
                <w:szCs w:val="22"/>
              </w:rPr>
              <w:t>0.6521</w:t>
            </w:r>
          </w:p>
        </w:tc>
        <w:tc>
          <w:tcPr>
            <w:tcW w:w="900" w:type="dxa"/>
            <w:vAlign w:val="center"/>
          </w:tcPr>
          <w:p w14:paraId="1B5B1727" w14:textId="216538DB" w:rsidR="1E931484" w:rsidRDefault="1E931484" w:rsidP="39C7EF8E">
            <w:pPr>
              <w:spacing w:after="0"/>
              <w:jc w:val="center"/>
              <w:rPr>
                <w:rFonts w:ascii="Aptos Narrow" w:eastAsia="Aptos Narrow" w:hAnsi="Aptos Narrow" w:cs="Aptos Narrow"/>
                <w:sz w:val="22"/>
                <w:szCs w:val="22"/>
              </w:rPr>
            </w:pPr>
            <w:r w:rsidRPr="39C7EF8E">
              <w:rPr>
                <w:rFonts w:ascii="Calibri" w:eastAsia="Calibri" w:hAnsi="Calibri" w:cs="Calibri"/>
                <w:color w:val="000000" w:themeColor="text1"/>
                <w:sz w:val="22"/>
                <w:szCs w:val="22"/>
              </w:rPr>
              <w:t>0.8319</w:t>
            </w:r>
          </w:p>
        </w:tc>
        <w:tc>
          <w:tcPr>
            <w:tcW w:w="1005" w:type="dxa"/>
            <w:vAlign w:val="center"/>
          </w:tcPr>
          <w:p w14:paraId="11AD66D7" w14:textId="2015F339" w:rsidR="1E931484" w:rsidRDefault="1E931484" w:rsidP="39C7EF8E">
            <w:pPr>
              <w:spacing w:after="0"/>
              <w:jc w:val="center"/>
              <w:rPr>
                <w:rFonts w:ascii="Aptos Narrow" w:eastAsia="Aptos Narrow" w:hAnsi="Aptos Narrow" w:cs="Aptos Narrow"/>
                <w:sz w:val="22"/>
                <w:szCs w:val="22"/>
              </w:rPr>
            </w:pPr>
            <w:r w:rsidRPr="39C7EF8E">
              <w:rPr>
                <w:rFonts w:ascii="Calibri" w:eastAsia="Calibri" w:hAnsi="Calibri" w:cs="Calibri"/>
                <w:color w:val="000000" w:themeColor="text1"/>
                <w:sz w:val="22"/>
                <w:szCs w:val="22"/>
              </w:rPr>
              <w:t>0.8237</w:t>
            </w:r>
          </w:p>
        </w:tc>
        <w:tc>
          <w:tcPr>
            <w:tcW w:w="903" w:type="dxa"/>
            <w:vAlign w:val="center"/>
          </w:tcPr>
          <w:p w14:paraId="5D1E73D1" w14:textId="2172BB2F" w:rsidR="1E931484" w:rsidRDefault="1E931484" w:rsidP="39C7EF8E">
            <w:pPr>
              <w:spacing w:after="0"/>
              <w:jc w:val="center"/>
              <w:rPr>
                <w:rFonts w:ascii="Aptos Narrow" w:eastAsia="Aptos Narrow" w:hAnsi="Aptos Narrow" w:cs="Aptos Narrow"/>
                <w:sz w:val="22"/>
                <w:szCs w:val="22"/>
              </w:rPr>
            </w:pPr>
            <w:r w:rsidRPr="39C7EF8E">
              <w:rPr>
                <w:rFonts w:ascii="Calibri" w:eastAsia="Calibri" w:hAnsi="Calibri" w:cs="Calibri"/>
                <w:color w:val="000000" w:themeColor="text1"/>
                <w:sz w:val="22"/>
                <w:szCs w:val="22"/>
              </w:rPr>
              <w:t>0.8893</w:t>
            </w:r>
          </w:p>
        </w:tc>
      </w:tr>
      <w:tr w:rsidR="0048453C" w14:paraId="260B87E8" w14:textId="77777777" w:rsidTr="00D15627">
        <w:trPr>
          <w:trHeight w:val="300"/>
        </w:trPr>
        <w:tc>
          <w:tcPr>
            <w:tcW w:w="1632" w:type="dxa"/>
            <w:vAlign w:val="center"/>
          </w:tcPr>
          <w:p w14:paraId="164698AE" w14:textId="6F4BBD3F"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SFT-BF16</w:t>
            </w:r>
          </w:p>
        </w:tc>
        <w:tc>
          <w:tcPr>
            <w:tcW w:w="1695" w:type="dxa"/>
            <w:vAlign w:val="center"/>
          </w:tcPr>
          <w:p w14:paraId="52E20B93" w14:textId="445C40EB"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BF16</w:t>
            </w:r>
          </w:p>
        </w:tc>
        <w:tc>
          <w:tcPr>
            <w:tcW w:w="1305" w:type="dxa"/>
            <w:vAlign w:val="center"/>
          </w:tcPr>
          <w:p w14:paraId="12E1A917" w14:textId="6B6F00EE" w:rsidR="56542168" w:rsidRDefault="56542168" w:rsidP="39C7EF8E">
            <w:pPr>
              <w:spacing w:after="0"/>
              <w:jc w:val="center"/>
              <w:rPr>
                <w:rFonts w:ascii="Aptos Narrow" w:eastAsia="Aptos Narrow" w:hAnsi="Aptos Narrow" w:cs="Aptos Narrow"/>
                <w:sz w:val="22"/>
                <w:szCs w:val="22"/>
              </w:rPr>
            </w:pPr>
            <w:r w:rsidRPr="39C7EF8E">
              <w:rPr>
                <w:rFonts w:ascii="Calibri" w:eastAsia="Calibri" w:hAnsi="Calibri" w:cs="Calibri"/>
                <w:color w:val="000000" w:themeColor="text1"/>
                <w:sz w:val="22"/>
                <w:szCs w:val="22"/>
              </w:rPr>
              <w:t>0.6413</w:t>
            </w:r>
          </w:p>
        </w:tc>
        <w:tc>
          <w:tcPr>
            <w:tcW w:w="900" w:type="dxa"/>
            <w:vAlign w:val="center"/>
          </w:tcPr>
          <w:p w14:paraId="48860717" w14:textId="3F022641" w:rsidR="3B8602D8" w:rsidRDefault="3B8602D8"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0.8275</w:t>
            </w:r>
          </w:p>
        </w:tc>
        <w:tc>
          <w:tcPr>
            <w:tcW w:w="1005" w:type="dxa"/>
            <w:vAlign w:val="center"/>
          </w:tcPr>
          <w:p w14:paraId="5BDB2370" w14:textId="3DC945F1" w:rsidR="52E0DD23" w:rsidRDefault="52E0DD23" w:rsidP="39C7EF8E">
            <w:pPr>
              <w:spacing w:after="0"/>
              <w:jc w:val="center"/>
              <w:rPr>
                <w:rFonts w:ascii="Aptos Narrow" w:eastAsia="Aptos Narrow" w:hAnsi="Aptos Narrow" w:cs="Aptos Narrow"/>
                <w:sz w:val="22"/>
                <w:szCs w:val="22"/>
              </w:rPr>
            </w:pPr>
            <w:r w:rsidRPr="39C7EF8E">
              <w:rPr>
                <w:rFonts w:ascii="Calibri" w:eastAsia="Calibri" w:hAnsi="Calibri" w:cs="Calibri"/>
                <w:color w:val="000000" w:themeColor="text1"/>
                <w:sz w:val="22"/>
                <w:szCs w:val="22"/>
              </w:rPr>
              <w:t>0.8049</w:t>
            </w:r>
          </w:p>
        </w:tc>
        <w:tc>
          <w:tcPr>
            <w:tcW w:w="903" w:type="dxa"/>
            <w:vAlign w:val="center"/>
          </w:tcPr>
          <w:p w14:paraId="6119260B" w14:textId="6A20CAC8" w:rsidR="59CDB687" w:rsidRDefault="59CDB687"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0.9272</w:t>
            </w:r>
          </w:p>
        </w:tc>
      </w:tr>
      <w:tr w:rsidR="0048453C" w14:paraId="126E53CF" w14:textId="77777777" w:rsidTr="00D15627">
        <w:trPr>
          <w:trHeight w:val="300"/>
        </w:trPr>
        <w:tc>
          <w:tcPr>
            <w:tcW w:w="1632" w:type="dxa"/>
            <w:vAlign w:val="center"/>
          </w:tcPr>
          <w:p w14:paraId="5D328799" w14:textId="30E2EAF7" w:rsidR="56F49D3D" w:rsidRDefault="56F49D3D"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SFT-FP8</w:t>
            </w:r>
          </w:p>
        </w:tc>
        <w:tc>
          <w:tcPr>
            <w:tcW w:w="1695" w:type="dxa"/>
            <w:vAlign w:val="center"/>
          </w:tcPr>
          <w:p w14:paraId="770AE296" w14:textId="5B86F123" w:rsidR="39C7EF8E" w:rsidRDefault="7C2CC17D" w:rsidP="39C7EF8E">
            <w:pPr>
              <w:spacing w:after="0"/>
              <w:jc w:val="center"/>
              <w:rPr>
                <w:rFonts w:ascii="Aptos Narrow" w:eastAsia="Aptos Narrow" w:hAnsi="Aptos Narrow" w:cs="Aptos Narrow"/>
                <w:color w:val="000000" w:themeColor="text1"/>
                <w:sz w:val="22"/>
                <w:szCs w:val="22"/>
              </w:rPr>
            </w:pPr>
            <w:r w:rsidRPr="1E4571E3">
              <w:rPr>
                <w:rFonts w:ascii="Aptos Narrow" w:eastAsia="Aptos Narrow" w:hAnsi="Aptos Narrow" w:cs="Aptos Narrow"/>
                <w:color w:val="000000" w:themeColor="text1"/>
                <w:sz w:val="22"/>
                <w:szCs w:val="22"/>
              </w:rPr>
              <w:t>BF16</w:t>
            </w:r>
          </w:p>
        </w:tc>
        <w:tc>
          <w:tcPr>
            <w:tcW w:w="1305" w:type="dxa"/>
            <w:vAlign w:val="center"/>
          </w:tcPr>
          <w:p w14:paraId="0D91A307" w14:textId="0A9B9BDE" w:rsidR="4E40DCDE" w:rsidRDefault="4E40DCDE"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0.6323</w:t>
            </w:r>
          </w:p>
        </w:tc>
        <w:tc>
          <w:tcPr>
            <w:tcW w:w="900" w:type="dxa"/>
            <w:vAlign w:val="center"/>
          </w:tcPr>
          <w:p w14:paraId="519F4353" w14:textId="1D8FEB10" w:rsidR="31C56F41" w:rsidRDefault="31C56F41"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0.8205</w:t>
            </w:r>
          </w:p>
        </w:tc>
        <w:tc>
          <w:tcPr>
            <w:tcW w:w="1005" w:type="dxa"/>
            <w:vAlign w:val="center"/>
          </w:tcPr>
          <w:p w14:paraId="124CD4FC" w14:textId="34DF1DFF" w:rsidR="70B39988" w:rsidRDefault="70B39988"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0.806</w:t>
            </w:r>
          </w:p>
        </w:tc>
        <w:tc>
          <w:tcPr>
            <w:tcW w:w="903" w:type="dxa"/>
            <w:vAlign w:val="center"/>
          </w:tcPr>
          <w:p w14:paraId="1A5D22FA" w14:textId="7052A797" w:rsidR="6A728F56" w:rsidRDefault="6A728F56"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0.9280</w:t>
            </w:r>
          </w:p>
        </w:tc>
      </w:tr>
      <w:tr w:rsidR="0048453C" w14:paraId="7C5C6229" w14:textId="77777777" w:rsidTr="00D15627">
        <w:trPr>
          <w:trHeight w:val="300"/>
        </w:trPr>
        <w:tc>
          <w:tcPr>
            <w:tcW w:w="1632" w:type="dxa"/>
            <w:vAlign w:val="center"/>
          </w:tcPr>
          <w:p w14:paraId="2194194F" w14:textId="09EC4789" w:rsidR="39C7EF8E" w:rsidRDefault="39C7EF8E" w:rsidP="39C7EF8E">
            <w:pPr>
              <w:spacing w:after="0"/>
              <w:jc w:val="center"/>
              <w:rPr>
                <w:rFonts w:ascii="Aptos Narrow" w:eastAsia="Aptos Narrow" w:hAnsi="Aptos Narrow" w:cs="Aptos Narrow"/>
                <w:color w:val="000000" w:themeColor="text1"/>
                <w:sz w:val="22"/>
                <w:szCs w:val="22"/>
              </w:rPr>
            </w:pPr>
            <w:r w:rsidRPr="39C7EF8E">
              <w:rPr>
                <w:rFonts w:ascii="Aptos Narrow" w:eastAsia="Aptos Narrow" w:hAnsi="Aptos Narrow" w:cs="Aptos Narrow"/>
                <w:color w:val="000000" w:themeColor="text1"/>
                <w:sz w:val="22"/>
                <w:szCs w:val="22"/>
              </w:rPr>
              <w:t>SFT-MXFP8</w:t>
            </w:r>
          </w:p>
        </w:tc>
        <w:tc>
          <w:tcPr>
            <w:tcW w:w="1695" w:type="dxa"/>
            <w:vAlign w:val="center"/>
          </w:tcPr>
          <w:p w14:paraId="506A05C6" w14:textId="7726686B" w:rsidR="39C7EF8E" w:rsidRDefault="3A0DF594" w:rsidP="39C7EF8E">
            <w:pPr>
              <w:spacing w:after="0"/>
              <w:jc w:val="center"/>
              <w:rPr>
                <w:rFonts w:ascii="Aptos Narrow" w:eastAsia="Aptos Narrow" w:hAnsi="Aptos Narrow" w:cs="Aptos Narrow"/>
                <w:color w:val="000000" w:themeColor="text1"/>
                <w:sz w:val="22"/>
                <w:szCs w:val="22"/>
              </w:rPr>
            </w:pPr>
            <w:r w:rsidRPr="1E4571E3">
              <w:rPr>
                <w:rFonts w:ascii="Aptos Narrow" w:eastAsia="Aptos Narrow" w:hAnsi="Aptos Narrow" w:cs="Aptos Narrow"/>
                <w:color w:val="000000" w:themeColor="text1"/>
                <w:sz w:val="22"/>
                <w:szCs w:val="22"/>
              </w:rPr>
              <w:t>BF16</w:t>
            </w:r>
          </w:p>
        </w:tc>
        <w:tc>
          <w:tcPr>
            <w:tcW w:w="1305" w:type="dxa"/>
            <w:vAlign w:val="center"/>
          </w:tcPr>
          <w:p w14:paraId="4338EB05" w14:textId="3D415DEB" w:rsidR="4E40DCDE" w:rsidRDefault="4E40DCDE"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0.6345</w:t>
            </w:r>
          </w:p>
        </w:tc>
        <w:tc>
          <w:tcPr>
            <w:tcW w:w="900" w:type="dxa"/>
            <w:vAlign w:val="center"/>
          </w:tcPr>
          <w:p w14:paraId="0638CD15" w14:textId="20714D28" w:rsidR="31C56F41" w:rsidRDefault="31C56F41"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0.8231</w:t>
            </w:r>
          </w:p>
        </w:tc>
        <w:tc>
          <w:tcPr>
            <w:tcW w:w="1005" w:type="dxa"/>
            <w:vAlign w:val="center"/>
          </w:tcPr>
          <w:p w14:paraId="4782A849" w14:textId="4E1656AC" w:rsidR="2AB3DE77" w:rsidRDefault="2AB3DE77"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0.801</w:t>
            </w:r>
          </w:p>
        </w:tc>
        <w:tc>
          <w:tcPr>
            <w:tcW w:w="903" w:type="dxa"/>
            <w:vAlign w:val="center"/>
          </w:tcPr>
          <w:p w14:paraId="0C630B3D" w14:textId="5A930ACE" w:rsidR="0D7AC3D3" w:rsidRDefault="0D7AC3D3" w:rsidP="39C7EF8E">
            <w:pPr>
              <w:spacing w:after="0"/>
              <w:jc w:val="center"/>
              <w:rPr>
                <w:rFonts w:ascii="Calibri" w:eastAsia="Calibri" w:hAnsi="Calibri" w:cs="Calibri"/>
                <w:sz w:val="22"/>
                <w:szCs w:val="22"/>
              </w:rPr>
            </w:pPr>
            <w:r w:rsidRPr="39C7EF8E">
              <w:rPr>
                <w:rFonts w:ascii="Calibri" w:eastAsia="Calibri" w:hAnsi="Calibri" w:cs="Calibri"/>
                <w:color w:val="000000" w:themeColor="text1"/>
                <w:sz w:val="22"/>
                <w:szCs w:val="22"/>
              </w:rPr>
              <w:t>0.9277</w:t>
            </w:r>
          </w:p>
        </w:tc>
      </w:tr>
    </w:tbl>
    <w:p w14:paraId="4FA89DA1" w14:textId="1740E71B" w:rsidR="5682507B" w:rsidRDefault="5682507B" w:rsidP="39C7EF8E">
      <w:pPr>
        <w:spacing w:after="0"/>
      </w:pPr>
      <w:r>
        <w:lastRenderedPageBreak/>
        <w:t>The general benchmarks show that the accuracy of FP8/MXFP8 loss &lt; 1% compared to BF16 after SFT.</w:t>
      </w:r>
    </w:p>
    <w:p w14:paraId="7ED9E186" w14:textId="62200765" w:rsidR="5BF76F0C" w:rsidRDefault="5BF76F0C" w:rsidP="5BF76F0C">
      <w:pPr>
        <w:spacing w:after="0"/>
        <w:jc w:val="center"/>
        <w:rPr>
          <w:rFonts w:ascii="Aptos Narrow" w:eastAsia="Aptos Narrow" w:hAnsi="Aptos Narrow" w:cs="Aptos Narrow"/>
          <w:color w:val="000000" w:themeColor="text1"/>
          <w:sz w:val="22"/>
          <w:szCs w:val="22"/>
        </w:rPr>
      </w:pPr>
    </w:p>
    <w:p w14:paraId="204BDB56" w14:textId="77777777" w:rsidR="00DD4591" w:rsidRDefault="00DD4591" w:rsidP="5BF76F0C">
      <w:pPr>
        <w:spacing w:after="0"/>
        <w:jc w:val="center"/>
        <w:rPr>
          <w:rFonts w:ascii="Aptos Narrow" w:eastAsia="DengXian" w:hAnsi="Aptos Narrow" w:cs="Aptos Narrow"/>
          <w:color w:val="000000" w:themeColor="text1"/>
          <w:sz w:val="22"/>
          <w:szCs w:val="22"/>
        </w:rPr>
      </w:pPr>
    </w:p>
    <w:p w14:paraId="03939763" w14:textId="77777777" w:rsidR="00DD4591" w:rsidRDefault="00DD4591" w:rsidP="5BF76F0C">
      <w:pPr>
        <w:spacing w:after="0"/>
        <w:jc w:val="center"/>
        <w:rPr>
          <w:rFonts w:ascii="Aptos Narrow" w:eastAsia="DengXian" w:hAnsi="Aptos Narrow" w:cs="Aptos Narrow"/>
          <w:color w:val="000000" w:themeColor="text1"/>
          <w:sz w:val="22"/>
          <w:szCs w:val="22"/>
        </w:rPr>
      </w:pPr>
    </w:p>
    <w:p w14:paraId="7894B76F" w14:textId="77777777" w:rsidR="00DD4591" w:rsidRDefault="00DD4591" w:rsidP="5BF76F0C">
      <w:pPr>
        <w:spacing w:after="0"/>
        <w:jc w:val="center"/>
        <w:rPr>
          <w:rFonts w:ascii="Aptos Narrow" w:eastAsia="DengXian" w:hAnsi="Aptos Narrow" w:cs="Aptos Narrow"/>
          <w:color w:val="000000" w:themeColor="text1"/>
          <w:sz w:val="22"/>
          <w:szCs w:val="22"/>
        </w:rPr>
      </w:pPr>
    </w:p>
    <w:p w14:paraId="5D36E58C" w14:textId="77777777" w:rsidR="00DD4591" w:rsidRDefault="00DD4591" w:rsidP="5BF76F0C">
      <w:pPr>
        <w:spacing w:after="0"/>
        <w:jc w:val="center"/>
        <w:rPr>
          <w:rFonts w:ascii="Aptos Narrow" w:eastAsia="DengXian" w:hAnsi="Aptos Narrow" w:cs="Aptos Narrow"/>
          <w:color w:val="000000" w:themeColor="text1"/>
          <w:sz w:val="22"/>
          <w:szCs w:val="22"/>
        </w:rPr>
      </w:pPr>
    </w:p>
    <w:p w14:paraId="11505075" w14:textId="77777777" w:rsidR="00DD4591" w:rsidRDefault="00DD4591" w:rsidP="5BF76F0C">
      <w:pPr>
        <w:spacing w:after="0"/>
        <w:jc w:val="center"/>
        <w:rPr>
          <w:rFonts w:ascii="Aptos Narrow" w:eastAsia="DengXian" w:hAnsi="Aptos Narrow" w:cs="Aptos Narrow"/>
          <w:color w:val="000000" w:themeColor="text1"/>
          <w:sz w:val="22"/>
          <w:szCs w:val="22"/>
        </w:rPr>
      </w:pPr>
    </w:p>
    <w:p w14:paraId="05596A7F" w14:textId="77777777" w:rsidR="00DD4591" w:rsidRDefault="00DD4591" w:rsidP="5BF76F0C">
      <w:pPr>
        <w:spacing w:after="0"/>
        <w:jc w:val="center"/>
        <w:rPr>
          <w:rFonts w:ascii="Aptos Narrow" w:eastAsia="DengXian" w:hAnsi="Aptos Narrow" w:cs="Aptos Narrow"/>
          <w:color w:val="000000" w:themeColor="text1"/>
          <w:sz w:val="22"/>
          <w:szCs w:val="22"/>
        </w:rPr>
      </w:pPr>
    </w:p>
    <w:p w14:paraId="7902F4C5" w14:textId="77777777" w:rsidR="00DD4591" w:rsidRDefault="00DD4591" w:rsidP="5BF76F0C">
      <w:pPr>
        <w:spacing w:after="0"/>
        <w:jc w:val="center"/>
        <w:rPr>
          <w:rFonts w:ascii="Aptos Narrow" w:eastAsia="DengXian" w:hAnsi="Aptos Narrow" w:cs="Aptos Narrow"/>
          <w:color w:val="000000" w:themeColor="text1"/>
          <w:sz w:val="22"/>
          <w:szCs w:val="22"/>
        </w:rPr>
      </w:pPr>
    </w:p>
    <w:p w14:paraId="083A6C06" w14:textId="77777777" w:rsidR="00DD4591" w:rsidRDefault="00DD4591" w:rsidP="5BF76F0C">
      <w:pPr>
        <w:spacing w:after="0"/>
        <w:jc w:val="center"/>
        <w:rPr>
          <w:rFonts w:ascii="Aptos Narrow" w:eastAsia="DengXian" w:hAnsi="Aptos Narrow" w:cs="Aptos Narrow"/>
          <w:color w:val="000000" w:themeColor="text1"/>
          <w:sz w:val="22"/>
          <w:szCs w:val="22"/>
        </w:rPr>
      </w:pPr>
    </w:p>
    <w:p w14:paraId="1D4DE364" w14:textId="77777777" w:rsidR="00DD4591" w:rsidRDefault="00DD4591" w:rsidP="5BF76F0C">
      <w:pPr>
        <w:spacing w:after="0"/>
        <w:jc w:val="center"/>
        <w:rPr>
          <w:rFonts w:ascii="Aptos Narrow" w:eastAsia="DengXian" w:hAnsi="Aptos Narrow" w:cs="Aptos Narrow"/>
          <w:color w:val="000000" w:themeColor="text1"/>
          <w:sz w:val="22"/>
          <w:szCs w:val="22"/>
        </w:rPr>
      </w:pPr>
    </w:p>
    <w:p w14:paraId="7296001D" w14:textId="77777777" w:rsidR="00DD4591" w:rsidRDefault="00DD4591" w:rsidP="5BF76F0C">
      <w:pPr>
        <w:spacing w:after="0"/>
        <w:jc w:val="center"/>
        <w:rPr>
          <w:rFonts w:ascii="Aptos Narrow" w:eastAsia="DengXian" w:hAnsi="Aptos Narrow" w:cs="Aptos Narrow"/>
          <w:color w:val="000000" w:themeColor="text1"/>
          <w:sz w:val="22"/>
          <w:szCs w:val="22"/>
        </w:rPr>
      </w:pPr>
    </w:p>
    <w:p w14:paraId="37D38D46" w14:textId="77777777" w:rsidR="00DD4591" w:rsidRDefault="00DD4591" w:rsidP="5BF76F0C">
      <w:pPr>
        <w:spacing w:after="0"/>
        <w:jc w:val="center"/>
        <w:rPr>
          <w:rFonts w:ascii="Aptos Narrow" w:eastAsia="DengXian" w:hAnsi="Aptos Narrow" w:cs="Aptos Narrow"/>
          <w:color w:val="000000" w:themeColor="text1"/>
          <w:sz w:val="22"/>
          <w:szCs w:val="22"/>
        </w:rPr>
      </w:pPr>
    </w:p>
    <w:p w14:paraId="210A749A" w14:textId="77777777" w:rsidR="00DD4591" w:rsidRDefault="00DD4591" w:rsidP="5BF76F0C">
      <w:pPr>
        <w:spacing w:after="0"/>
        <w:jc w:val="center"/>
        <w:rPr>
          <w:rFonts w:ascii="Aptos Narrow" w:eastAsia="DengXian" w:hAnsi="Aptos Narrow" w:cs="Aptos Narrow"/>
          <w:color w:val="000000" w:themeColor="text1"/>
          <w:sz w:val="22"/>
          <w:szCs w:val="22"/>
        </w:rPr>
      </w:pPr>
    </w:p>
    <w:p w14:paraId="7EA9FB6F" w14:textId="77777777" w:rsidR="00DD4591" w:rsidRDefault="00DD4591" w:rsidP="5BF76F0C">
      <w:pPr>
        <w:spacing w:after="0"/>
        <w:jc w:val="center"/>
        <w:rPr>
          <w:rFonts w:ascii="Aptos Narrow" w:eastAsia="DengXian" w:hAnsi="Aptos Narrow" w:cs="Aptos Narrow"/>
          <w:color w:val="000000" w:themeColor="text1"/>
          <w:sz w:val="22"/>
          <w:szCs w:val="22"/>
        </w:rPr>
      </w:pPr>
    </w:p>
    <w:p w14:paraId="0FF58DF8" w14:textId="77777777" w:rsidR="00DD4591" w:rsidRDefault="00DD4591" w:rsidP="5BF76F0C">
      <w:pPr>
        <w:spacing w:after="0"/>
        <w:jc w:val="center"/>
        <w:rPr>
          <w:rFonts w:ascii="Aptos Narrow" w:eastAsia="DengXian" w:hAnsi="Aptos Narrow" w:cs="Aptos Narrow"/>
          <w:color w:val="000000" w:themeColor="text1"/>
          <w:sz w:val="22"/>
          <w:szCs w:val="22"/>
        </w:rPr>
      </w:pPr>
    </w:p>
    <w:p w14:paraId="6688557E" w14:textId="77777777" w:rsidR="00DD4591" w:rsidRDefault="00DD4591" w:rsidP="5BF76F0C">
      <w:pPr>
        <w:spacing w:after="0"/>
        <w:jc w:val="center"/>
        <w:rPr>
          <w:rFonts w:ascii="Aptos Narrow" w:eastAsia="DengXian" w:hAnsi="Aptos Narrow" w:cs="Aptos Narrow"/>
          <w:color w:val="000000" w:themeColor="text1"/>
          <w:sz w:val="22"/>
          <w:szCs w:val="22"/>
        </w:rPr>
      </w:pPr>
    </w:p>
    <w:p w14:paraId="43C224F3" w14:textId="77777777" w:rsidR="00DD4591" w:rsidRDefault="00DD4591" w:rsidP="5BF76F0C">
      <w:pPr>
        <w:spacing w:after="0"/>
        <w:jc w:val="center"/>
        <w:rPr>
          <w:rFonts w:ascii="Aptos Narrow" w:eastAsia="DengXian" w:hAnsi="Aptos Narrow" w:cs="Aptos Narrow"/>
          <w:color w:val="000000" w:themeColor="text1"/>
          <w:sz w:val="22"/>
          <w:szCs w:val="22"/>
        </w:rPr>
      </w:pPr>
    </w:p>
    <w:p w14:paraId="303C66A2" w14:textId="77777777" w:rsidR="00DD4591" w:rsidRDefault="00DD4591" w:rsidP="5BF76F0C">
      <w:pPr>
        <w:spacing w:after="0"/>
        <w:jc w:val="center"/>
        <w:rPr>
          <w:rFonts w:ascii="Aptos Narrow" w:eastAsia="DengXian" w:hAnsi="Aptos Narrow" w:cs="Aptos Narrow"/>
          <w:color w:val="000000" w:themeColor="text1"/>
          <w:sz w:val="22"/>
          <w:szCs w:val="22"/>
        </w:rPr>
      </w:pPr>
    </w:p>
    <w:p w14:paraId="0789173B" w14:textId="77777777" w:rsidR="00DD4591" w:rsidRDefault="00DD4591" w:rsidP="5BF76F0C">
      <w:pPr>
        <w:spacing w:after="0"/>
        <w:jc w:val="center"/>
        <w:rPr>
          <w:rFonts w:ascii="Aptos Narrow" w:eastAsia="DengXian" w:hAnsi="Aptos Narrow" w:cs="Aptos Narrow"/>
          <w:color w:val="000000" w:themeColor="text1"/>
          <w:sz w:val="22"/>
          <w:szCs w:val="22"/>
        </w:rPr>
      </w:pPr>
    </w:p>
    <w:p w14:paraId="6F957C5F" w14:textId="77777777" w:rsidR="00DD4591" w:rsidRDefault="00DD4591" w:rsidP="5BF76F0C">
      <w:pPr>
        <w:spacing w:after="0"/>
        <w:jc w:val="center"/>
        <w:rPr>
          <w:rFonts w:ascii="Aptos Narrow" w:eastAsia="DengXian" w:hAnsi="Aptos Narrow" w:cs="Aptos Narrow"/>
          <w:color w:val="000000" w:themeColor="text1"/>
          <w:sz w:val="22"/>
          <w:szCs w:val="22"/>
        </w:rPr>
      </w:pPr>
    </w:p>
    <w:p w14:paraId="7B63CBB6" w14:textId="77777777" w:rsidR="00DD4591" w:rsidRDefault="00DD4591" w:rsidP="5BF76F0C">
      <w:pPr>
        <w:spacing w:after="0"/>
        <w:jc w:val="center"/>
        <w:rPr>
          <w:rFonts w:ascii="Aptos Narrow" w:eastAsia="DengXian" w:hAnsi="Aptos Narrow" w:cs="Aptos Narrow"/>
          <w:color w:val="000000" w:themeColor="text1"/>
          <w:sz w:val="22"/>
          <w:szCs w:val="22"/>
        </w:rPr>
      </w:pPr>
    </w:p>
    <w:p w14:paraId="7416269A" w14:textId="77777777" w:rsidR="00DD4591" w:rsidRDefault="00DD4591" w:rsidP="5BF76F0C">
      <w:pPr>
        <w:spacing w:after="0"/>
        <w:jc w:val="center"/>
        <w:rPr>
          <w:rFonts w:ascii="Aptos Narrow" w:eastAsia="DengXian" w:hAnsi="Aptos Narrow" w:cs="Aptos Narrow"/>
          <w:color w:val="000000" w:themeColor="text1"/>
          <w:sz w:val="22"/>
          <w:szCs w:val="22"/>
        </w:rPr>
      </w:pPr>
    </w:p>
    <w:p w14:paraId="2B444161" w14:textId="77777777" w:rsidR="00DD4591" w:rsidRDefault="00DD4591" w:rsidP="5BF76F0C">
      <w:pPr>
        <w:spacing w:after="0"/>
        <w:jc w:val="center"/>
        <w:rPr>
          <w:rFonts w:ascii="Aptos Narrow" w:eastAsia="DengXian" w:hAnsi="Aptos Narrow" w:cs="Aptos Narrow"/>
          <w:color w:val="000000" w:themeColor="text1"/>
          <w:sz w:val="22"/>
          <w:szCs w:val="22"/>
        </w:rPr>
      </w:pPr>
    </w:p>
    <w:p w14:paraId="5D38143E" w14:textId="77777777" w:rsidR="00DD4591" w:rsidRDefault="00DD4591" w:rsidP="5BF76F0C">
      <w:pPr>
        <w:spacing w:after="0"/>
        <w:jc w:val="center"/>
        <w:rPr>
          <w:rFonts w:ascii="Aptos Narrow" w:eastAsia="DengXian" w:hAnsi="Aptos Narrow" w:cs="Aptos Narrow"/>
          <w:color w:val="000000" w:themeColor="text1"/>
          <w:sz w:val="22"/>
          <w:szCs w:val="22"/>
        </w:rPr>
      </w:pPr>
    </w:p>
    <w:p w14:paraId="7739543F" w14:textId="77777777" w:rsidR="00DD4591" w:rsidRDefault="00DD4591" w:rsidP="5BF76F0C">
      <w:pPr>
        <w:spacing w:after="0"/>
        <w:jc w:val="center"/>
        <w:rPr>
          <w:rFonts w:ascii="Aptos Narrow" w:eastAsia="DengXian" w:hAnsi="Aptos Narrow" w:cs="Aptos Narrow"/>
          <w:color w:val="000000" w:themeColor="text1"/>
          <w:sz w:val="22"/>
          <w:szCs w:val="22"/>
        </w:rPr>
      </w:pPr>
    </w:p>
    <w:p w14:paraId="726E8B14" w14:textId="77777777" w:rsidR="00DD4591" w:rsidRDefault="00DD4591" w:rsidP="5BF76F0C">
      <w:pPr>
        <w:spacing w:after="0"/>
        <w:jc w:val="center"/>
        <w:rPr>
          <w:rFonts w:ascii="Aptos Narrow" w:eastAsia="DengXian" w:hAnsi="Aptos Narrow" w:cs="Aptos Narrow"/>
          <w:color w:val="000000" w:themeColor="text1"/>
          <w:sz w:val="22"/>
          <w:szCs w:val="22"/>
        </w:rPr>
      </w:pPr>
    </w:p>
    <w:p w14:paraId="76783E46" w14:textId="77777777" w:rsidR="00DD4591" w:rsidRDefault="00DD4591" w:rsidP="5BF76F0C">
      <w:pPr>
        <w:spacing w:after="0"/>
        <w:jc w:val="center"/>
        <w:rPr>
          <w:rFonts w:ascii="Aptos Narrow" w:eastAsia="DengXian" w:hAnsi="Aptos Narrow" w:cs="Aptos Narrow"/>
          <w:color w:val="000000" w:themeColor="text1"/>
          <w:sz w:val="22"/>
          <w:szCs w:val="22"/>
        </w:rPr>
      </w:pPr>
    </w:p>
    <w:p w14:paraId="4F1A7B99" w14:textId="77777777" w:rsidR="00DD4591" w:rsidRDefault="00DD4591" w:rsidP="5BF76F0C">
      <w:pPr>
        <w:spacing w:after="0"/>
        <w:jc w:val="center"/>
        <w:rPr>
          <w:rFonts w:ascii="Aptos Narrow" w:eastAsia="DengXian" w:hAnsi="Aptos Narrow" w:cs="Aptos Narrow"/>
          <w:color w:val="000000" w:themeColor="text1"/>
          <w:sz w:val="22"/>
          <w:szCs w:val="22"/>
        </w:rPr>
      </w:pPr>
    </w:p>
    <w:p w14:paraId="4794A498" w14:textId="5E0F6FA0" w:rsidR="00DD4591" w:rsidRDefault="00DD4591" w:rsidP="00DD4591">
      <w:pPr>
        <w:spacing w:after="0"/>
        <w:rPr>
          <w:rFonts w:ascii="Aptos Narrow" w:eastAsia="DengXian" w:hAnsi="Aptos Narrow" w:cs="Aptos Narrow"/>
          <w:color w:val="000000" w:themeColor="text1"/>
          <w:sz w:val="22"/>
          <w:szCs w:val="22"/>
        </w:rPr>
      </w:pPr>
    </w:p>
    <w:p w14:paraId="5A6D463A" w14:textId="5B7AD8DB" w:rsidR="00DD4591" w:rsidRDefault="00DD4591" w:rsidP="00DD4591">
      <w:pPr>
        <w:spacing w:after="0"/>
        <w:rPr>
          <w:rFonts w:ascii="Aptos Narrow" w:eastAsia="DengXian" w:hAnsi="Aptos Narrow" w:cs="Aptos Narrow"/>
          <w:color w:val="000000" w:themeColor="text1"/>
          <w:sz w:val="22"/>
          <w:szCs w:val="22"/>
        </w:rPr>
      </w:pPr>
    </w:p>
    <w:p w14:paraId="0C16B614" w14:textId="77777777" w:rsidR="00EE586C" w:rsidRDefault="00EE586C" w:rsidP="00DD4591">
      <w:pPr>
        <w:spacing w:after="0"/>
        <w:rPr>
          <w:rFonts w:ascii="Aptos Narrow" w:eastAsia="DengXian" w:hAnsi="Aptos Narrow" w:cs="Aptos Narrow"/>
          <w:color w:val="000000" w:themeColor="text1"/>
          <w:sz w:val="22"/>
          <w:szCs w:val="22"/>
        </w:rPr>
      </w:pPr>
    </w:p>
    <w:p w14:paraId="51D1EB4E" w14:textId="77777777" w:rsidR="00EE586C" w:rsidRDefault="00EE586C" w:rsidP="00DD4591">
      <w:pPr>
        <w:spacing w:after="0"/>
        <w:rPr>
          <w:rFonts w:ascii="Aptos Narrow" w:eastAsia="DengXian" w:hAnsi="Aptos Narrow" w:cs="Aptos Narrow"/>
          <w:color w:val="000000" w:themeColor="text1"/>
          <w:sz w:val="22"/>
          <w:szCs w:val="22"/>
        </w:rPr>
      </w:pPr>
    </w:p>
    <w:p w14:paraId="493860EE" w14:textId="77777777" w:rsidR="00EE586C" w:rsidRDefault="00EE586C" w:rsidP="00DD4591">
      <w:pPr>
        <w:spacing w:after="0"/>
        <w:rPr>
          <w:rFonts w:ascii="Aptos Narrow" w:eastAsia="DengXian" w:hAnsi="Aptos Narrow" w:cs="Aptos Narrow"/>
          <w:color w:val="000000" w:themeColor="text1"/>
          <w:sz w:val="22"/>
          <w:szCs w:val="22"/>
        </w:rPr>
      </w:pPr>
    </w:p>
    <w:p w14:paraId="19FB25C9" w14:textId="77777777" w:rsidR="00EE586C" w:rsidRDefault="00EE586C" w:rsidP="00DD4591">
      <w:pPr>
        <w:spacing w:after="0"/>
        <w:rPr>
          <w:rFonts w:ascii="Aptos Narrow" w:eastAsia="DengXian" w:hAnsi="Aptos Narrow" w:cs="Aptos Narrow"/>
          <w:color w:val="000000" w:themeColor="text1"/>
          <w:sz w:val="22"/>
          <w:szCs w:val="22"/>
        </w:rPr>
      </w:pPr>
    </w:p>
    <w:p w14:paraId="5FBA89AD" w14:textId="77777777" w:rsidR="00EE586C" w:rsidRDefault="00EE586C" w:rsidP="00DD4591">
      <w:pPr>
        <w:spacing w:after="0"/>
        <w:rPr>
          <w:rFonts w:ascii="Aptos Narrow" w:eastAsia="DengXian" w:hAnsi="Aptos Narrow" w:cs="Aptos Narrow"/>
          <w:color w:val="000000" w:themeColor="text1"/>
          <w:sz w:val="22"/>
          <w:szCs w:val="22"/>
        </w:rPr>
      </w:pPr>
    </w:p>
    <w:p w14:paraId="5D16BD3F" w14:textId="77777777" w:rsidR="00EE586C" w:rsidRDefault="00EE586C" w:rsidP="00DD4591">
      <w:pPr>
        <w:spacing w:after="0"/>
        <w:rPr>
          <w:rFonts w:ascii="Aptos Narrow" w:eastAsia="DengXian" w:hAnsi="Aptos Narrow" w:cs="Aptos Narrow"/>
          <w:color w:val="000000" w:themeColor="text1"/>
          <w:sz w:val="22"/>
          <w:szCs w:val="22"/>
        </w:rPr>
      </w:pPr>
    </w:p>
    <w:p w14:paraId="6FCEBD27" w14:textId="77777777" w:rsidR="00EE586C" w:rsidRDefault="00EE586C" w:rsidP="00DD4591">
      <w:pPr>
        <w:spacing w:after="0"/>
        <w:rPr>
          <w:rFonts w:ascii="Aptos Narrow" w:eastAsia="DengXian" w:hAnsi="Aptos Narrow" w:cs="Aptos Narrow"/>
          <w:color w:val="000000" w:themeColor="text1"/>
          <w:sz w:val="22"/>
          <w:szCs w:val="22"/>
        </w:rPr>
      </w:pPr>
    </w:p>
    <w:p w14:paraId="51FF62BD" w14:textId="77777777" w:rsidR="00EE586C" w:rsidRDefault="00EE586C" w:rsidP="00DD4591">
      <w:pPr>
        <w:spacing w:after="0"/>
        <w:rPr>
          <w:rFonts w:ascii="Aptos Narrow" w:eastAsia="DengXian" w:hAnsi="Aptos Narrow" w:cs="Aptos Narrow"/>
          <w:color w:val="000000" w:themeColor="text1"/>
          <w:sz w:val="22"/>
          <w:szCs w:val="22"/>
        </w:rPr>
      </w:pPr>
    </w:p>
    <w:p w14:paraId="03B74F25" w14:textId="77777777" w:rsidR="00EE586C" w:rsidRPr="00DD4591" w:rsidRDefault="00EE586C" w:rsidP="00DD4591">
      <w:pPr>
        <w:spacing w:after="0"/>
        <w:rPr>
          <w:rFonts w:ascii="Aptos Narrow" w:eastAsia="DengXian" w:hAnsi="Aptos Narrow" w:cs="Aptos Narrow"/>
          <w:color w:val="000000" w:themeColor="text1"/>
          <w:sz w:val="22"/>
          <w:szCs w:val="22"/>
        </w:rPr>
      </w:pPr>
    </w:p>
    <w:p w14:paraId="4B4B22F1" w14:textId="2633FBF2" w:rsidR="75925F5C" w:rsidRDefault="23491E98" w:rsidP="00175679">
      <w:pPr>
        <w:pStyle w:val="Heading3"/>
        <w:numPr>
          <w:ilvl w:val="0"/>
          <w:numId w:val="26"/>
        </w:numPr>
        <w:rPr>
          <w:rFonts w:eastAsia="DengXian"/>
          <w:b/>
          <w:bCs/>
          <w:color w:val="auto"/>
        </w:rPr>
      </w:pPr>
      <w:bookmarkStart w:id="209" w:name="_Toc228179990"/>
      <w:r w:rsidRPr="1ED4F078">
        <w:rPr>
          <w:rFonts w:eastAsia="DengXian"/>
          <w:b/>
          <w:bCs/>
          <w:color w:val="auto"/>
        </w:rPr>
        <w:lastRenderedPageBreak/>
        <w:t>Appendi</w:t>
      </w:r>
      <w:r w:rsidR="7A543D4B" w:rsidRPr="1ED4F078">
        <w:rPr>
          <w:rFonts w:eastAsia="DengXian"/>
          <w:b/>
          <w:bCs/>
          <w:color w:val="auto"/>
        </w:rPr>
        <w:t>x</w:t>
      </w:r>
      <w:bookmarkEnd w:id="209"/>
    </w:p>
    <w:p w14:paraId="65A00F18" w14:textId="77777777" w:rsidR="00EF287A" w:rsidRDefault="00EF287A" w:rsidP="00EF287A">
      <w:pPr>
        <w:rPr>
          <w:rFonts w:eastAsia="DengXian"/>
        </w:rPr>
      </w:pPr>
    </w:p>
    <w:p w14:paraId="04258360" w14:textId="33F39E17" w:rsidR="007C6D74" w:rsidRPr="000108F8" w:rsidRDefault="2F9C8872" w:rsidP="00175679">
      <w:pPr>
        <w:pStyle w:val="Heading3"/>
        <w:numPr>
          <w:ilvl w:val="1"/>
          <w:numId w:val="26"/>
        </w:numPr>
        <w:ind w:left="720" w:hanging="720"/>
        <w:rPr>
          <w:b/>
          <w:bCs/>
          <w:color w:val="auto"/>
        </w:rPr>
      </w:pPr>
      <w:bookmarkStart w:id="210" w:name="_Toc228179991"/>
      <w:r w:rsidRPr="000108F8">
        <w:rPr>
          <w:rFonts w:eastAsia="DengXian"/>
          <w:b/>
          <w:bCs/>
          <w:color w:val="auto"/>
        </w:rPr>
        <w:t xml:space="preserve">Additional Results for </w:t>
      </w:r>
      <w:r w:rsidR="19A19E7E" w:rsidRPr="000108F8">
        <w:rPr>
          <w:rFonts w:eastAsia="DengXian"/>
          <w:b/>
          <w:bCs/>
          <w:color w:val="auto"/>
        </w:rPr>
        <w:t>Qwen-235B</w:t>
      </w:r>
      <w:bookmarkEnd w:id="21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1"/>
        <w:gridCol w:w="1667"/>
        <w:gridCol w:w="1448"/>
        <w:gridCol w:w="966"/>
        <w:gridCol w:w="1729"/>
        <w:gridCol w:w="1373"/>
      </w:tblGrid>
      <w:tr w:rsidR="0048453C" w14:paraId="74232F89" w14:textId="77777777" w:rsidTr="007D24B0">
        <w:trPr>
          <w:trHeight w:val="300"/>
        </w:trPr>
        <w:tc>
          <w:tcPr>
            <w:tcW w:w="1441" w:type="dxa"/>
            <w:tcMar>
              <w:left w:w="105" w:type="dxa"/>
              <w:right w:w="105" w:type="dxa"/>
            </w:tcMar>
            <w:vAlign w:val="center"/>
          </w:tcPr>
          <w:p w14:paraId="557D4027" w14:textId="64E1CAA2" w:rsidR="3C594D2E" w:rsidRDefault="3C594D2E" w:rsidP="3C594D2E">
            <w:pPr>
              <w:jc w:val="center"/>
              <w:rPr>
                <w:rFonts w:ascii="Aptos" w:eastAsia="Aptos" w:hAnsi="Aptos" w:cs="Aptos"/>
                <w:color w:val="000000" w:themeColor="text1"/>
                <w:sz w:val="28"/>
                <w:szCs w:val="28"/>
              </w:rPr>
            </w:pPr>
            <w:r w:rsidRPr="3C594D2E">
              <w:rPr>
                <w:rFonts w:ascii="Aptos" w:eastAsia="Aptos" w:hAnsi="Aptos" w:cs="Aptos"/>
                <w:b/>
                <w:bCs/>
                <w:color w:val="000000" w:themeColor="text1"/>
                <w:sz w:val="28"/>
                <w:szCs w:val="28"/>
              </w:rPr>
              <w:t>Qwen-235B</w:t>
            </w:r>
          </w:p>
        </w:tc>
        <w:tc>
          <w:tcPr>
            <w:tcW w:w="1667" w:type="dxa"/>
            <w:tcMar>
              <w:left w:w="105" w:type="dxa"/>
              <w:right w:w="105" w:type="dxa"/>
            </w:tcMar>
            <w:vAlign w:val="center"/>
          </w:tcPr>
          <w:p w14:paraId="1EC0B058" w14:textId="4527A229" w:rsidR="3C594D2E" w:rsidRDefault="3C594D2E" w:rsidP="3C594D2E">
            <w:pPr>
              <w:jc w:val="center"/>
              <w:rPr>
                <w:rFonts w:ascii="Aptos" w:eastAsia="Aptos" w:hAnsi="Aptos" w:cs="Aptos"/>
                <w:color w:val="000000" w:themeColor="text1"/>
                <w:sz w:val="28"/>
                <w:szCs w:val="28"/>
              </w:rPr>
            </w:pPr>
            <w:r w:rsidRPr="3C594D2E">
              <w:rPr>
                <w:rFonts w:ascii="Aptos" w:eastAsia="Aptos" w:hAnsi="Aptos" w:cs="Aptos"/>
                <w:b/>
                <w:bCs/>
                <w:color w:val="000000" w:themeColor="text1"/>
                <w:sz w:val="28"/>
                <w:szCs w:val="28"/>
              </w:rPr>
              <w:t>Gsm8k</w:t>
            </w:r>
          </w:p>
          <w:p w14:paraId="02FB83E3" w14:textId="77777777" w:rsidR="3C594D2E" w:rsidRDefault="3C594D2E" w:rsidP="3C594D2E">
            <w:pPr>
              <w:jc w:val="center"/>
              <w:rPr>
                <w:rFonts w:ascii="Aptos" w:eastAsia="Aptos" w:hAnsi="Aptos" w:cs="Aptos"/>
                <w:color w:val="000000" w:themeColor="text1"/>
                <w:sz w:val="28"/>
                <w:szCs w:val="28"/>
              </w:rPr>
            </w:pPr>
            <w:r w:rsidRPr="3C594D2E">
              <w:rPr>
                <w:rFonts w:ascii="Aptos" w:eastAsia="Aptos" w:hAnsi="Aptos" w:cs="Aptos"/>
                <w:b/>
                <w:bCs/>
                <w:color w:val="000000" w:themeColor="text1"/>
                <w:sz w:val="28"/>
                <w:szCs w:val="28"/>
              </w:rPr>
              <w:t>(strict)</w:t>
            </w:r>
          </w:p>
        </w:tc>
        <w:tc>
          <w:tcPr>
            <w:tcW w:w="1448" w:type="dxa"/>
            <w:tcMar>
              <w:left w:w="105" w:type="dxa"/>
              <w:right w:w="105" w:type="dxa"/>
            </w:tcMar>
            <w:vAlign w:val="center"/>
          </w:tcPr>
          <w:p w14:paraId="4BCB23A3" w14:textId="77777777" w:rsidR="3C594D2E" w:rsidRDefault="3C594D2E" w:rsidP="3C594D2E">
            <w:pPr>
              <w:jc w:val="center"/>
              <w:rPr>
                <w:rFonts w:ascii="Aptos" w:eastAsia="Aptos" w:hAnsi="Aptos" w:cs="Aptos"/>
                <w:color w:val="000000" w:themeColor="text1"/>
                <w:sz w:val="28"/>
                <w:szCs w:val="28"/>
              </w:rPr>
            </w:pPr>
            <w:r w:rsidRPr="3C594D2E">
              <w:rPr>
                <w:rFonts w:ascii="Aptos" w:eastAsia="Aptos" w:hAnsi="Aptos" w:cs="Aptos"/>
                <w:b/>
                <w:bCs/>
                <w:color w:val="000000" w:themeColor="text1"/>
                <w:sz w:val="28"/>
                <w:szCs w:val="28"/>
              </w:rPr>
              <w:t>Mmlu</w:t>
            </w:r>
          </w:p>
        </w:tc>
        <w:tc>
          <w:tcPr>
            <w:tcW w:w="966" w:type="dxa"/>
            <w:tcMar>
              <w:left w:w="105" w:type="dxa"/>
              <w:right w:w="105" w:type="dxa"/>
            </w:tcMar>
            <w:vAlign w:val="center"/>
          </w:tcPr>
          <w:p w14:paraId="3AAE42D2" w14:textId="77777777" w:rsidR="3C594D2E" w:rsidRDefault="3C594D2E" w:rsidP="3C594D2E">
            <w:pPr>
              <w:jc w:val="center"/>
              <w:rPr>
                <w:rFonts w:ascii="Aptos" w:eastAsia="Aptos" w:hAnsi="Aptos" w:cs="Aptos"/>
                <w:color w:val="000000" w:themeColor="text1"/>
                <w:sz w:val="28"/>
                <w:szCs w:val="28"/>
              </w:rPr>
            </w:pPr>
            <w:r w:rsidRPr="3C594D2E">
              <w:rPr>
                <w:rFonts w:ascii="Aptos" w:eastAsia="Aptos" w:hAnsi="Aptos" w:cs="Aptos"/>
                <w:b/>
                <w:bCs/>
                <w:color w:val="000000" w:themeColor="text1"/>
                <w:sz w:val="28"/>
                <w:szCs w:val="28"/>
              </w:rPr>
              <w:t>Piqa</w:t>
            </w:r>
          </w:p>
        </w:tc>
        <w:tc>
          <w:tcPr>
            <w:tcW w:w="1729" w:type="dxa"/>
            <w:tcMar>
              <w:left w:w="105" w:type="dxa"/>
              <w:right w:w="105" w:type="dxa"/>
            </w:tcMar>
            <w:vAlign w:val="center"/>
          </w:tcPr>
          <w:p w14:paraId="720EF317" w14:textId="77777777" w:rsidR="3C594D2E" w:rsidRDefault="3C594D2E" w:rsidP="3C594D2E">
            <w:pPr>
              <w:jc w:val="center"/>
              <w:rPr>
                <w:rFonts w:ascii="Aptos" w:eastAsia="Aptos" w:hAnsi="Aptos" w:cs="Aptos"/>
                <w:color w:val="000000" w:themeColor="text1"/>
                <w:sz w:val="28"/>
                <w:szCs w:val="28"/>
              </w:rPr>
            </w:pPr>
            <w:r w:rsidRPr="3C594D2E">
              <w:rPr>
                <w:rFonts w:ascii="Aptos" w:eastAsia="Aptos" w:hAnsi="Aptos" w:cs="Aptos"/>
                <w:b/>
                <w:bCs/>
                <w:color w:val="000000" w:themeColor="text1"/>
                <w:sz w:val="28"/>
                <w:szCs w:val="28"/>
              </w:rPr>
              <w:t>Hellaswag</w:t>
            </w:r>
          </w:p>
        </w:tc>
        <w:tc>
          <w:tcPr>
            <w:tcW w:w="1373" w:type="dxa"/>
          </w:tcPr>
          <w:p w14:paraId="0D73A29B" w14:textId="2726E8D9" w:rsidR="3C594D2E" w:rsidRDefault="3C594D2E" w:rsidP="3C594D2E">
            <w:pPr>
              <w:jc w:val="center"/>
              <w:rPr>
                <w:rFonts w:ascii="Aptos" w:eastAsia="Aptos" w:hAnsi="Aptos" w:cs="Aptos"/>
                <w:b/>
                <w:bCs/>
                <w:color w:val="000000" w:themeColor="text1"/>
                <w:sz w:val="28"/>
                <w:szCs w:val="28"/>
              </w:rPr>
            </w:pPr>
            <w:r w:rsidRPr="3C594D2E">
              <w:rPr>
                <w:rFonts w:ascii="Aptos" w:eastAsia="Aptos" w:hAnsi="Aptos" w:cs="Aptos"/>
                <w:b/>
                <w:bCs/>
                <w:color w:val="000000" w:themeColor="text1"/>
                <w:sz w:val="28"/>
                <w:szCs w:val="28"/>
              </w:rPr>
              <w:t>AVG.</w:t>
            </w:r>
          </w:p>
        </w:tc>
      </w:tr>
      <w:tr w:rsidR="0048453C" w14:paraId="1F6A9EC2" w14:textId="77777777" w:rsidTr="007D24B0">
        <w:trPr>
          <w:trHeight w:val="300"/>
        </w:trPr>
        <w:tc>
          <w:tcPr>
            <w:tcW w:w="1441" w:type="dxa"/>
            <w:tcMar>
              <w:left w:w="105" w:type="dxa"/>
              <w:right w:w="105" w:type="dxa"/>
            </w:tcMar>
            <w:vAlign w:val="center"/>
          </w:tcPr>
          <w:p w14:paraId="5AAB970B" w14:textId="728C719C" w:rsidR="3C594D2E" w:rsidRDefault="3C594D2E" w:rsidP="3C594D2E">
            <w:pPr>
              <w:rPr>
                <w:rFonts w:ascii="Aptos" w:eastAsia="Aptos" w:hAnsi="Aptos" w:cs="Aptos"/>
                <w:color w:val="000000" w:themeColor="text1"/>
                <w:sz w:val="22"/>
                <w:szCs w:val="22"/>
              </w:rPr>
            </w:pPr>
            <w:r w:rsidRPr="3C594D2E">
              <w:rPr>
                <w:rFonts w:ascii="Aptos" w:eastAsia="Aptos" w:hAnsi="Aptos" w:cs="Aptos"/>
                <w:color w:val="000000" w:themeColor="text1"/>
                <w:sz w:val="22"/>
                <w:szCs w:val="22"/>
              </w:rPr>
              <w:t>BF16 (Qwen.ai)</w:t>
            </w:r>
          </w:p>
        </w:tc>
        <w:tc>
          <w:tcPr>
            <w:tcW w:w="1667" w:type="dxa"/>
            <w:tcMar>
              <w:left w:w="105" w:type="dxa"/>
              <w:right w:w="105" w:type="dxa"/>
            </w:tcMar>
          </w:tcPr>
          <w:p w14:paraId="1C8A1529" w14:textId="1C188564" w:rsidR="3C594D2E" w:rsidRDefault="3C594D2E" w:rsidP="3C594D2E">
            <w:pPr>
              <w:rPr>
                <w:rFonts w:ascii="Aptos" w:eastAsia="Aptos" w:hAnsi="Aptos" w:cs="Aptos"/>
                <w:color w:val="000000" w:themeColor="text1"/>
              </w:rPr>
            </w:pPr>
            <w:r w:rsidRPr="3C594D2E">
              <w:rPr>
                <w:rFonts w:ascii="Aptos" w:eastAsia="Aptos" w:hAnsi="Aptos" w:cs="Aptos"/>
                <w:color w:val="000000" w:themeColor="text1"/>
              </w:rPr>
              <w:t>0.9242</w:t>
            </w:r>
          </w:p>
        </w:tc>
        <w:tc>
          <w:tcPr>
            <w:tcW w:w="1448" w:type="dxa"/>
            <w:tcMar>
              <w:left w:w="105" w:type="dxa"/>
              <w:right w:w="105" w:type="dxa"/>
            </w:tcMar>
          </w:tcPr>
          <w:p w14:paraId="7DE97EE8" w14:textId="73C21242" w:rsidR="3C594D2E" w:rsidRDefault="3C594D2E" w:rsidP="3C594D2E">
            <w:pPr>
              <w:rPr>
                <w:rFonts w:ascii="Aptos" w:eastAsia="Aptos" w:hAnsi="Aptos" w:cs="Aptos"/>
                <w:color w:val="000000" w:themeColor="text1"/>
              </w:rPr>
            </w:pPr>
            <w:r w:rsidRPr="3C594D2E">
              <w:rPr>
                <w:rFonts w:ascii="Aptos" w:eastAsia="Aptos" w:hAnsi="Aptos" w:cs="Aptos"/>
                <w:color w:val="000000" w:themeColor="text1"/>
              </w:rPr>
              <w:t>0.8492</w:t>
            </w:r>
          </w:p>
        </w:tc>
        <w:tc>
          <w:tcPr>
            <w:tcW w:w="966" w:type="dxa"/>
            <w:tcMar>
              <w:left w:w="105" w:type="dxa"/>
              <w:right w:w="105" w:type="dxa"/>
            </w:tcMar>
          </w:tcPr>
          <w:p w14:paraId="468033FD" w14:textId="7743725F" w:rsidR="3C594D2E" w:rsidRDefault="3C594D2E" w:rsidP="3C594D2E">
            <w:pPr>
              <w:rPr>
                <w:rFonts w:ascii="Aptos" w:eastAsia="Aptos" w:hAnsi="Aptos" w:cs="Aptos"/>
                <w:color w:val="000000" w:themeColor="text1"/>
              </w:rPr>
            </w:pPr>
            <w:r w:rsidRPr="3C594D2E">
              <w:rPr>
                <w:rFonts w:ascii="Aptos" w:eastAsia="Aptos" w:hAnsi="Aptos" w:cs="Aptos"/>
                <w:color w:val="000000" w:themeColor="text1"/>
              </w:rPr>
              <w:t>0.8177</w:t>
            </w:r>
          </w:p>
        </w:tc>
        <w:tc>
          <w:tcPr>
            <w:tcW w:w="1729" w:type="dxa"/>
            <w:tcMar>
              <w:left w:w="105" w:type="dxa"/>
              <w:right w:w="105" w:type="dxa"/>
            </w:tcMar>
          </w:tcPr>
          <w:p w14:paraId="7C11DBA0" w14:textId="7187A536" w:rsidR="3C594D2E" w:rsidRDefault="3C594D2E" w:rsidP="3C594D2E">
            <w:pPr>
              <w:rPr>
                <w:rFonts w:ascii="Aptos" w:eastAsia="Aptos" w:hAnsi="Aptos" w:cs="Aptos"/>
                <w:color w:val="000000" w:themeColor="text1"/>
              </w:rPr>
            </w:pPr>
            <w:r w:rsidRPr="3C594D2E">
              <w:rPr>
                <w:rFonts w:ascii="Aptos" w:eastAsia="Aptos" w:hAnsi="Aptos" w:cs="Aptos"/>
                <w:color w:val="000000" w:themeColor="text1"/>
              </w:rPr>
              <w:t>0.6794</w:t>
            </w:r>
          </w:p>
        </w:tc>
        <w:tc>
          <w:tcPr>
            <w:tcW w:w="1373" w:type="dxa"/>
          </w:tcPr>
          <w:p w14:paraId="62B8E227" w14:textId="00E7EF29" w:rsidR="3C594D2E" w:rsidRDefault="3C594D2E" w:rsidP="3C594D2E">
            <w:pPr>
              <w:rPr>
                <w:rFonts w:ascii="Aptos" w:eastAsia="Aptos" w:hAnsi="Aptos" w:cs="Aptos"/>
                <w:color w:val="000000" w:themeColor="text1"/>
              </w:rPr>
            </w:pPr>
            <w:r>
              <w:t>0.8176</w:t>
            </w:r>
          </w:p>
        </w:tc>
      </w:tr>
      <w:tr w:rsidR="0048453C" w14:paraId="3977529C" w14:textId="77777777" w:rsidTr="007D24B0">
        <w:trPr>
          <w:trHeight w:val="300"/>
        </w:trPr>
        <w:tc>
          <w:tcPr>
            <w:tcW w:w="1441" w:type="dxa"/>
            <w:tcMar>
              <w:left w:w="105" w:type="dxa"/>
              <w:right w:w="105" w:type="dxa"/>
            </w:tcMar>
            <w:vAlign w:val="center"/>
          </w:tcPr>
          <w:p w14:paraId="25EE5A2D" w14:textId="5C96CE06" w:rsidR="3C594D2E" w:rsidRDefault="3C594D2E" w:rsidP="3C594D2E">
            <w:pPr>
              <w:rPr>
                <w:rFonts w:ascii="Aptos" w:eastAsia="Aptos" w:hAnsi="Aptos" w:cs="Aptos"/>
                <w:color w:val="000000" w:themeColor="text1"/>
                <w:sz w:val="22"/>
                <w:szCs w:val="22"/>
              </w:rPr>
            </w:pPr>
            <w:r w:rsidRPr="3C594D2E">
              <w:rPr>
                <w:rFonts w:ascii="Aptos" w:eastAsia="Aptos" w:hAnsi="Aptos" w:cs="Aptos"/>
                <w:color w:val="000000" w:themeColor="text1"/>
                <w:sz w:val="22"/>
                <w:szCs w:val="22"/>
              </w:rPr>
              <w:t>MXFP4 (</w:t>
            </w:r>
            <w:r w:rsidR="2DE14C04" w:rsidRPr="3C594D2E">
              <w:rPr>
                <w:rFonts w:ascii="Aptos" w:eastAsia="Aptos" w:hAnsi="Aptos" w:cs="Aptos"/>
                <w:color w:val="000000" w:themeColor="text1"/>
                <w:sz w:val="22"/>
                <w:szCs w:val="22"/>
              </w:rPr>
              <w:t>RTN</w:t>
            </w:r>
            <w:r w:rsidRPr="3C594D2E">
              <w:rPr>
                <w:rFonts w:ascii="Aptos" w:eastAsia="Aptos" w:hAnsi="Aptos" w:cs="Aptos"/>
                <w:color w:val="000000" w:themeColor="text1"/>
                <w:sz w:val="22"/>
                <w:szCs w:val="22"/>
              </w:rPr>
              <w:t>)</w:t>
            </w:r>
          </w:p>
        </w:tc>
        <w:tc>
          <w:tcPr>
            <w:tcW w:w="1667" w:type="dxa"/>
            <w:tcMar>
              <w:left w:w="105" w:type="dxa"/>
              <w:right w:w="105" w:type="dxa"/>
            </w:tcMar>
          </w:tcPr>
          <w:p w14:paraId="659CD267" w14:textId="0A2438FE" w:rsidR="3C594D2E" w:rsidRDefault="3C594D2E" w:rsidP="3C594D2E">
            <w:pPr>
              <w:spacing w:after="0"/>
            </w:pPr>
            <w:r w:rsidRPr="3C594D2E">
              <w:rPr>
                <w:rFonts w:ascii="Aptos" w:eastAsia="Aptos" w:hAnsi="Aptos" w:cs="Aptos"/>
                <w:color w:val="000000" w:themeColor="text1"/>
              </w:rPr>
              <w:t>0.9378</w:t>
            </w:r>
          </w:p>
        </w:tc>
        <w:tc>
          <w:tcPr>
            <w:tcW w:w="1448" w:type="dxa"/>
            <w:tcMar>
              <w:left w:w="105" w:type="dxa"/>
              <w:right w:w="105" w:type="dxa"/>
            </w:tcMar>
          </w:tcPr>
          <w:p w14:paraId="4AE0727C" w14:textId="6F39831E" w:rsidR="3C594D2E" w:rsidRDefault="3C594D2E" w:rsidP="3C594D2E">
            <w:pPr>
              <w:spacing w:after="0"/>
            </w:pPr>
            <w:r w:rsidRPr="3C594D2E">
              <w:rPr>
                <w:rFonts w:ascii="Aptos" w:eastAsia="Aptos" w:hAnsi="Aptos" w:cs="Aptos"/>
                <w:color w:val="000000" w:themeColor="text1"/>
              </w:rPr>
              <w:t>0.8395</w:t>
            </w:r>
          </w:p>
        </w:tc>
        <w:tc>
          <w:tcPr>
            <w:tcW w:w="966" w:type="dxa"/>
            <w:tcMar>
              <w:left w:w="105" w:type="dxa"/>
              <w:right w:w="105" w:type="dxa"/>
            </w:tcMar>
          </w:tcPr>
          <w:p w14:paraId="5B5E14E9" w14:textId="6843C0E0" w:rsidR="3C594D2E" w:rsidRDefault="3C594D2E" w:rsidP="3C594D2E">
            <w:pPr>
              <w:spacing w:after="0"/>
            </w:pPr>
            <w:r w:rsidRPr="3C594D2E">
              <w:rPr>
                <w:rFonts w:ascii="Aptos" w:eastAsia="Aptos" w:hAnsi="Aptos" w:cs="Aptos"/>
                <w:color w:val="000000" w:themeColor="text1"/>
              </w:rPr>
              <w:t>0.8166</w:t>
            </w:r>
          </w:p>
        </w:tc>
        <w:tc>
          <w:tcPr>
            <w:tcW w:w="1729" w:type="dxa"/>
            <w:tcMar>
              <w:left w:w="105" w:type="dxa"/>
              <w:right w:w="105" w:type="dxa"/>
            </w:tcMar>
          </w:tcPr>
          <w:p w14:paraId="3FF3FCEE" w14:textId="47AA00E5" w:rsidR="3C594D2E" w:rsidRDefault="3C594D2E" w:rsidP="3C594D2E">
            <w:pPr>
              <w:spacing w:after="0"/>
            </w:pPr>
            <w:r w:rsidRPr="3C594D2E">
              <w:rPr>
                <w:rFonts w:ascii="Aptos" w:eastAsia="Aptos" w:hAnsi="Aptos" w:cs="Aptos"/>
                <w:color w:val="000000" w:themeColor="text1"/>
              </w:rPr>
              <w:t>0.668</w:t>
            </w:r>
            <w:r w:rsidR="299BAE19" w:rsidRPr="3C594D2E">
              <w:rPr>
                <w:rFonts w:ascii="Aptos" w:eastAsia="Aptos" w:hAnsi="Aptos" w:cs="Aptos"/>
                <w:color w:val="000000" w:themeColor="text1"/>
              </w:rPr>
              <w:t>0</w:t>
            </w:r>
          </w:p>
        </w:tc>
        <w:tc>
          <w:tcPr>
            <w:tcW w:w="1373" w:type="dxa"/>
          </w:tcPr>
          <w:p w14:paraId="5F9CC02B" w14:textId="2C4983A7" w:rsidR="3C594D2E" w:rsidRDefault="3C594D2E" w:rsidP="3C594D2E">
            <w:pPr>
              <w:spacing w:after="0"/>
            </w:pPr>
            <w:r w:rsidRPr="3C594D2E">
              <w:rPr>
                <w:rFonts w:ascii="Aptos" w:eastAsia="Aptos" w:hAnsi="Aptos" w:cs="Aptos"/>
              </w:rPr>
              <w:t>0.8155</w:t>
            </w:r>
          </w:p>
        </w:tc>
      </w:tr>
    </w:tbl>
    <w:p w14:paraId="024E586B" w14:textId="5AF44D52" w:rsidR="007C6D74" w:rsidRPr="00C078D4" w:rsidRDefault="007C6D74" w:rsidP="00C078D4"/>
    <w:p w14:paraId="1045F60C" w14:textId="64BF7FCC" w:rsidR="51F0DAAF" w:rsidRPr="000108F8" w:rsidRDefault="51F0DAAF" w:rsidP="00175679">
      <w:pPr>
        <w:pStyle w:val="Heading3"/>
        <w:numPr>
          <w:ilvl w:val="1"/>
          <w:numId w:val="26"/>
        </w:numPr>
        <w:ind w:left="720" w:hanging="720"/>
        <w:rPr>
          <w:b/>
          <w:bCs/>
          <w:color w:val="auto"/>
        </w:rPr>
      </w:pPr>
      <w:bookmarkStart w:id="211" w:name="_Toc228179992"/>
      <w:r w:rsidRPr="000108F8">
        <w:rPr>
          <w:rFonts w:eastAsia="DengXian"/>
          <w:b/>
          <w:bCs/>
          <w:color w:val="auto"/>
        </w:rPr>
        <w:t>Additional Results for Llama4-Scout</w:t>
      </w:r>
      <w:bookmarkEnd w:id="2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1321"/>
        <w:gridCol w:w="929"/>
        <w:gridCol w:w="929"/>
        <w:gridCol w:w="930"/>
        <w:gridCol w:w="1064"/>
        <w:gridCol w:w="1029"/>
        <w:gridCol w:w="938"/>
      </w:tblGrid>
      <w:tr w:rsidR="0048453C" w14:paraId="44C6FEBB" w14:textId="77777777" w:rsidTr="007D24B0">
        <w:trPr>
          <w:trHeight w:val="300"/>
        </w:trPr>
        <w:tc>
          <w:tcPr>
            <w:tcW w:w="1872" w:type="dxa"/>
            <w:vAlign w:val="center"/>
          </w:tcPr>
          <w:p w14:paraId="76882EF1" w14:textId="09478252"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Llama-4-Scout-17B-16E-Instruct</w:t>
            </w:r>
          </w:p>
        </w:tc>
        <w:tc>
          <w:tcPr>
            <w:tcW w:w="1440" w:type="dxa"/>
            <w:vAlign w:val="center"/>
          </w:tcPr>
          <w:p w14:paraId="2747A79F" w14:textId="78646477"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hellaswag</w:t>
            </w:r>
          </w:p>
        </w:tc>
        <w:tc>
          <w:tcPr>
            <w:tcW w:w="1008" w:type="dxa"/>
            <w:vAlign w:val="center"/>
          </w:tcPr>
          <w:p w14:paraId="032B764C" w14:textId="3F747843"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piqa</w:t>
            </w:r>
          </w:p>
        </w:tc>
        <w:tc>
          <w:tcPr>
            <w:tcW w:w="1008" w:type="dxa"/>
            <w:vAlign w:val="center"/>
          </w:tcPr>
          <w:p w14:paraId="69450B61" w14:textId="3B7B0CF3"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mmlu</w:t>
            </w:r>
          </w:p>
        </w:tc>
        <w:tc>
          <w:tcPr>
            <w:tcW w:w="1008" w:type="dxa"/>
            <w:vAlign w:val="center"/>
          </w:tcPr>
          <w:p w14:paraId="11643F6C" w14:textId="2D414D46"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gsm8k</w:t>
            </w:r>
          </w:p>
        </w:tc>
        <w:tc>
          <w:tcPr>
            <w:tcW w:w="1152" w:type="dxa"/>
            <w:vAlign w:val="center"/>
          </w:tcPr>
          <w:p w14:paraId="5064E85A" w14:textId="3848A941"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chartqa</w:t>
            </w:r>
          </w:p>
        </w:tc>
        <w:tc>
          <w:tcPr>
            <w:tcW w:w="1152" w:type="dxa"/>
            <w:vAlign w:val="center"/>
          </w:tcPr>
          <w:p w14:paraId="73D22F1E" w14:textId="5032E40F"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mmmu</w:t>
            </w:r>
          </w:p>
        </w:tc>
        <w:tc>
          <w:tcPr>
            <w:tcW w:w="1028" w:type="dxa"/>
            <w:vAlign w:val="center"/>
          </w:tcPr>
          <w:p w14:paraId="1307FA35" w14:textId="1FB2B5F4"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AVG</w:t>
            </w:r>
          </w:p>
        </w:tc>
      </w:tr>
      <w:tr w:rsidR="0048453C" w14:paraId="17420709" w14:textId="77777777" w:rsidTr="007D24B0">
        <w:trPr>
          <w:trHeight w:val="315"/>
        </w:trPr>
        <w:tc>
          <w:tcPr>
            <w:tcW w:w="1872" w:type="dxa"/>
            <w:vAlign w:val="center"/>
          </w:tcPr>
          <w:p w14:paraId="6BFBAFF0" w14:textId="7AAAF3AC" w:rsidR="48FB38C1" w:rsidRDefault="48FB38C1" w:rsidP="48FB38C1">
            <w:pPr>
              <w:spacing w:after="0"/>
              <w:rPr>
                <w:color w:val="000000" w:themeColor="text1"/>
                <w:sz w:val="22"/>
                <w:szCs w:val="22"/>
              </w:rPr>
            </w:pPr>
            <w:r w:rsidRPr="48FB38C1">
              <w:rPr>
                <w:color w:val="000000" w:themeColor="text1"/>
                <w:sz w:val="22"/>
                <w:szCs w:val="22"/>
              </w:rPr>
              <w:t>BF16</w:t>
            </w:r>
          </w:p>
        </w:tc>
        <w:tc>
          <w:tcPr>
            <w:tcW w:w="1440" w:type="dxa"/>
            <w:vAlign w:val="center"/>
          </w:tcPr>
          <w:p w14:paraId="2F11CCC1" w14:textId="53A0F644" w:rsidR="48FB38C1" w:rsidRDefault="48FB38C1" w:rsidP="48FB38C1">
            <w:pPr>
              <w:spacing w:after="0"/>
              <w:rPr>
                <w:color w:val="000000" w:themeColor="text1"/>
                <w:sz w:val="22"/>
                <w:szCs w:val="22"/>
              </w:rPr>
            </w:pPr>
            <w:r w:rsidRPr="48FB38C1">
              <w:rPr>
                <w:color w:val="000000" w:themeColor="text1"/>
                <w:sz w:val="22"/>
                <w:szCs w:val="22"/>
              </w:rPr>
              <w:t>0.6389</w:t>
            </w:r>
          </w:p>
        </w:tc>
        <w:tc>
          <w:tcPr>
            <w:tcW w:w="1008" w:type="dxa"/>
            <w:vAlign w:val="center"/>
          </w:tcPr>
          <w:p w14:paraId="75263060" w14:textId="5320DBF7" w:rsidR="48FB38C1" w:rsidRDefault="48FB38C1" w:rsidP="48FB38C1">
            <w:pPr>
              <w:spacing w:after="0"/>
              <w:rPr>
                <w:color w:val="000000" w:themeColor="text1"/>
                <w:sz w:val="22"/>
                <w:szCs w:val="22"/>
              </w:rPr>
            </w:pPr>
            <w:r w:rsidRPr="48FB38C1">
              <w:rPr>
                <w:color w:val="000000" w:themeColor="text1"/>
                <w:sz w:val="22"/>
                <w:szCs w:val="22"/>
              </w:rPr>
              <w:t>0.8156</w:t>
            </w:r>
          </w:p>
        </w:tc>
        <w:tc>
          <w:tcPr>
            <w:tcW w:w="1008" w:type="dxa"/>
            <w:vAlign w:val="center"/>
          </w:tcPr>
          <w:p w14:paraId="7961C1E1" w14:textId="21B9F294" w:rsidR="48FB38C1" w:rsidRDefault="48FB38C1" w:rsidP="48FB38C1">
            <w:pPr>
              <w:spacing w:after="0"/>
              <w:rPr>
                <w:color w:val="000000" w:themeColor="text1"/>
                <w:sz w:val="22"/>
                <w:szCs w:val="22"/>
              </w:rPr>
            </w:pPr>
            <w:r w:rsidRPr="48FB38C1">
              <w:rPr>
                <w:color w:val="000000" w:themeColor="text1"/>
                <w:sz w:val="22"/>
                <w:szCs w:val="22"/>
              </w:rPr>
              <w:t>0.7997</w:t>
            </w:r>
          </w:p>
        </w:tc>
        <w:tc>
          <w:tcPr>
            <w:tcW w:w="1008" w:type="dxa"/>
            <w:vAlign w:val="center"/>
          </w:tcPr>
          <w:p w14:paraId="70CBD7EF" w14:textId="20CCD1A8" w:rsidR="48FB38C1" w:rsidRDefault="48FB38C1" w:rsidP="48FB38C1">
            <w:pPr>
              <w:spacing w:after="0"/>
              <w:rPr>
                <w:color w:val="000000" w:themeColor="text1"/>
                <w:sz w:val="22"/>
                <w:szCs w:val="22"/>
              </w:rPr>
            </w:pPr>
            <w:r w:rsidRPr="48FB38C1">
              <w:rPr>
                <w:color w:val="000000" w:themeColor="text1"/>
                <w:sz w:val="22"/>
                <w:szCs w:val="22"/>
              </w:rPr>
              <w:t>0.909</w:t>
            </w:r>
          </w:p>
        </w:tc>
        <w:tc>
          <w:tcPr>
            <w:tcW w:w="1152" w:type="dxa"/>
            <w:vAlign w:val="center"/>
          </w:tcPr>
          <w:p w14:paraId="4BE0986B" w14:textId="7B3D7847" w:rsidR="48FB38C1" w:rsidRDefault="48FB38C1" w:rsidP="48FB38C1">
            <w:pPr>
              <w:spacing w:after="0"/>
              <w:rPr>
                <w:color w:val="000000" w:themeColor="text1"/>
                <w:sz w:val="22"/>
                <w:szCs w:val="22"/>
              </w:rPr>
            </w:pPr>
            <w:r w:rsidRPr="48FB38C1">
              <w:rPr>
                <w:color w:val="000000" w:themeColor="text1"/>
                <w:sz w:val="22"/>
                <w:szCs w:val="22"/>
              </w:rPr>
              <w:t>0.89</w:t>
            </w:r>
          </w:p>
        </w:tc>
        <w:tc>
          <w:tcPr>
            <w:tcW w:w="1152" w:type="dxa"/>
            <w:vAlign w:val="center"/>
          </w:tcPr>
          <w:p w14:paraId="5931924D" w14:textId="396A7E99" w:rsidR="48FB38C1" w:rsidRDefault="48FB38C1" w:rsidP="48FB38C1">
            <w:pPr>
              <w:spacing w:after="0"/>
              <w:rPr>
                <w:color w:val="000000" w:themeColor="text1"/>
                <w:sz w:val="22"/>
                <w:szCs w:val="22"/>
              </w:rPr>
            </w:pPr>
            <w:r w:rsidRPr="48FB38C1">
              <w:rPr>
                <w:color w:val="000000" w:themeColor="text1"/>
                <w:sz w:val="22"/>
                <w:szCs w:val="22"/>
              </w:rPr>
              <w:t>0.5989</w:t>
            </w:r>
          </w:p>
        </w:tc>
        <w:tc>
          <w:tcPr>
            <w:tcW w:w="1028" w:type="dxa"/>
            <w:vAlign w:val="center"/>
          </w:tcPr>
          <w:p w14:paraId="7DB1DC42" w14:textId="7F2B81DB" w:rsidR="48FB38C1" w:rsidRDefault="48FB38C1" w:rsidP="48FB38C1">
            <w:pPr>
              <w:spacing w:after="0"/>
              <w:rPr>
                <w:color w:val="000000" w:themeColor="text1"/>
                <w:sz w:val="22"/>
                <w:szCs w:val="22"/>
              </w:rPr>
            </w:pPr>
            <w:r w:rsidRPr="48FB38C1">
              <w:rPr>
                <w:color w:val="000000" w:themeColor="text1"/>
                <w:sz w:val="22"/>
                <w:szCs w:val="22"/>
              </w:rPr>
              <w:t>0.775</w:t>
            </w:r>
            <w:r w:rsidR="53DC5BA0" w:rsidRPr="48FB38C1">
              <w:rPr>
                <w:color w:val="000000" w:themeColor="text1"/>
                <w:sz w:val="22"/>
                <w:szCs w:val="22"/>
              </w:rPr>
              <w:t>4</w:t>
            </w:r>
          </w:p>
        </w:tc>
      </w:tr>
      <w:tr w:rsidR="0048453C" w14:paraId="2F8FE2DA" w14:textId="77777777" w:rsidTr="007D24B0">
        <w:trPr>
          <w:trHeight w:val="300"/>
        </w:trPr>
        <w:tc>
          <w:tcPr>
            <w:tcW w:w="1872" w:type="dxa"/>
            <w:vAlign w:val="center"/>
          </w:tcPr>
          <w:p w14:paraId="7D68A3FC" w14:textId="1FD51B10" w:rsidR="48FB38C1" w:rsidRDefault="48FB38C1" w:rsidP="48FB38C1">
            <w:pPr>
              <w:spacing w:after="0"/>
              <w:rPr>
                <w:color w:val="000000" w:themeColor="text1"/>
                <w:sz w:val="22"/>
                <w:szCs w:val="22"/>
              </w:rPr>
            </w:pPr>
            <w:r w:rsidRPr="48FB38C1">
              <w:rPr>
                <w:color w:val="000000" w:themeColor="text1"/>
                <w:sz w:val="22"/>
                <w:szCs w:val="22"/>
              </w:rPr>
              <w:t>MXFP4 (Intel)</w:t>
            </w:r>
          </w:p>
        </w:tc>
        <w:tc>
          <w:tcPr>
            <w:tcW w:w="1440" w:type="dxa"/>
            <w:vAlign w:val="center"/>
          </w:tcPr>
          <w:p w14:paraId="061362DF" w14:textId="2EFD07A4" w:rsidR="48FB38C1" w:rsidRDefault="48FB38C1" w:rsidP="48FB38C1">
            <w:pPr>
              <w:spacing w:after="0"/>
              <w:rPr>
                <w:color w:val="000000" w:themeColor="text1"/>
                <w:sz w:val="22"/>
                <w:szCs w:val="22"/>
              </w:rPr>
            </w:pPr>
            <w:r w:rsidRPr="48FB38C1">
              <w:rPr>
                <w:color w:val="000000" w:themeColor="text1"/>
                <w:sz w:val="22"/>
                <w:szCs w:val="22"/>
              </w:rPr>
              <w:t>0.6382</w:t>
            </w:r>
          </w:p>
        </w:tc>
        <w:tc>
          <w:tcPr>
            <w:tcW w:w="1008" w:type="dxa"/>
            <w:vAlign w:val="center"/>
          </w:tcPr>
          <w:p w14:paraId="239232BD" w14:textId="7A745BC1" w:rsidR="48FB38C1" w:rsidRDefault="48FB38C1" w:rsidP="48FB38C1">
            <w:pPr>
              <w:spacing w:after="0"/>
              <w:rPr>
                <w:color w:val="000000" w:themeColor="text1"/>
                <w:sz w:val="22"/>
                <w:szCs w:val="22"/>
              </w:rPr>
            </w:pPr>
            <w:r w:rsidRPr="48FB38C1">
              <w:rPr>
                <w:color w:val="000000" w:themeColor="text1"/>
                <w:sz w:val="22"/>
                <w:szCs w:val="22"/>
              </w:rPr>
              <w:t>0.7971</w:t>
            </w:r>
          </w:p>
        </w:tc>
        <w:tc>
          <w:tcPr>
            <w:tcW w:w="1008" w:type="dxa"/>
            <w:vAlign w:val="center"/>
          </w:tcPr>
          <w:p w14:paraId="1744B2A3" w14:textId="09EC9970" w:rsidR="48FB38C1" w:rsidRDefault="48FB38C1" w:rsidP="48FB38C1">
            <w:pPr>
              <w:spacing w:after="0"/>
              <w:rPr>
                <w:color w:val="000000" w:themeColor="text1"/>
                <w:sz w:val="22"/>
                <w:szCs w:val="22"/>
              </w:rPr>
            </w:pPr>
            <w:r w:rsidRPr="48FB38C1">
              <w:rPr>
                <w:color w:val="000000" w:themeColor="text1"/>
                <w:sz w:val="22"/>
                <w:szCs w:val="22"/>
              </w:rPr>
              <w:t>0.7943</w:t>
            </w:r>
          </w:p>
        </w:tc>
        <w:tc>
          <w:tcPr>
            <w:tcW w:w="1008" w:type="dxa"/>
            <w:vAlign w:val="center"/>
          </w:tcPr>
          <w:p w14:paraId="00663184" w14:textId="5AACF068" w:rsidR="48FB38C1" w:rsidRDefault="48FB38C1" w:rsidP="48FB38C1">
            <w:pPr>
              <w:spacing w:after="0"/>
              <w:rPr>
                <w:color w:val="000000" w:themeColor="text1"/>
                <w:sz w:val="22"/>
                <w:szCs w:val="22"/>
              </w:rPr>
            </w:pPr>
            <w:r w:rsidRPr="48FB38C1">
              <w:rPr>
                <w:color w:val="000000" w:themeColor="text1"/>
                <w:sz w:val="22"/>
                <w:szCs w:val="22"/>
              </w:rPr>
              <w:t>0.8939</w:t>
            </w:r>
          </w:p>
        </w:tc>
        <w:tc>
          <w:tcPr>
            <w:tcW w:w="1152" w:type="dxa"/>
            <w:vAlign w:val="center"/>
          </w:tcPr>
          <w:p w14:paraId="462483B2" w14:textId="759617FB" w:rsidR="48FB38C1" w:rsidRDefault="48FB38C1" w:rsidP="48FB38C1">
            <w:pPr>
              <w:spacing w:after="0"/>
              <w:rPr>
                <w:color w:val="000000" w:themeColor="text1"/>
                <w:sz w:val="22"/>
                <w:szCs w:val="22"/>
              </w:rPr>
            </w:pPr>
            <w:r w:rsidRPr="48FB38C1">
              <w:rPr>
                <w:color w:val="000000" w:themeColor="text1"/>
                <w:sz w:val="22"/>
                <w:szCs w:val="22"/>
              </w:rPr>
              <w:t>0.884</w:t>
            </w:r>
          </w:p>
        </w:tc>
        <w:tc>
          <w:tcPr>
            <w:tcW w:w="1152" w:type="dxa"/>
            <w:vAlign w:val="center"/>
          </w:tcPr>
          <w:p w14:paraId="72DD507B" w14:textId="1828838D" w:rsidR="48FB38C1" w:rsidRDefault="48FB38C1" w:rsidP="48FB38C1">
            <w:pPr>
              <w:spacing w:after="0"/>
              <w:rPr>
                <w:color w:val="000000" w:themeColor="text1"/>
                <w:sz w:val="22"/>
                <w:szCs w:val="22"/>
              </w:rPr>
            </w:pPr>
            <w:r w:rsidRPr="48FB38C1">
              <w:rPr>
                <w:color w:val="000000" w:themeColor="text1"/>
                <w:sz w:val="22"/>
                <w:szCs w:val="22"/>
              </w:rPr>
              <w:t>0.5822</w:t>
            </w:r>
          </w:p>
        </w:tc>
        <w:tc>
          <w:tcPr>
            <w:tcW w:w="1028" w:type="dxa"/>
            <w:vAlign w:val="center"/>
          </w:tcPr>
          <w:p w14:paraId="49FD86F4" w14:textId="7F0DC7DD" w:rsidR="48FB38C1" w:rsidRDefault="48FB38C1" w:rsidP="48FB38C1">
            <w:pPr>
              <w:spacing w:after="0"/>
              <w:rPr>
                <w:color w:val="000000" w:themeColor="text1"/>
                <w:sz w:val="22"/>
                <w:szCs w:val="22"/>
              </w:rPr>
            </w:pPr>
            <w:r w:rsidRPr="48FB38C1">
              <w:rPr>
                <w:color w:val="000000" w:themeColor="text1"/>
                <w:sz w:val="22"/>
                <w:szCs w:val="22"/>
              </w:rPr>
              <w:t>0.76</w:t>
            </w:r>
            <w:r w:rsidR="176F6AA3" w:rsidRPr="48FB38C1">
              <w:rPr>
                <w:color w:val="000000" w:themeColor="text1"/>
                <w:sz w:val="22"/>
                <w:szCs w:val="22"/>
              </w:rPr>
              <w:t>50</w:t>
            </w:r>
          </w:p>
        </w:tc>
      </w:tr>
      <w:tr w:rsidR="0048453C" w14:paraId="61A5044C" w14:textId="77777777" w:rsidTr="007D24B0">
        <w:trPr>
          <w:trHeight w:val="300"/>
        </w:trPr>
        <w:tc>
          <w:tcPr>
            <w:tcW w:w="1872" w:type="dxa"/>
            <w:vAlign w:val="center"/>
          </w:tcPr>
          <w:p w14:paraId="54923AE7" w14:textId="2077354D" w:rsidR="48FB38C1" w:rsidRDefault="48FB38C1" w:rsidP="48FB38C1">
            <w:pPr>
              <w:spacing w:after="0"/>
              <w:rPr>
                <w:color w:val="000000" w:themeColor="text1"/>
                <w:sz w:val="22"/>
                <w:szCs w:val="22"/>
              </w:rPr>
            </w:pPr>
            <w:r w:rsidRPr="48FB38C1">
              <w:rPr>
                <w:color w:val="000000" w:themeColor="text1"/>
                <w:sz w:val="22"/>
                <w:szCs w:val="22"/>
              </w:rPr>
              <w:t>MXFP4 (tuning)</w:t>
            </w:r>
          </w:p>
        </w:tc>
        <w:tc>
          <w:tcPr>
            <w:tcW w:w="1440" w:type="dxa"/>
            <w:vAlign w:val="center"/>
          </w:tcPr>
          <w:p w14:paraId="24B5F857" w14:textId="6811F938" w:rsidR="48FB38C1" w:rsidRDefault="48FB38C1" w:rsidP="48FB38C1"/>
        </w:tc>
        <w:tc>
          <w:tcPr>
            <w:tcW w:w="1008" w:type="dxa"/>
            <w:vAlign w:val="center"/>
          </w:tcPr>
          <w:p w14:paraId="3A946565" w14:textId="35B571E0" w:rsidR="48FB38C1" w:rsidRDefault="48FB38C1" w:rsidP="48FB38C1"/>
        </w:tc>
        <w:tc>
          <w:tcPr>
            <w:tcW w:w="1008" w:type="dxa"/>
            <w:vAlign w:val="center"/>
          </w:tcPr>
          <w:p w14:paraId="43E552F7" w14:textId="47869C13" w:rsidR="48FB38C1" w:rsidRDefault="48FB38C1" w:rsidP="48FB38C1"/>
        </w:tc>
        <w:tc>
          <w:tcPr>
            <w:tcW w:w="1008" w:type="dxa"/>
            <w:vAlign w:val="center"/>
          </w:tcPr>
          <w:p w14:paraId="2A25B5CF" w14:textId="655BBA6F" w:rsidR="48FB38C1" w:rsidRDefault="48FB38C1" w:rsidP="48FB38C1">
            <w:pPr>
              <w:spacing w:after="0"/>
              <w:rPr>
                <w:color w:val="000000" w:themeColor="text1"/>
                <w:sz w:val="22"/>
                <w:szCs w:val="22"/>
              </w:rPr>
            </w:pPr>
            <w:r w:rsidRPr="48FB38C1">
              <w:rPr>
                <w:color w:val="000000" w:themeColor="text1"/>
                <w:sz w:val="22"/>
                <w:szCs w:val="22"/>
              </w:rPr>
              <w:t>0.8961</w:t>
            </w:r>
          </w:p>
        </w:tc>
        <w:tc>
          <w:tcPr>
            <w:tcW w:w="1152" w:type="dxa"/>
            <w:vAlign w:val="center"/>
          </w:tcPr>
          <w:p w14:paraId="17A57111" w14:textId="68C70E03" w:rsidR="48FB38C1" w:rsidRDefault="48FB38C1" w:rsidP="48FB38C1"/>
        </w:tc>
        <w:tc>
          <w:tcPr>
            <w:tcW w:w="1152" w:type="dxa"/>
            <w:vAlign w:val="center"/>
          </w:tcPr>
          <w:p w14:paraId="3125A361" w14:textId="132A4A23" w:rsidR="48FB38C1" w:rsidRDefault="48FB38C1" w:rsidP="48FB38C1">
            <w:pPr>
              <w:spacing w:after="0"/>
              <w:rPr>
                <w:color w:val="000000" w:themeColor="text1"/>
                <w:sz w:val="22"/>
                <w:szCs w:val="22"/>
              </w:rPr>
            </w:pPr>
            <w:r w:rsidRPr="48FB38C1">
              <w:rPr>
                <w:color w:val="000000" w:themeColor="text1"/>
                <w:sz w:val="22"/>
                <w:szCs w:val="22"/>
              </w:rPr>
              <w:t>0.57</w:t>
            </w:r>
            <w:r w:rsidR="0A974D8E" w:rsidRPr="48FB38C1">
              <w:rPr>
                <w:color w:val="000000" w:themeColor="text1"/>
                <w:sz w:val="22"/>
                <w:szCs w:val="22"/>
              </w:rPr>
              <w:t>00</w:t>
            </w:r>
          </w:p>
        </w:tc>
        <w:tc>
          <w:tcPr>
            <w:tcW w:w="1028" w:type="dxa"/>
            <w:vAlign w:val="center"/>
          </w:tcPr>
          <w:p w14:paraId="22E06F45" w14:textId="5F7D944F" w:rsidR="48FB38C1" w:rsidRDefault="48FB38C1" w:rsidP="48FB38C1">
            <w:pPr>
              <w:spacing w:after="0"/>
              <w:rPr>
                <w:color w:val="000000" w:themeColor="text1"/>
                <w:sz w:val="22"/>
                <w:szCs w:val="22"/>
              </w:rPr>
            </w:pPr>
            <w:r w:rsidRPr="48FB38C1">
              <w:rPr>
                <w:color w:val="000000" w:themeColor="text1"/>
                <w:sz w:val="22"/>
                <w:szCs w:val="22"/>
              </w:rPr>
              <w:t>0.733</w:t>
            </w:r>
            <w:r w:rsidR="32F53241" w:rsidRPr="48FB38C1">
              <w:rPr>
                <w:color w:val="000000" w:themeColor="text1"/>
                <w:sz w:val="22"/>
                <w:szCs w:val="22"/>
              </w:rPr>
              <w:t>1</w:t>
            </w:r>
          </w:p>
        </w:tc>
      </w:tr>
      <w:tr w:rsidR="0048453C" w14:paraId="5FE661EF" w14:textId="77777777" w:rsidTr="007D24B0">
        <w:trPr>
          <w:trHeight w:val="300"/>
        </w:trPr>
        <w:tc>
          <w:tcPr>
            <w:tcW w:w="1872" w:type="dxa"/>
            <w:vAlign w:val="center"/>
          </w:tcPr>
          <w:p w14:paraId="7E0D9AF9" w14:textId="399D1709" w:rsidR="48FB38C1" w:rsidRDefault="48FB38C1" w:rsidP="48FB38C1">
            <w:pPr>
              <w:spacing w:after="0"/>
              <w:rPr>
                <w:color w:val="000000" w:themeColor="text1"/>
                <w:sz w:val="22"/>
                <w:szCs w:val="22"/>
              </w:rPr>
            </w:pPr>
            <w:r w:rsidRPr="48FB38C1">
              <w:rPr>
                <w:color w:val="000000" w:themeColor="text1"/>
                <w:sz w:val="22"/>
                <w:szCs w:val="22"/>
              </w:rPr>
              <w:t>NVFP4 (NV reference)</w:t>
            </w:r>
          </w:p>
        </w:tc>
        <w:tc>
          <w:tcPr>
            <w:tcW w:w="1440" w:type="dxa"/>
            <w:vAlign w:val="center"/>
          </w:tcPr>
          <w:p w14:paraId="35FD7EA8" w14:textId="5A42A5FB" w:rsidR="48FB38C1" w:rsidRDefault="48FB38C1" w:rsidP="48FB38C1">
            <w:pPr>
              <w:spacing w:after="0"/>
              <w:rPr>
                <w:color w:val="000000" w:themeColor="text1"/>
                <w:sz w:val="22"/>
                <w:szCs w:val="22"/>
              </w:rPr>
            </w:pPr>
            <w:r w:rsidRPr="48FB38C1">
              <w:rPr>
                <w:color w:val="000000" w:themeColor="text1"/>
                <w:sz w:val="22"/>
                <w:szCs w:val="22"/>
              </w:rPr>
              <w:t>0.6204</w:t>
            </w:r>
          </w:p>
        </w:tc>
        <w:tc>
          <w:tcPr>
            <w:tcW w:w="1008" w:type="dxa"/>
            <w:vAlign w:val="center"/>
          </w:tcPr>
          <w:p w14:paraId="28CC9F84" w14:textId="5CCF2793" w:rsidR="48FB38C1" w:rsidRDefault="48FB38C1" w:rsidP="48FB38C1">
            <w:pPr>
              <w:spacing w:after="0"/>
              <w:rPr>
                <w:color w:val="000000" w:themeColor="text1"/>
                <w:sz w:val="22"/>
                <w:szCs w:val="22"/>
              </w:rPr>
            </w:pPr>
            <w:r w:rsidRPr="48FB38C1">
              <w:rPr>
                <w:color w:val="000000" w:themeColor="text1"/>
                <w:sz w:val="22"/>
                <w:szCs w:val="22"/>
              </w:rPr>
              <w:t>0.7992</w:t>
            </w:r>
          </w:p>
        </w:tc>
        <w:tc>
          <w:tcPr>
            <w:tcW w:w="1008" w:type="dxa"/>
            <w:vAlign w:val="center"/>
          </w:tcPr>
          <w:p w14:paraId="394E0C63" w14:textId="49F46FC7" w:rsidR="48FB38C1" w:rsidRDefault="48FB38C1" w:rsidP="48FB38C1">
            <w:pPr>
              <w:spacing w:after="0"/>
              <w:rPr>
                <w:color w:val="000000" w:themeColor="text1"/>
                <w:sz w:val="22"/>
                <w:szCs w:val="22"/>
              </w:rPr>
            </w:pPr>
            <w:r w:rsidRPr="48FB38C1">
              <w:rPr>
                <w:color w:val="000000" w:themeColor="text1"/>
                <w:sz w:val="22"/>
                <w:szCs w:val="22"/>
              </w:rPr>
              <w:t>0.7822</w:t>
            </w:r>
          </w:p>
        </w:tc>
        <w:tc>
          <w:tcPr>
            <w:tcW w:w="1008" w:type="dxa"/>
            <w:vAlign w:val="center"/>
          </w:tcPr>
          <w:p w14:paraId="78DE553F" w14:textId="48E94537" w:rsidR="48FB38C1" w:rsidRDefault="48FB38C1" w:rsidP="48FB38C1">
            <w:pPr>
              <w:spacing w:after="0"/>
              <w:rPr>
                <w:color w:val="000000" w:themeColor="text1"/>
                <w:sz w:val="22"/>
                <w:szCs w:val="22"/>
              </w:rPr>
            </w:pPr>
            <w:r w:rsidRPr="48FB38C1">
              <w:rPr>
                <w:color w:val="000000" w:themeColor="text1"/>
                <w:sz w:val="22"/>
                <w:szCs w:val="22"/>
              </w:rPr>
              <w:t>0.8817</w:t>
            </w:r>
          </w:p>
        </w:tc>
        <w:tc>
          <w:tcPr>
            <w:tcW w:w="1152" w:type="dxa"/>
            <w:vAlign w:val="center"/>
          </w:tcPr>
          <w:p w14:paraId="4D6A6DA3" w14:textId="56FBACC1" w:rsidR="48FB38C1" w:rsidRDefault="48FB38C1" w:rsidP="48FB38C1">
            <w:pPr>
              <w:spacing w:after="0"/>
              <w:rPr>
                <w:color w:val="000000" w:themeColor="text1"/>
                <w:sz w:val="22"/>
                <w:szCs w:val="22"/>
              </w:rPr>
            </w:pPr>
            <w:r w:rsidRPr="48FB38C1">
              <w:rPr>
                <w:color w:val="000000" w:themeColor="text1"/>
                <w:sz w:val="22"/>
                <w:szCs w:val="22"/>
              </w:rPr>
              <w:t>0</w:t>
            </w:r>
          </w:p>
        </w:tc>
        <w:tc>
          <w:tcPr>
            <w:tcW w:w="1152" w:type="dxa"/>
            <w:vAlign w:val="center"/>
          </w:tcPr>
          <w:p w14:paraId="6C08FC5A" w14:textId="30481FAF" w:rsidR="48FB38C1" w:rsidRDefault="48FB38C1" w:rsidP="48FB38C1">
            <w:pPr>
              <w:spacing w:after="0"/>
              <w:rPr>
                <w:color w:val="000000" w:themeColor="text1"/>
                <w:sz w:val="22"/>
                <w:szCs w:val="22"/>
              </w:rPr>
            </w:pPr>
            <w:r w:rsidRPr="48FB38C1">
              <w:rPr>
                <w:color w:val="000000" w:themeColor="text1"/>
                <w:sz w:val="22"/>
                <w:szCs w:val="22"/>
              </w:rPr>
              <w:t>0.2433</w:t>
            </w:r>
          </w:p>
        </w:tc>
        <w:tc>
          <w:tcPr>
            <w:tcW w:w="1028" w:type="dxa"/>
            <w:vAlign w:val="center"/>
          </w:tcPr>
          <w:p w14:paraId="617270B8" w14:textId="6C431A9E" w:rsidR="48FB38C1" w:rsidRDefault="48FB38C1" w:rsidP="48FB38C1">
            <w:pPr>
              <w:spacing w:after="0"/>
              <w:rPr>
                <w:color w:val="000000" w:themeColor="text1"/>
                <w:sz w:val="22"/>
                <w:szCs w:val="22"/>
              </w:rPr>
            </w:pPr>
            <w:r w:rsidRPr="48FB38C1">
              <w:rPr>
                <w:color w:val="000000" w:themeColor="text1"/>
                <w:sz w:val="22"/>
                <w:szCs w:val="22"/>
              </w:rPr>
              <w:t>0.554</w:t>
            </w:r>
            <w:r w:rsidR="6C74802D" w:rsidRPr="48FB38C1">
              <w:rPr>
                <w:color w:val="000000" w:themeColor="text1"/>
                <w:sz w:val="22"/>
                <w:szCs w:val="22"/>
              </w:rPr>
              <w:t>5</w:t>
            </w:r>
          </w:p>
        </w:tc>
      </w:tr>
      <w:tr w:rsidR="0048453C" w14:paraId="11C3E6ED" w14:textId="77777777" w:rsidTr="007D24B0">
        <w:trPr>
          <w:trHeight w:val="300"/>
        </w:trPr>
        <w:tc>
          <w:tcPr>
            <w:tcW w:w="1872" w:type="dxa"/>
            <w:vAlign w:val="center"/>
          </w:tcPr>
          <w:p w14:paraId="24DBD841" w14:textId="6B95AC9C" w:rsidR="48FB38C1" w:rsidRDefault="48FB38C1" w:rsidP="48FB38C1">
            <w:pPr>
              <w:spacing w:after="0"/>
              <w:rPr>
                <w:color w:val="000000" w:themeColor="text1"/>
                <w:sz w:val="22"/>
                <w:szCs w:val="22"/>
              </w:rPr>
            </w:pPr>
            <w:r w:rsidRPr="48FB38C1">
              <w:rPr>
                <w:color w:val="000000" w:themeColor="text1"/>
                <w:sz w:val="22"/>
                <w:szCs w:val="22"/>
              </w:rPr>
              <w:t>NVFP4 (redhatAI)</w:t>
            </w:r>
          </w:p>
        </w:tc>
        <w:tc>
          <w:tcPr>
            <w:tcW w:w="1440" w:type="dxa"/>
            <w:vAlign w:val="center"/>
          </w:tcPr>
          <w:p w14:paraId="5072688A" w14:textId="5FE7B626" w:rsidR="48FB38C1" w:rsidRDefault="48FB38C1" w:rsidP="48FB38C1">
            <w:pPr>
              <w:spacing w:after="0"/>
              <w:rPr>
                <w:color w:val="000000" w:themeColor="text1"/>
                <w:sz w:val="22"/>
                <w:szCs w:val="22"/>
              </w:rPr>
            </w:pPr>
            <w:r w:rsidRPr="48FB38C1">
              <w:rPr>
                <w:color w:val="000000" w:themeColor="text1"/>
                <w:sz w:val="22"/>
                <w:szCs w:val="22"/>
              </w:rPr>
              <w:t>0.6218</w:t>
            </w:r>
          </w:p>
        </w:tc>
        <w:tc>
          <w:tcPr>
            <w:tcW w:w="1008" w:type="dxa"/>
            <w:vAlign w:val="center"/>
          </w:tcPr>
          <w:p w14:paraId="41302142" w14:textId="462F663C" w:rsidR="48FB38C1" w:rsidRDefault="48FB38C1" w:rsidP="48FB38C1">
            <w:pPr>
              <w:spacing w:after="0"/>
              <w:rPr>
                <w:color w:val="000000" w:themeColor="text1"/>
                <w:sz w:val="22"/>
                <w:szCs w:val="22"/>
              </w:rPr>
            </w:pPr>
            <w:r w:rsidRPr="48FB38C1">
              <w:rPr>
                <w:color w:val="000000" w:themeColor="text1"/>
                <w:sz w:val="22"/>
                <w:szCs w:val="22"/>
              </w:rPr>
              <w:t>0.8009</w:t>
            </w:r>
          </w:p>
        </w:tc>
        <w:tc>
          <w:tcPr>
            <w:tcW w:w="1008" w:type="dxa"/>
            <w:vAlign w:val="center"/>
          </w:tcPr>
          <w:p w14:paraId="54278EDE" w14:textId="059E102D" w:rsidR="48FB38C1" w:rsidRDefault="48FB38C1" w:rsidP="48FB38C1">
            <w:pPr>
              <w:spacing w:after="0"/>
              <w:rPr>
                <w:color w:val="000000" w:themeColor="text1"/>
                <w:sz w:val="22"/>
                <w:szCs w:val="22"/>
              </w:rPr>
            </w:pPr>
            <w:r w:rsidRPr="48FB38C1">
              <w:rPr>
                <w:color w:val="000000" w:themeColor="text1"/>
                <w:sz w:val="22"/>
                <w:szCs w:val="22"/>
              </w:rPr>
              <w:t>0.774</w:t>
            </w:r>
          </w:p>
        </w:tc>
        <w:tc>
          <w:tcPr>
            <w:tcW w:w="1008" w:type="dxa"/>
            <w:vAlign w:val="center"/>
          </w:tcPr>
          <w:p w14:paraId="0DBD31C6" w14:textId="08E3869F" w:rsidR="48FB38C1" w:rsidRDefault="48FB38C1" w:rsidP="48FB38C1">
            <w:pPr>
              <w:spacing w:after="0"/>
              <w:rPr>
                <w:color w:val="000000" w:themeColor="text1"/>
                <w:sz w:val="22"/>
                <w:szCs w:val="22"/>
              </w:rPr>
            </w:pPr>
            <w:r w:rsidRPr="48FB38C1">
              <w:rPr>
                <w:color w:val="000000" w:themeColor="text1"/>
                <w:sz w:val="22"/>
                <w:szCs w:val="22"/>
              </w:rPr>
              <w:t>0.8984</w:t>
            </w:r>
          </w:p>
        </w:tc>
        <w:tc>
          <w:tcPr>
            <w:tcW w:w="1152" w:type="dxa"/>
            <w:vAlign w:val="center"/>
          </w:tcPr>
          <w:p w14:paraId="38710D9C" w14:textId="4FF14205" w:rsidR="48FB38C1" w:rsidRDefault="48FB38C1" w:rsidP="48FB38C1">
            <w:pPr>
              <w:spacing w:after="0"/>
              <w:rPr>
                <w:color w:val="000000" w:themeColor="text1"/>
                <w:sz w:val="22"/>
                <w:szCs w:val="22"/>
              </w:rPr>
            </w:pPr>
            <w:r w:rsidRPr="48FB38C1">
              <w:rPr>
                <w:color w:val="000000" w:themeColor="text1"/>
                <w:sz w:val="22"/>
                <w:szCs w:val="22"/>
              </w:rPr>
              <w:t>0.8892</w:t>
            </w:r>
          </w:p>
        </w:tc>
        <w:tc>
          <w:tcPr>
            <w:tcW w:w="1152" w:type="dxa"/>
            <w:vAlign w:val="center"/>
          </w:tcPr>
          <w:p w14:paraId="34EB9983" w14:textId="41981F20" w:rsidR="48FB38C1" w:rsidRDefault="48FB38C1" w:rsidP="48FB38C1">
            <w:pPr>
              <w:spacing w:after="0"/>
              <w:rPr>
                <w:color w:val="000000" w:themeColor="text1"/>
                <w:sz w:val="22"/>
                <w:szCs w:val="22"/>
              </w:rPr>
            </w:pPr>
            <w:r w:rsidRPr="48FB38C1">
              <w:rPr>
                <w:color w:val="000000" w:themeColor="text1"/>
                <w:sz w:val="22"/>
                <w:szCs w:val="22"/>
              </w:rPr>
              <w:t>0.54</w:t>
            </w:r>
            <w:r w:rsidR="566A9A12" w:rsidRPr="48FB38C1">
              <w:rPr>
                <w:color w:val="000000" w:themeColor="text1"/>
                <w:sz w:val="22"/>
                <w:szCs w:val="22"/>
              </w:rPr>
              <w:t>00</w:t>
            </w:r>
          </w:p>
        </w:tc>
        <w:tc>
          <w:tcPr>
            <w:tcW w:w="1028" w:type="dxa"/>
            <w:vAlign w:val="center"/>
          </w:tcPr>
          <w:p w14:paraId="0CE53C5D" w14:textId="0EA60996" w:rsidR="48FB38C1" w:rsidRDefault="48FB38C1" w:rsidP="48FB38C1">
            <w:pPr>
              <w:spacing w:after="0"/>
              <w:rPr>
                <w:color w:val="000000" w:themeColor="text1"/>
                <w:sz w:val="22"/>
                <w:szCs w:val="22"/>
              </w:rPr>
            </w:pPr>
            <w:r w:rsidRPr="48FB38C1">
              <w:rPr>
                <w:color w:val="000000" w:themeColor="text1"/>
                <w:sz w:val="22"/>
                <w:szCs w:val="22"/>
              </w:rPr>
              <w:t>0.754</w:t>
            </w:r>
            <w:r w:rsidR="5A40397B" w:rsidRPr="48FB38C1">
              <w:rPr>
                <w:color w:val="000000" w:themeColor="text1"/>
                <w:sz w:val="22"/>
                <w:szCs w:val="22"/>
              </w:rPr>
              <w:t>1</w:t>
            </w:r>
          </w:p>
        </w:tc>
      </w:tr>
      <w:tr w:rsidR="0048453C" w14:paraId="038B3BF8" w14:textId="77777777" w:rsidTr="007D24B0">
        <w:trPr>
          <w:trHeight w:val="300"/>
        </w:trPr>
        <w:tc>
          <w:tcPr>
            <w:tcW w:w="1872" w:type="dxa"/>
            <w:vAlign w:val="center"/>
          </w:tcPr>
          <w:p w14:paraId="5D8B466A" w14:textId="6358CA60" w:rsidR="48FB38C1" w:rsidRDefault="48FB38C1" w:rsidP="48FB38C1">
            <w:pPr>
              <w:spacing w:after="0"/>
              <w:rPr>
                <w:color w:val="000000" w:themeColor="text1"/>
                <w:sz w:val="22"/>
                <w:szCs w:val="22"/>
              </w:rPr>
            </w:pPr>
            <w:r w:rsidRPr="48FB38C1">
              <w:rPr>
                <w:color w:val="000000" w:themeColor="text1"/>
                <w:sz w:val="22"/>
                <w:szCs w:val="22"/>
              </w:rPr>
              <w:t>MXFP4 (align redhat tuning)</w:t>
            </w:r>
          </w:p>
        </w:tc>
        <w:tc>
          <w:tcPr>
            <w:tcW w:w="1440" w:type="dxa"/>
            <w:vAlign w:val="center"/>
          </w:tcPr>
          <w:p w14:paraId="3ABBCA7F" w14:textId="4B9EAA33" w:rsidR="48FB38C1" w:rsidRDefault="48FB38C1" w:rsidP="48FB38C1">
            <w:pPr>
              <w:spacing w:after="0"/>
              <w:rPr>
                <w:color w:val="000000" w:themeColor="text1"/>
                <w:sz w:val="22"/>
                <w:szCs w:val="22"/>
              </w:rPr>
            </w:pPr>
            <w:r w:rsidRPr="48FB38C1">
              <w:rPr>
                <w:color w:val="000000" w:themeColor="text1"/>
                <w:sz w:val="22"/>
                <w:szCs w:val="22"/>
              </w:rPr>
              <w:t>0.6274</w:t>
            </w:r>
          </w:p>
        </w:tc>
        <w:tc>
          <w:tcPr>
            <w:tcW w:w="1008" w:type="dxa"/>
            <w:vAlign w:val="center"/>
          </w:tcPr>
          <w:p w14:paraId="0E046B9D" w14:textId="7AA9FE86" w:rsidR="48FB38C1" w:rsidRDefault="48FB38C1" w:rsidP="48FB38C1">
            <w:pPr>
              <w:spacing w:after="0"/>
              <w:rPr>
                <w:color w:val="000000" w:themeColor="text1"/>
                <w:sz w:val="22"/>
                <w:szCs w:val="22"/>
              </w:rPr>
            </w:pPr>
            <w:r w:rsidRPr="48FB38C1">
              <w:rPr>
                <w:color w:val="000000" w:themeColor="text1"/>
                <w:sz w:val="22"/>
                <w:szCs w:val="22"/>
              </w:rPr>
              <w:t>0.7933</w:t>
            </w:r>
          </w:p>
        </w:tc>
        <w:tc>
          <w:tcPr>
            <w:tcW w:w="1008" w:type="dxa"/>
            <w:vAlign w:val="center"/>
          </w:tcPr>
          <w:p w14:paraId="667BA92E" w14:textId="1539ADD9" w:rsidR="48FB38C1" w:rsidRDefault="48FB38C1" w:rsidP="48FB38C1">
            <w:pPr>
              <w:spacing w:after="0"/>
              <w:rPr>
                <w:color w:val="000000" w:themeColor="text1"/>
                <w:sz w:val="22"/>
                <w:szCs w:val="22"/>
              </w:rPr>
            </w:pPr>
            <w:r w:rsidRPr="48FB38C1">
              <w:rPr>
                <w:color w:val="000000" w:themeColor="text1"/>
                <w:sz w:val="22"/>
                <w:szCs w:val="22"/>
              </w:rPr>
              <w:t>0.7845</w:t>
            </w:r>
          </w:p>
        </w:tc>
        <w:tc>
          <w:tcPr>
            <w:tcW w:w="1008" w:type="dxa"/>
            <w:vAlign w:val="center"/>
          </w:tcPr>
          <w:p w14:paraId="683A4154" w14:textId="4B9002CC" w:rsidR="48FB38C1" w:rsidRDefault="48FB38C1" w:rsidP="48FB38C1">
            <w:pPr>
              <w:spacing w:after="0"/>
              <w:rPr>
                <w:color w:val="000000" w:themeColor="text1"/>
                <w:sz w:val="22"/>
                <w:szCs w:val="22"/>
              </w:rPr>
            </w:pPr>
            <w:r w:rsidRPr="48FB38C1">
              <w:rPr>
                <w:color w:val="000000" w:themeColor="text1"/>
                <w:sz w:val="22"/>
                <w:szCs w:val="22"/>
              </w:rPr>
              <w:t>0.8923</w:t>
            </w:r>
          </w:p>
        </w:tc>
        <w:tc>
          <w:tcPr>
            <w:tcW w:w="1152" w:type="dxa"/>
            <w:vAlign w:val="center"/>
          </w:tcPr>
          <w:p w14:paraId="5B1709E4" w14:textId="32F782F2" w:rsidR="48FB38C1" w:rsidRDefault="48FB38C1" w:rsidP="48FB38C1">
            <w:pPr>
              <w:spacing w:after="0"/>
              <w:rPr>
                <w:color w:val="000000" w:themeColor="text1"/>
                <w:sz w:val="22"/>
                <w:szCs w:val="22"/>
              </w:rPr>
            </w:pPr>
            <w:r w:rsidRPr="48FB38C1">
              <w:rPr>
                <w:color w:val="000000" w:themeColor="text1"/>
                <w:sz w:val="22"/>
                <w:szCs w:val="22"/>
              </w:rPr>
              <w:t>0.8828</w:t>
            </w:r>
          </w:p>
        </w:tc>
        <w:tc>
          <w:tcPr>
            <w:tcW w:w="1152" w:type="dxa"/>
            <w:vAlign w:val="center"/>
          </w:tcPr>
          <w:p w14:paraId="10C5FB2B" w14:textId="4094BD71" w:rsidR="48FB38C1" w:rsidRDefault="48FB38C1" w:rsidP="48FB38C1">
            <w:pPr>
              <w:spacing w:after="0"/>
              <w:rPr>
                <w:color w:val="000000" w:themeColor="text1"/>
                <w:sz w:val="22"/>
                <w:szCs w:val="22"/>
              </w:rPr>
            </w:pPr>
            <w:r w:rsidRPr="48FB38C1">
              <w:rPr>
                <w:color w:val="000000" w:themeColor="text1"/>
                <w:sz w:val="22"/>
                <w:szCs w:val="22"/>
              </w:rPr>
              <w:t>0.5722</w:t>
            </w:r>
          </w:p>
        </w:tc>
        <w:tc>
          <w:tcPr>
            <w:tcW w:w="1028" w:type="dxa"/>
            <w:vAlign w:val="center"/>
          </w:tcPr>
          <w:p w14:paraId="2804E770" w14:textId="2B0EB838" w:rsidR="48FB38C1" w:rsidRDefault="48FB38C1" w:rsidP="48FB38C1">
            <w:pPr>
              <w:spacing w:after="0"/>
              <w:rPr>
                <w:color w:val="000000" w:themeColor="text1"/>
                <w:sz w:val="22"/>
                <w:szCs w:val="22"/>
              </w:rPr>
            </w:pPr>
            <w:r w:rsidRPr="48FB38C1">
              <w:rPr>
                <w:color w:val="000000" w:themeColor="text1"/>
                <w:sz w:val="22"/>
                <w:szCs w:val="22"/>
              </w:rPr>
              <w:t>0.758</w:t>
            </w:r>
            <w:r w:rsidR="459C5436" w:rsidRPr="48FB38C1">
              <w:rPr>
                <w:color w:val="000000" w:themeColor="text1"/>
                <w:sz w:val="22"/>
                <w:szCs w:val="22"/>
              </w:rPr>
              <w:t>8</w:t>
            </w:r>
          </w:p>
        </w:tc>
      </w:tr>
    </w:tbl>
    <w:p w14:paraId="523C8AC6" w14:textId="792659AA" w:rsidR="48FB38C1" w:rsidRDefault="48FB38C1" w:rsidP="48FB38C1"/>
    <w:p w14:paraId="0119CDA8" w14:textId="3D030C06" w:rsidR="459C5436" w:rsidRDefault="459C5436" w:rsidP="00175679">
      <w:pPr>
        <w:pStyle w:val="Heading3"/>
        <w:numPr>
          <w:ilvl w:val="1"/>
          <w:numId w:val="26"/>
        </w:numPr>
        <w:ind w:left="720" w:hanging="720"/>
        <w:rPr>
          <w:rFonts w:eastAsia="DengXian"/>
          <w:b/>
          <w:color w:val="auto"/>
        </w:rPr>
      </w:pPr>
      <w:bookmarkStart w:id="212" w:name="_Toc228179993"/>
      <w:r w:rsidRPr="003B43CE">
        <w:rPr>
          <w:rFonts w:eastAsia="DengXian"/>
          <w:b/>
          <w:bCs/>
          <w:color w:val="auto"/>
        </w:rPr>
        <w:t>Additional Results for Flux</w:t>
      </w:r>
      <w:bookmarkEnd w:id="212"/>
    </w:p>
    <w:tbl>
      <w:tblPr>
        <w:tblW w:w="8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A0" w:firstRow="1" w:lastRow="0" w:firstColumn="1" w:lastColumn="0" w:noHBand="1" w:noVBand="1"/>
      </w:tblPr>
      <w:tblGrid>
        <w:gridCol w:w="1728"/>
        <w:gridCol w:w="1728"/>
        <w:gridCol w:w="1728"/>
        <w:gridCol w:w="1561"/>
        <w:gridCol w:w="1890"/>
      </w:tblGrid>
      <w:tr w:rsidR="48FB38C1" w14:paraId="156C8D74" w14:textId="77777777" w:rsidTr="003B40B1">
        <w:trPr>
          <w:trHeight w:val="600"/>
        </w:trPr>
        <w:tc>
          <w:tcPr>
            <w:tcW w:w="1728" w:type="dxa"/>
            <w:tcMar>
              <w:top w:w="15" w:type="dxa"/>
              <w:left w:w="15" w:type="dxa"/>
              <w:right w:w="15" w:type="dxa"/>
            </w:tcMar>
            <w:vAlign w:val="center"/>
          </w:tcPr>
          <w:p w14:paraId="3934E448" w14:textId="593D70D0"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Flux.1-dev</w:t>
            </w:r>
          </w:p>
        </w:tc>
        <w:tc>
          <w:tcPr>
            <w:tcW w:w="1728" w:type="dxa"/>
            <w:tcMar>
              <w:top w:w="15" w:type="dxa"/>
              <w:left w:w="15" w:type="dxa"/>
              <w:right w:w="15" w:type="dxa"/>
            </w:tcMar>
            <w:vAlign w:val="center"/>
          </w:tcPr>
          <w:p w14:paraId="6801D6C2" w14:textId="5464A7CD"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CLIP</w:t>
            </w:r>
          </w:p>
        </w:tc>
        <w:tc>
          <w:tcPr>
            <w:tcW w:w="1728" w:type="dxa"/>
            <w:tcMar>
              <w:top w:w="15" w:type="dxa"/>
              <w:left w:w="15" w:type="dxa"/>
              <w:right w:w="15" w:type="dxa"/>
            </w:tcMar>
            <w:vAlign w:val="center"/>
          </w:tcPr>
          <w:p w14:paraId="4207743F" w14:textId="5E39E280"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CLIP-IQA</w:t>
            </w:r>
          </w:p>
        </w:tc>
        <w:tc>
          <w:tcPr>
            <w:tcW w:w="1561" w:type="dxa"/>
            <w:tcMar>
              <w:top w:w="15" w:type="dxa"/>
              <w:left w:w="15" w:type="dxa"/>
              <w:right w:w="15" w:type="dxa"/>
            </w:tcMar>
            <w:vAlign w:val="center"/>
          </w:tcPr>
          <w:p w14:paraId="22DF13EB" w14:textId="4234DC42" w:rsidR="48FB38C1" w:rsidRDefault="48FB38C1" w:rsidP="48FB38C1">
            <w:pPr>
              <w:spacing w:after="0"/>
              <w:rPr>
                <w:rFonts w:ascii="Aptos" w:eastAsia="Aptos" w:hAnsi="Aptos" w:cs="Aptos"/>
                <w:b/>
                <w:bCs/>
                <w:color w:val="000000" w:themeColor="text1"/>
                <w:sz w:val="22"/>
                <w:szCs w:val="22"/>
              </w:rPr>
            </w:pPr>
            <w:r w:rsidRPr="48FB38C1">
              <w:rPr>
                <w:rFonts w:ascii="Aptos" w:eastAsia="Aptos" w:hAnsi="Aptos" w:cs="Aptos"/>
                <w:b/>
                <w:bCs/>
                <w:color w:val="000000" w:themeColor="text1"/>
                <w:sz w:val="22"/>
                <w:szCs w:val="22"/>
              </w:rPr>
              <w:t>ImageReward</w:t>
            </w:r>
          </w:p>
        </w:tc>
        <w:tc>
          <w:tcPr>
            <w:tcW w:w="1890" w:type="dxa"/>
            <w:tcMar>
              <w:top w:w="15" w:type="dxa"/>
              <w:left w:w="15" w:type="dxa"/>
              <w:right w:w="15" w:type="dxa"/>
            </w:tcMar>
            <w:vAlign w:val="center"/>
          </w:tcPr>
          <w:p w14:paraId="448DD610" w14:textId="76B37641" w:rsidR="22BE43BD" w:rsidRDefault="003B40B1" w:rsidP="48FB38C1">
            <w:pPr>
              <w:rPr>
                <w:rFonts w:ascii="Aptos" w:eastAsia="Aptos" w:hAnsi="Aptos" w:cs="Aptos"/>
                <w:b/>
                <w:bCs/>
                <w:color w:val="000000" w:themeColor="text1"/>
                <w:sz w:val="22"/>
                <w:szCs w:val="22"/>
              </w:rPr>
            </w:pPr>
            <w:r w:rsidRPr="003B40B1">
              <w:rPr>
                <w:rFonts w:ascii="Aptos" w:eastAsia="Aptos" w:hAnsi="Aptos" w:cs="Aptos" w:hint="eastAsia"/>
                <w:b/>
                <w:bCs/>
                <w:color w:val="000000" w:themeColor="text1"/>
                <w:sz w:val="22"/>
                <w:szCs w:val="22"/>
              </w:rPr>
              <w:t>C</w:t>
            </w:r>
            <w:r w:rsidR="22BE43BD" w:rsidRPr="48FB38C1">
              <w:rPr>
                <w:rFonts w:ascii="Aptos" w:eastAsia="Aptos" w:hAnsi="Aptos" w:cs="Aptos"/>
                <w:b/>
                <w:bCs/>
                <w:color w:val="000000" w:themeColor="text1"/>
                <w:sz w:val="22"/>
                <w:szCs w:val="22"/>
              </w:rPr>
              <w:t>omments</w:t>
            </w:r>
          </w:p>
        </w:tc>
      </w:tr>
      <w:tr w:rsidR="48FB38C1" w14:paraId="7807A2F9" w14:textId="77777777" w:rsidTr="003B40B1">
        <w:trPr>
          <w:trHeight w:val="300"/>
        </w:trPr>
        <w:tc>
          <w:tcPr>
            <w:tcW w:w="1728" w:type="dxa"/>
            <w:tcMar>
              <w:top w:w="15" w:type="dxa"/>
              <w:left w:w="15" w:type="dxa"/>
              <w:right w:w="15" w:type="dxa"/>
            </w:tcMar>
            <w:vAlign w:val="center"/>
          </w:tcPr>
          <w:p w14:paraId="0BD78645" w14:textId="3C8B855C" w:rsidR="48FB38C1" w:rsidRDefault="48FB38C1" w:rsidP="48FB38C1">
            <w:pPr>
              <w:spacing w:after="0"/>
              <w:rPr>
                <w:color w:val="000000" w:themeColor="text1"/>
                <w:sz w:val="22"/>
                <w:szCs w:val="22"/>
              </w:rPr>
            </w:pPr>
            <w:r w:rsidRPr="48FB38C1">
              <w:rPr>
                <w:color w:val="000000" w:themeColor="text1"/>
                <w:sz w:val="22"/>
                <w:szCs w:val="22"/>
              </w:rPr>
              <w:t>BF16 (NV)</w:t>
            </w:r>
          </w:p>
        </w:tc>
        <w:tc>
          <w:tcPr>
            <w:tcW w:w="1728" w:type="dxa"/>
            <w:tcMar>
              <w:top w:w="15" w:type="dxa"/>
              <w:left w:w="15" w:type="dxa"/>
              <w:right w:w="15" w:type="dxa"/>
            </w:tcMar>
            <w:vAlign w:val="center"/>
          </w:tcPr>
          <w:p w14:paraId="213BF24A" w14:textId="2051578B" w:rsidR="48FB38C1" w:rsidRDefault="48FB38C1" w:rsidP="48FB38C1">
            <w:pPr>
              <w:spacing w:after="0"/>
              <w:rPr>
                <w:color w:val="000000" w:themeColor="text1"/>
                <w:sz w:val="22"/>
                <w:szCs w:val="22"/>
              </w:rPr>
            </w:pPr>
            <w:r w:rsidRPr="48FB38C1">
              <w:rPr>
                <w:color w:val="000000" w:themeColor="text1"/>
                <w:sz w:val="22"/>
                <w:szCs w:val="22"/>
              </w:rPr>
              <w:t>26.051</w:t>
            </w:r>
            <w:r w:rsidR="4D708ED8" w:rsidRPr="48FB38C1">
              <w:rPr>
                <w:color w:val="000000" w:themeColor="text1"/>
                <w:sz w:val="22"/>
                <w:szCs w:val="22"/>
              </w:rPr>
              <w:t>5</w:t>
            </w:r>
          </w:p>
        </w:tc>
        <w:tc>
          <w:tcPr>
            <w:tcW w:w="1728" w:type="dxa"/>
            <w:tcMar>
              <w:top w:w="15" w:type="dxa"/>
              <w:left w:w="15" w:type="dxa"/>
              <w:right w:w="15" w:type="dxa"/>
            </w:tcMar>
            <w:vAlign w:val="center"/>
          </w:tcPr>
          <w:p w14:paraId="6B424111" w14:textId="5A5A3D30" w:rsidR="48FB38C1" w:rsidRDefault="48FB38C1" w:rsidP="48FB38C1">
            <w:pPr>
              <w:spacing w:after="0"/>
              <w:rPr>
                <w:color w:val="000000" w:themeColor="text1"/>
                <w:sz w:val="22"/>
                <w:szCs w:val="22"/>
              </w:rPr>
            </w:pPr>
            <w:r w:rsidRPr="48FB38C1">
              <w:rPr>
                <w:color w:val="000000" w:themeColor="text1"/>
                <w:sz w:val="22"/>
                <w:szCs w:val="22"/>
              </w:rPr>
              <w:t>0.9545</w:t>
            </w:r>
            <w:r w:rsidR="79F46593" w:rsidRPr="48FB38C1">
              <w:rPr>
                <w:color w:val="000000" w:themeColor="text1"/>
                <w:sz w:val="22"/>
                <w:szCs w:val="22"/>
              </w:rPr>
              <w:t>2</w:t>
            </w:r>
          </w:p>
        </w:tc>
        <w:tc>
          <w:tcPr>
            <w:tcW w:w="1561" w:type="dxa"/>
            <w:tcMar>
              <w:top w:w="15" w:type="dxa"/>
              <w:left w:w="15" w:type="dxa"/>
              <w:right w:w="15" w:type="dxa"/>
            </w:tcMar>
            <w:vAlign w:val="center"/>
          </w:tcPr>
          <w:p w14:paraId="2C6EEEED" w14:textId="54E0DE73" w:rsidR="48FB38C1" w:rsidRDefault="48FB38C1" w:rsidP="48FB38C1">
            <w:pPr>
              <w:spacing w:after="0"/>
              <w:rPr>
                <w:color w:val="000000" w:themeColor="text1"/>
                <w:sz w:val="22"/>
                <w:szCs w:val="22"/>
              </w:rPr>
            </w:pPr>
            <w:r w:rsidRPr="48FB38C1">
              <w:rPr>
                <w:color w:val="000000" w:themeColor="text1"/>
                <w:sz w:val="22"/>
                <w:szCs w:val="22"/>
              </w:rPr>
              <w:t>1.0133</w:t>
            </w:r>
          </w:p>
        </w:tc>
        <w:tc>
          <w:tcPr>
            <w:tcW w:w="1890" w:type="dxa"/>
            <w:tcMar>
              <w:top w:w="15" w:type="dxa"/>
              <w:left w:w="15" w:type="dxa"/>
              <w:right w:w="15" w:type="dxa"/>
            </w:tcMar>
            <w:vAlign w:val="center"/>
          </w:tcPr>
          <w:p w14:paraId="3A8FD2CF" w14:textId="6172B1AB" w:rsidR="48FB38C1" w:rsidRDefault="48FB38C1" w:rsidP="48FB38C1">
            <w:pPr>
              <w:rPr>
                <w:color w:val="000000" w:themeColor="text1"/>
                <w:sz w:val="22"/>
                <w:szCs w:val="22"/>
              </w:rPr>
            </w:pPr>
          </w:p>
        </w:tc>
      </w:tr>
      <w:tr w:rsidR="48FB38C1" w14:paraId="4E5BF4B4" w14:textId="77777777" w:rsidTr="003B40B1">
        <w:trPr>
          <w:trHeight w:val="600"/>
        </w:trPr>
        <w:tc>
          <w:tcPr>
            <w:tcW w:w="1728" w:type="dxa"/>
            <w:tcMar>
              <w:top w:w="15" w:type="dxa"/>
              <w:left w:w="15" w:type="dxa"/>
              <w:right w:w="15" w:type="dxa"/>
            </w:tcMar>
            <w:vAlign w:val="center"/>
          </w:tcPr>
          <w:p w14:paraId="3A4C4D9E" w14:textId="45C73FC1" w:rsidR="48FB38C1" w:rsidRDefault="48FB38C1" w:rsidP="48FB38C1">
            <w:pPr>
              <w:spacing w:after="0"/>
              <w:rPr>
                <w:color w:val="000000" w:themeColor="text1"/>
                <w:sz w:val="22"/>
                <w:szCs w:val="22"/>
              </w:rPr>
            </w:pPr>
            <w:r w:rsidRPr="48FB38C1">
              <w:rPr>
                <w:color w:val="000000" w:themeColor="text1"/>
                <w:sz w:val="22"/>
                <w:szCs w:val="22"/>
              </w:rPr>
              <w:t>MXFP8 (tuning)</w:t>
            </w:r>
          </w:p>
        </w:tc>
        <w:tc>
          <w:tcPr>
            <w:tcW w:w="1728" w:type="dxa"/>
            <w:tcMar>
              <w:top w:w="15" w:type="dxa"/>
              <w:left w:w="15" w:type="dxa"/>
              <w:right w:w="15" w:type="dxa"/>
            </w:tcMar>
            <w:vAlign w:val="center"/>
          </w:tcPr>
          <w:p w14:paraId="330F0958" w14:textId="235FE10F" w:rsidR="48FB38C1" w:rsidRDefault="48FB38C1" w:rsidP="48FB38C1">
            <w:pPr>
              <w:spacing w:after="0"/>
              <w:rPr>
                <w:color w:val="000000" w:themeColor="text1"/>
                <w:sz w:val="22"/>
                <w:szCs w:val="22"/>
              </w:rPr>
            </w:pPr>
            <w:r w:rsidRPr="48FB38C1">
              <w:rPr>
                <w:color w:val="000000" w:themeColor="text1"/>
                <w:sz w:val="22"/>
                <w:szCs w:val="22"/>
              </w:rPr>
              <w:t>26.0031</w:t>
            </w:r>
          </w:p>
        </w:tc>
        <w:tc>
          <w:tcPr>
            <w:tcW w:w="1728" w:type="dxa"/>
            <w:tcMar>
              <w:top w:w="15" w:type="dxa"/>
              <w:left w:w="15" w:type="dxa"/>
              <w:right w:w="15" w:type="dxa"/>
            </w:tcMar>
            <w:vAlign w:val="center"/>
          </w:tcPr>
          <w:p w14:paraId="536C5FBA" w14:textId="5548431E" w:rsidR="48FB38C1" w:rsidRDefault="48FB38C1" w:rsidP="48FB38C1">
            <w:pPr>
              <w:spacing w:after="0"/>
              <w:rPr>
                <w:color w:val="000000" w:themeColor="text1"/>
                <w:sz w:val="22"/>
                <w:szCs w:val="22"/>
              </w:rPr>
            </w:pPr>
            <w:r w:rsidRPr="48FB38C1">
              <w:rPr>
                <w:color w:val="000000" w:themeColor="text1"/>
                <w:sz w:val="22"/>
                <w:szCs w:val="22"/>
              </w:rPr>
              <w:t>0.954</w:t>
            </w:r>
            <w:r w:rsidR="460529E4" w:rsidRPr="48FB38C1">
              <w:rPr>
                <w:color w:val="000000" w:themeColor="text1"/>
                <w:sz w:val="22"/>
                <w:szCs w:val="22"/>
              </w:rPr>
              <w:t>6</w:t>
            </w:r>
          </w:p>
        </w:tc>
        <w:tc>
          <w:tcPr>
            <w:tcW w:w="1561" w:type="dxa"/>
            <w:tcMar>
              <w:top w:w="15" w:type="dxa"/>
              <w:left w:w="15" w:type="dxa"/>
              <w:right w:w="15" w:type="dxa"/>
            </w:tcMar>
            <w:vAlign w:val="center"/>
          </w:tcPr>
          <w:p w14:paraId="3FD4EA98" w14:textId="0C1B1539" w:rsidR="48FB38C1" w:rsidRDefault="48FB38C1" w:rsidP="48FB38C1">
            <w:pPr>
              <w:spacing w:after="0"/>
              <w:rPr>
                <w:color w:val="000000" w:themeColor="text1"/>
                <w:sz w:val="22"/>
                <w:szCs w:val="22"/>
              </w:rPr>
            </w:pPr>
            <w:r w:rsidRPr="48FB38C1">
              <w:rPr>
                <w:color w:val="000000" w:themeColor="text1"/>
                <w:sz w:val="22"/>
                <w:szCs w:val="22"/>
              </w:rPr>
              <w:t>1.011</w:t>
            </w:r>
            <w:r w:rsidR="5165BDFE" w:rsidRPr="48FB38C1">
              <w:rPr>
                <w:color w:val="000000" w:themeColor="text1"/>
                <w:sz w:val="22"/>
                <w:szCs w:val="22"/>
              </w:rPr>
              <w:t>2</w:t>
            </w:r>
          </w:p>
        </w:tc>
        <w:tc>
          <w:tcPr>
            <w:tcW w:w="1890" w:type="dxa"/>
            <w:tcMar>
              <w:top w:w="15" w:type="dxa"/>
              <w:left w:w="15" w:type="dxa"/>
              <w:right w:w="15" w:type="dxa"/>
            </w:tcMar>
            <w:vAlign w:val="center"/>
          </w:tcPr>
          <w:p w14:paraId="48F3197A" w14:textId="229BC747" w:rsidR="529A5441" w:rsidRDefault="529A5441" w:rsidP="48FB38C1">
            <w:pPr>
              <w:rPr>
                <w:color w:val="000000" w:themeColor="text1"/>
                <w:sz w:val="22"/>
                <w:szCs w:val="22"/>
              </w:rPr>
            </w:pPr>
            <w:r w:rsidRPr="48FB38C1">
              <w:rPr>
                <w:color w:val="000000" w:themeColor="text1"/>
                <w:sz w:val="22"/>
                <w:szCs w:val="22"/>
              </w:rPr>
              <w:t>Only quantize Linears in transformer block</w:t>
            </w:r>
          </w:p>
        </w:tc>
      </w:tr>
      <w:tr w:rsidR="48FB38C1" w14:paraId="0C983A76" w14:textId="77777777" w:rsidTr="003B40B1">
        <w:trPr>
          <w:trHeight w:val="300"/>
        </w:trPr>
        <w:tc>
          <w:tcPr>
            <w:tcW w:w="1728" w:type="dxa"/>
            <w:tcMar>
              <w:top w:w="15" w:type="dxa"/>
              <w:left w:w="15" w:type="dxa"/>
              <w:right w:w="15" w:type="dxa"/>
            </w:tcMar>
            <w:vAlign w:val="center"/>
          </w:tcPr>
          <w:p w14:paraId="3581FD84" w14:textId="1EC79E68" w:rsidR="48FB38C1" w:rsidRDefault="48FB38C1" w:rsidP="48FB38C1">
            <w:pPr>
              <w:spacing w:after="0"/>
              <w:rPr>
                <w:color w:val="000000" w:themeColor="text1"/>
                <w:sz w:val="22"/>
                <w:szCs w:val="22"/>
              </w:rPr>
            </w:pPr>
            <w:r w:rsidRPr="48FB38C1">
              <w:rPr>
                <w:color w:val="000000" w:themeColor="text1"/>
                <w:sz w:val="22"/>
                <w:szCs w:val="22"/>
              </w:rPr>
              <w:lastRenderedPageBreak/>
              <w:t>FP8 (</w:t>
            </w:r>
            <w:r w:rsidR="00AA35D2" w:rsidRPr="48FB38C1">
              <w:rPr>
                <w:color w:val="000000" w:themeColor="text1"/>
                <w:sz w:val="22"/>
                <w:szCs w:val="22"/>
              </w:rPr>
              <w:t>RTN</w:t>
            </w:r>
            <w:r w:rsidRPr="48FB38C1">
              <w:rPr>
                <w:color w:val="000000" w:themeColor="text1"/>
                <w:sz w:val="22"/>
                <w:szCs w:val="22"/>
              </w:rPr>
              <w:t>)</w:t>
            </w:r>
          </w:p>
        </w:tc>
        <w:tc>
          <w:tcPr>
            <w:tcW w:w="1728" w:type="dxa"/>
            <w:tcMar>
              <w:top w:w="15" w:type="dxa"/>
              <w:left w:w="15" w:type="dxa"/>
              <w:right w:w="15" w:type="dxa"/>
            </w:tcMar>
            <w:vAlign w:val="center"/>
          </w:tcPr>
          <w:p w14:paraId="759BE250" w14:textId="19048B80" w:rsidR="48FB38C1" w:rsidRDefault="48FB38C1" w:rsidP="48FB38C1">
            <w:pPr>
              <w:spacing w:after="0"/>
              <w:rPr>
                <w:color w:val="000000" w:themeColor="text1"/>
                <w:sz w:val="22"/>
                <w:szCs w:val="22"/>
              </w:rPr>
            </w:pPr>
            <w:r w:rsidRPr="48FB38C1">
              <w:rPr>
                <w:color w:val="000000" w:themeColor="text1"/>
                <w:sz w:val="22"/>
                <w:szCs w:val="22"/>
              </w:rPr>
              <w:t>26.0105</w:t>
            </w:r>
          </w:p>
        </w:tc>
        <w:tc>
          <w:tcPr>
            <w:tcW w:w="1728" w:type="dxa"/>
            <w:tcMar>
              <w:top w:w="15" w:type="dxa"/>
              <w:left w:w="15" w:type="dxa"/>
              <w:right w:w="15" w:type="dxa"/>
            </w:tcMar>
            <w:vAlign w:val="center"/>
          </w:tcPr>
          <w:p w14:paraId="78091E19" w14:textId="72F654A2" w:rsidR="48FB38C1" w:rsidRDefault="48FB38C1" w:rsidP="48FB38C1">
            <w:pPr>
              <w:spacing w:after="0"/>
              <w:rPr>
                <w:color w:val="000000" w:themeColor="text1"/>
                <w:sz w:val="22"/>
                <w:szCs w:val="22"/>
              </w:rPr>
            </w:pPr>
            <w:r w:rsidRPr="48FB38C1">
              <w:rPr>
                <w:color w:val="000000" w:themeColor="text1"/>
                <w:sz w:val="22"/>
                <w:szCs w:val="22"/>
              </w:rPr>
              <w:t>0.9572</w:t>
            </w:r>
          </w:p>
        </w:tc>
        <w:tc>
          <w:tcPr>
            <w:tcW w:w="1561" w:type="dxa"/>
            <w:tcMar>
              <w:top w:w="15" w:type="dxa"/>
              <w:left w:w="15" w:type="dxa"/>
              <w:right w:w="15" w:type="dxa"/>
            </w:tcMar>
            <w:vAlign w:val="center"/>
          </w:tcPr>
          <w:p w14:paraId="64780073" w14:textId="30803F13" w:rsidR="48FB38C1" w:rsidRDefault="48FB38C1" w:rsidP="48FB38C1">
            <w:pPr>
              <w:spacing w:after="0"/>
              <w:rPr>
                <w:color w:val="000000" w:themeColor="text1"/>
                <w:sz w:val="22"/>
                <w:szCs w:val="22"/>
              </w:rPr>
            </w:pPr>
            <w:r w:rsidRPr="48FB38C1">
              <w:rPr>
                <w:color w:val="000000" w:themeColor="text1"/>
                <w:sz w:val="22"/>
                <w:szCs w:val="22"/>
              </w:rPr>
              <w:t>1.0469</w:t>
            </w:r>
          </w:p>
        </w:tc>
        <w:tc>
          <w:tcPr>
            <w:tcW w:w="1890" w:type="dxa"/>
            <w:tcMar>
              <w:top w:w="15" w:type="dxa"/>
              <w:left w:w="15" w:type="dxa"/>
              <w:right w:w="15" w:type="dxa"/>
            </w:tcMar>
            <w:vAlign w:val="center"/>
          </w:tcPr>
          <w:p w14:paraId="33DA5577" w14:textId="21BB6591" w:rsidR="52A22EB8" w:rsidRDefault="52A22EB8" w:rsidP="48FB38C1">
            <w:pPr>
              <w:rPr>
                <w:color w:val="000000" w:themeColor="text1"/>
                <w:sz w:val="22"/>
                <w:szCs w:val="22"/>
              </w:rPr>
            </w:pPr>
            <w:r w:rsidRPr="48FB38C1">
              <w:rPr>
                <w:color w:val="000000" w:themeColor="text1"/>
                <w:sz w:val="22"/>
                <w:szCs w:val="22"/>
              </w:rPr>
              <w:t>Only quantize Linears in transformer block</w:t>
            </w:r>
          </w:p>
        </w:tc>
      </w:tr>
      <w:tr w:rsidR="48FB38C1" w14:paraId="2BFBBDD3" w14:textId="77777777" w:rsidTr="003B40B1">
        <w:trPr>
          <w:trHeight w:val="900"/>
        </w:trPr>
        <w:tc>
          <w:tcPr>
            <w:tcW w:w="1728" w:type="dxa"/>
            <w:tcMar>
              <w:top w:w="15" w:type="dxa"/>
              <w:left w:w="15" w:type="dxa"/>
              <w:right w:w="15" w:type="dxa"/>
            </w:tcMar>
            <w:vAlign w:val="center"/>
          </w:tcPr>
          <w:p w14:paraId="5EBDEC7E" w14:textId="0EF48C7C" w:rsidR="48FB38C1" w:rsidRDefault="48FB38C1" w:rsidP="48FB38C1">
            <w:pPr>
              <w:spacing w:after="0"/>
              <w:rPr>
                <w:color w:val="000000" w:themeColor="text1"/>
                <w:sz w:val="22"/>
                <w:szCs w:val="22"/>
              </w:rPr>
            </w:pPr>
            <w:r w:rsidRPr="48FB38C1">
              <w:rPr>
                <w:color w:val="000000" w:themeColor="text1"/>
                <w:sz w:val="22"/>
                <w:szCs w:val="22"/>
              </w:rPr>
              <w:t>MXFP8 (all linear tuning)</w:t>
            </w:r>
          </w:p>
        </w:tc>
        <w:tc>
          <w:tcPr>
            <w:tcW w:w="1728" w:type="dxa"/>
            <w:tcMar>
              <w:top w:w="15" w:type="dxa"/>
              <w:left w:w="15" w:type="dxa"/>
              <w:right w:w="15" w:type="dxa"/>
            </w:tcMar>
            <w:vAlign w:val="center"/>
          </w:tcPr>
          <w:p w14:paraId="4004823C" w14:textId="16A8436C" w:rsidR="48FB38C1" w:rsidRDefault="48FB38C1" w:rsidP="48FB38C1">
            <w:pPr>
              <w:spacing w:after="0"/>
              <w:rPr>
                <w:color w:val="000000" w:themeColor="text1"/>
                <w:sz w:val="22"/>
                <w:szCs w:val="22"/>
              </w:rPr>
            </w:pPr>
            <w:r w:rsidRPr="48FB38C1">
              <w:rPr>
                <w:color w:val="000000" w:themeColor="text1"/>
                <w:sz w:val="22"/>
                <w:szCs w:val="22"/>
              </w:rPr>
              <w:t>25.8296</w:t>
            </w:r>
          </w:p>
        </w:tc>
        <w:tc>
          <w:tcPr>
            <w:tcW w:w="1728" w:type="dxa"/>
            <w:tcMar>
              <w:top w:w="15" w:type="dxa"/>
              <w:left w:w="15" w:type="dxa"/>
              <w:right w:w="15" w:type="dxa"/>
            </w:tcMar>
            <w:vAlign w:val="center"/>
          </w:tcPr>
          <w:p w14:paraId="37874B40" w14:textId="27AFB450" w:rsidR="48FB38C1" w:rsidRDefault="48FB38C1" w:rsidP="48FB38C1">
            <w:pPr>
              <w:spacing w:after="0"/>
              <w:rPr>
                <w:color w:val="000000" w:themeColor="text1"/>
                <w:sz w:val="22"/>
                <w:szCs w:val="22"/>
              </w:rPr>
            </w:pPr>
            <w:r w:rsidRPr="48FB38C1">
              <w:rPr>
                <w:color w:val="000000" w:themeColor="text1"/>
                <w:sz w:val="22"/>
                <w:szCs w:val="22"/>
              </w:rPr>
              <w:t>0.950</w:t>
            </w:r>
            <w:r w:rsidR="6365D233" w:rsidRPr="48FB38C1">
              <w:rPr>
                <w:color w:val="000000" w:themeColor="text1"/>
                <w:sz w:val="22"/>
                <w:szCs w:val="22"/>
              </w:rPr>
              <w:t>4</w:t>
            </w:r>
          </w:p>
        </w:tc>
        <w:tc>
          <w:tcPr>
            <w:tcW w:w="1561" w:type="dxa"/>
            <w:tcMar>
              <w:top w:w="15" w:type="dxa"/>
              <w:left w:w="15" w:type="dxa"/>
              <w:right w:w="15" w:type="dxa"/>
            </w:tcMar>
            <w:vAlign w:val="center"/>
          </w:tcPr>
          <w:p w14:paraId="6CC3DC1C" w14:textId="2A1163BE" w:rsidR="48FB38C1" w:rsidRDefault="48FB38C1" w:rsidP="48FB38C1">
            <w:pPr>
              <w:spacing w:after="0"/>
              <w:rPr>
                <w:color w:val="000000" w:themeColor="text1"/>
                <w:sz w:val="22"/>
                <w:szCs w:val="22"/>
              </w:rPr>
            </w:pPr>
            <w:r w:rsidRPr="48FB38C1">
              <w:rPr>
                <w:color w:val="000000" w:themeColor="text1"/>
                <w:sz w:val="22"/>
                <w:szCs w:val="22"/>
              </w:rPr>
              <w:t>0.97</w:t>
            </w:r>
            <w:r w:rsidR="5AF41445" w:rsidRPr="48FB38C1">
              <w:rPr>
                <w:color w:val="000000" w:themeColor="text1"/>
                <w:sz w:val="22"/>
                <w:szCs w:val="22"/>
              </w:rPr>
              <w:t>40</w:t>
            </w:r>
          </w:p>
        </w:tc>
        <w:tc>
          <w:tcPr>
            <w:tcW w:w="1890" w:type="dxa"/>
            <w:tcMar>
              <w:top w:w="15" w:type="dxa"/>
              <w:left w:w="15" w:type="dxa"/>
              <w:right w:w="15" w:type="dxa"/>
            </w:tcMar>
            <w:vAlign w:val="center"/>
          </w:tcPr>
          <w:p w14:paraId="5D648050" w14:textId="2B71EE74" w:rsidR="364E8AC8" w:rsidRDefault="364E8AC8" w:rsidP="48FB38C1">
            <w:pPr>
              <w:rPr>
                <w:color w:val="000000" w:themeColor="text1"/>
                <w:sz w:val="22"/>
                <w:szCs w:val="22"/>
              </w:rPr>
            </w:pPr>
            <w:r w:rsidRPr="48FB38C1">
              <w:rPr>
                <w:color w:val="000000" w:themeColor="text1"/>
                <w:sz w:val="22"/>
                <w:szCs w:val="22"/>
              </w:rPr>
              <w:t>Quantize all Linears</w:t>
            </w:r>
          </w:p>
        </w:tc>
      </w:tr>
      <w:tr w:rsidR="48FB38C1" w14:paraId="3764A330" w14:textId="77777777" w:rsidTr="003B40B1">
        <w:trPr>
          <w:trHeight w:val="900"/>
        </w:trPr>
        <w:tc>
          <w:tcPr>
            <w:tcW w:w="1728" w:type="dxa"/>
            <w:tcMar>
              <w:top w:w="15" w:type="dxa"/>
              <w:left w:w="15" w:type="dxa"/>
              <w:right w:w="15" w:type="dxa"/>
            </w:tcMar>
            <w:vAlign w:val="center"/>
          </w:tcPr>
          <w:p w14:paraId="48400561" w14:textId="094D3A86" w:rsidR="364E8AC8" w:rsidRDefault="364E8AC8" w:rsidP="48FB38C1">
            <w:pPr>
              <w:rPr>
                <w:color w:val="000000" w:themeColor="text1"/>
                <w:sz w:val="22"/>
                <w:szCs w:val="22"/>
              </w:rPr>
            </w:pPr>
            <w:r w:rsidRPr="48FB38C1">
              <w:rPr>
                <w:color w:val="000000" w:themeColor="text1"/>
                <w:sz w:val="22"/>
                <w:szCs w:val="22"/>
              </w:rPr>
              <w:t>FP8 (all linear</w:t>
            </w:r>
            <w:r w:rsidR="5447063F" w:rsidRPr="48FB38C1">
              <w:rPr>
                <w:color w:val="000000" w:themeColor="text1"/>
                <w:sz w:val="22"/>
                <w:szCs w:val="22"/>
              </w:rPr>
              <w:t xml:space="preserve"> RTN)</w:t>
            </w:r>
          </w:p>
        </w:tc>
        <w:tc>
          <w:tcPr>
            <w:tcW w:w="1728" w:type="dxa"/>
            <w:tcMar>
              <w:top w:w="15" w:type="dxa"/>
              <w:left w:w="15" w:type="dxa"/>
              <w:right w:w="15" w:type="dxa"/>
            </w:tcMar>
            <w:vAlign w:val="center"/>
          </w:tcPr>
          <w:p w14:paraId="1E60A64C" w14:textId="7BBC4447" w:rsidR="48FB38C1" w:rsidRDefault="48FB38C1" w:rsidP="48FB38C1">
            <w:pPr>
              <w:rPr>
                <w:rFonts w:ascii="Aptos" w:eastAsia="Aptos" w:hAnsi="Aptos" w:cs="Aptos"/>
                <w:sz w:val="22"/>
                <w:szCs w:val="22"/>
              </w:rPr>
            </w:pPr>
            <w:r w:rsidRPr="48FB38C1">
              <w:rPr>
                <w:rFonts w:ascii="Aptos" w:eastAsia="Aptos" w:hAnsi="Aptos" w:cs="Aptos"/>
                <w:sz w:val="22"/>
                <w:szCs w:val="22"/>
              </w:rPr>
              <w:t>26.0123</w:t>
            </w:r>
          </w:p>
        </w:tc>
        <w:tc>
          <w:tcPr>
            <w:tcW w:w="1728" w:type="dxa"/>
            <w:tcMar>
              <w:top w:w="15" w:type="dxa"/>
              <w:left w:w="15" w:type="dxa"/>
              <w:right w:w="15" w:type="dxa"/>
            </w:tcMar>
            <w:vAlign w:val="center"/>
          </w:tcPr>
          <w:p w14:paraId="12E31D31" w14:textId="7360A212" w:rsidR="48FB38C1" w:rsidRDefault="48FB38C1" w:rsidP="48FB38C1">
            <w:pPr>
              <w:rPr>
                <w:rFonts w:ascii="Aptos" w:eastAsia="Aptos" w:hAnsi="Aptos" w:cs="Aptos"/>
                <w:sz w:val="22"/>
                <w:szCs w:val="22"/>
              </w:rPr>
            </w:pPr>
            <w:r w:rsidRPr="48FB38C1">
              <w:rPr>
                <w:rFonts w:ascii="Aptos" w:eastAsia="Aptos" w:hAnsi="Aptos" w:cs="Aptos"/>
                <w:sz w:val="22"/>
                <w:szCs w:val="22"/>
              </w:rPr>
              <w:t>0.9555</w:t>
            </w:r>
          </w:p>
        </w:tc>
        <w:tc>
          <w:tcPr>
            <w:tcW w:w="1561" w:type="dxa"/>
            <w:tcMar>
              <w:top w:w="15" w:type="dxa"/>
              <w:left w:w="15" w:type="dxa"/>
              <w:right w:w="15" w:type="dxa"/>
            </w:tcMar>
            <w:vAlign w:val="center"/>
          </w:tcPr>
          <w:p w14:paraId="798D96FA" w14:textId="6FCDF4D7" w:rsidR="48FB38C1" w:rsidRDefault="48FB38C1" w:rsidP="48FB38C1">
            <w:pPr>
              <w:rPr>
                <w:rFonts w:ascii="Aptos" w:eastAsia="Aptos" w:hAnsi="Aptos" w:cs="Aptos"/>
                <w:sz w:val="22"/>
                <w:szCs w:val="22"/>
              </w:rPr>
            </w:pPr>
            <w:r w:rsidRPr="48FB38C1">
              <w:rPr>
                <w:rFonts w:ascii="Aptos" w:eastAsia="Aptos" w:hAnsi="Aptos" w:cs="Aptos"/>
                <w:sz w:val="22"/>
                <w:szCs w:val="22"/>
              </w:rPr>
              <w:t>1.0370</w:t>
            </w:r>
          </w:p>
        </w:tc>
        <w:tc>
          <w:tcPr>
            <w:tcW w:w="1890" w:type="dxa"/>
            <w:tcMar>
              <w:top w:w="15" w:type="dxa"/>
              <w:left w:w="15" w:type="dxa"/>
              <w:right w:w="15" w:type="dxa"/>
            </w:tcMar>
            <w:vAlign w:val="center"/>
          </w:tcPr>
          <w:p w14:paraId="4873CE26" w14:textId="4A4FABDD" w:rsidR="158391F5" w:rsidRDefault="158391F5" w:rsidP="48FB38C1">
            <w:pPr>
              <w:rPr>
                <w:color w:val="000000" w:themeColor="text1"/>
                <w:sz w:val="22"/>
                <w:szCs w:val="22"/>
              </w:rPr>
            </w:pPr>
            <w:r w:rsidRPr="48FB38C1">
              <w:rPr>
                <w:color w:val="000000" w:themeColor="text1"/>
                <w:sz w:val="22"/>
                <w:szCs w:val="22"/>
              </w:rPr>
              <w:t>Quantize all Linears</w:t>
            </w:r>
          </w:p>
        </w:tc>
      </w:tr>
      <w:tr w:rsidR="00F83CFF" w14:paraId="222FFB44" w14:textId="77777777" w:rsidTr="003B40B1">
        <w:trPr>
          <w:trHeight w:val="900"/>
        </w:trPr>
        <w:tc>
          <w:tcPr>
            <w:tcW w:w="1728" w:type="dxa"/>
            <w:tcMar>
              <w:top w:w="15" w:type="dxa"/>
              <w:left w:w="15" w:type="dxa"/>
              <w:right w:w="15" w:type="dxa"/>
            </w:tcMar>
            <w:vAlign w:val="center"/>
          </w:tcPr>
          <w:p w14:paraId="712D5DC9" w14:textId="128CE2E3" w:rsidR="00F83CFF" w:rsidRPr="48FB38C1" w:rsidRDefault="006A39B7" w:rsidP="48FB38C1">
            <w:pPr>
              <w:rPr>
                <w:color w:val="000000" w:themeColor="text1"/>
                <w:sz w:val="22"/>
                <w:szCs w:val="22"/>
              </w:rPr>
            </w:pPr>
            <w:r>
              <w:rPr>
                <w:color w:val="000000" w:themeColor="text1"/>
                <w:sz w:val="22"/>
                <w:szCs w:val="22"/>
              </w:rPr>
              <w:t>MXFP8</w:t>
            </w:r>
          </w:p>
        </w:tc>
        <w:tc>
          <w:tcPr>
            <w:tcW w:w="1728" w:type="dxa"/>
            <w:tcMar>
              <w:top w:w="15" w:type="dxa"/>
              <w:left w:w="15" w:type="dxa"/>
              <w:right w:w="15" w:type="dxa"/>
            </w:tcMar>
            <w:vAlign w:val="center"/>
          </w:tcPr>
          <w:p w14:paraId="7473D962" w14:textId="2B37E298" w:rsidR="00F83CFF" w:rsidRPr="48FB38C1" w:rsidRDefault="003675CC" w:rsidP="48FB38C1">
            <w:pPr>
              <w:rPr>
                <w:rFonts w:ascii="Aptos" w:eastAsia="Aptos" w:hAnsi="Aptos" w:cs="Aptos"/>
                <w:sz w:val="22"/>
                <w:szCs w:val="22"/>
              </w:rPr>
            </w:pPr>
            <w:r w:rsidRPr="003675CC">
              <w:rPr>
                <w:rFonts w:ascii="Aptos" w:eastAsia="Aptos" w:hAnsi="Aptos" w:cs="Aptos"/>
                <w:sz w:val="22"/>
                <w:szCs w:val="22"/>
              </w:rPr>
              <w:t>26.0139</w:t>
            </w:r>
          </w:p>
        </w:tc>
        <w:tc>
          <w:tcPr>
            <w:tcW w:w="1728" w:type="dxa"/>
            <w:tcMar>
              <w:top w:w="15" w:type="dxa"/>
              <w:left w:w="15" w:type="dxa"/>
              <w:right w:w="15" w:type="dxa"/>
            </w:tcMar>
            <w:vAlign w:val="center"/>
          </w:tcPr>
          <w:p w14:paraId="1B677E10" w14:textId="739763F3" w:rsidR="00F83CFF" w:rsidRPr="48FB38C1" w:rsidRDefault="00860918" w:rsidP="48FB38C1">
            <w:pPr>
              <w:rPr>
                <w:rFonts w:ascii="Aptos" w:eastAsia="Aptos" w:hAnsi="Aptos" w:cs="Aptos"/>
                <w:sz w:val="22"/>
                <w:szCs w:val="22"/>
              </w:rPr>
            </w:pPr>
            <w:r w:rsidRPr="00860918">
              <w:rPr>
                <w:rFonts w:ascii="Aptos" w:eastAsia="Aptos" w:hAnsi="Aptos" w:cs="Aptos"/>
                <w:sz w:val="22"/>
                <w:szCs w:val="22"/>
              </w:rPr>
              <w:t>0.955</w:t>
            </w:r>
            <w:r w:rsidR="0091485A">
              <w:rPr>
                <w:rFonts w:ascii="Aptos" w:eastAsia="Aptos" w:hAnsi="Aptos" w:cs="Aptos"/>
                <w:sz w:val="22"/>
                <w:szCs w:val="22"/>
              </w:rPr>
              <w:t>5</w:t>
            </w:r>
          </w:p>
        </w:tc>
        <w:tc>
          <w:tcPr>
            <w:tcW w:w="1561" w:type="dxa"/>
            <w:tcMar>
              <w:top w:w="15" w:type="dxa"/>
              <w:left w:w="15" w:type="dxa"/>
              <w:right w:w="15" w:type="dxa"/>
            </w:tcMar>
            <w:vAlign w:val="center"/>
          </w:tcPr>
          <w:p w14:paraId="6C5BF038" w14:textId="6BAC4BD3" w:rsidR="00F83CFF" w:rsidRPr="48FB38C1" w:rsidRDefault="007D7D04" w:rsidP="48FB38C1">
            <w:pPr>
              <w:rPr>
                <w:rFonts w:ascii="Aptos" w:eastAsia="Aptos" w:hAnsi="Aptos" w:cs="Aptos"/>
                <w:sz w:val="22"/>
                <w:szCs w:val="22"/>
              </w:rPr>
            </w:pPr>
            <w:r w:rsidRPr="007D7D04">
              <w:rPr>
                <w:rFonts w:ascii="Aptos" w:eastAsia="Aptos" w:hAnsi="Aptos" w:cs="Aptos"/>
                <w:sz w:val="22"/>
                <w:szCs w:val="22"/>
              </w:rPr>
              <w:t>1.0197</w:t>
            </w:r>
          </w:p>
        </w:tc>
        <w:tc>
          <w:tcPr>
            <w:tcW w:w="1890" w:type="dxa"/>
            <w:tcMar>
              <w:top w:w="15" w:type="dxa"/>
              <w:left w:w="15" w:type="dxa"/>
              <w:right w:w="15" w:type="dxa"/>
            </w:tcMar>
            <w:vAlign w:val="center"/>
          </w:tcPr>
          <w:p w14:paraId="1E1B8E54" w14:textId="25B1C342" w:rsidR="00F83CFF" w:rsidRPr="48FB38C1" w:rsidRDefault="006A39B7" w:rsidP="48FB38C1">
            <w:pPr>
              <w:rPr>
                <w:color w:val="000000" w:themeColor="text1"/>
                <w:sz w:val="22"/>
                <w:szCs w:val="22"/>
              </w:rPr>
            </w:pPr>
            <w:r>
              <w:rPr>
                <w:color w:val="000000" w:themeColor="text1"/>
                <w:sz w:val="22"/>
                <w:szCs w:val="22"/>
              </w:rPr>
              <w:t xml:space="preserve">Transformers tuning </w:t>
            </w:r>
            <w:r w:rsidRPr="48FB38C1">
              <w:rPr>
                <w:color w:val="000000" w:themeColor="text1"/>
                <w:sz w:val="22"/>
                <w:szCs w:val="22"/>
              </w:rPr>
              <w:t>Linears in block</w:t>
            </w:r>
            <w:r>
              <w:rPr>
                <w:color w:val="000000" w:themeColor="text1"/>
                <w:sz w:val="22"/>
                <w:szCs w:val="22"/>
              </w:rPr>
              <w:t xml:space="preserve">, T5 </w:t>
            </w:r>
            <w:r w:rsidR="00066941">
              <w:rPr>
                <w:color w:val="000000" w:themeColor="text1"/>
                <w:sz w:val="22"/>
                <w:szCs w:val="22"/>
              </w:rPr>
              <w:t xml:space="preserve">RTN </w:t>
            </w:r>
            <w:r w:rsidR="00066941" w:rsidRPr="48FB38C1">
              <w:rPr>
                <w:color w:val="000000" w:themeColor="text1"/>
                <w:sz w:val="22"/>
                <w:szCs w:val="22"/>
              </w:rPr>
              <w:t>Linears in block</w:t>
            </w:r>
          </w:p>
        </w:tc>
      </w:tr>
    </w:tbl>
    <w:p w14:paraId="0B091AFD" w14:textId="77777777" w:rsidR="00E90B95" w:rsidRPr="00B468F2" w:rsidRDefault="00E90B95" w:rsidP="48FB38C1">
      <w:pPr>
        <w:rPr>
          <w:rFonts w:eastAsia="DengXian"/>
        </w:rPr>
      </w:pPr>
    </w:p>
    <w:p w14:paraId="40BB83C9" w14:textId="78FFB11D" w:rsidR="48FB38C1" w:rsidRDefault="00175679" w:rsidP="00175679">
      <w:pPr>
        <w:pStyle w:val="Heading3"/>
        <w:numPr>
          <w:ilvl w:val="1"/>
          <w:numId w:val="26"/>
        </w:numPr>
        <w:rPr>
          <w:b/>
          <w:color w:val="auto"/>
        </w:rPr>
      </w:pPr>
      <w:r>
        <w:rPr>
          <w:b/>
          <w:bCs/>
          <w:color w:val="auto"/>
        </w:rPr>
        <w:t xml:space="preserve"> </w:t>
      </w:r>
      <w:bookmarkStart w:id="213" w:name="_Toc228179994"/>
      <w:r w:rsidR="170C2EB1" w:rsidRPr="61A6A1A0">
        <w:rPr>
          <w:b/>
          <w:bCs/>
          <w:color w:val="auto"/>
        </w:rPr>
        <w:t>Dimension results of Frame</w:t>
      </w:r>
      <w:r w:rsidR="23C3C7A2" w:rsidRPr="61A6A1A0">
        <w:rPr>
          <w:b/>
          <w:bCs/>
          <w:color w:val="auto"/>
        </w:rPr>
        <w:t>P</w:t>
      </w:r>
      <w:r w:rsidR="170C2EB1" w:rsidRPr="61A6A1A0">
        <w:rPr>
          <w:b/>
          <w:bCs/>
          <w:color w:val="auto"/>
        </w:rPr>
        <w:t>ack</w:t>
      </w:r>
      <w:bookmarkEnd w:id="213"/>
    </w:p>
    <w:tbl>
      <w:tblPr>
        <w:tblStyle w:val="TableGrid"/>
        <w:tblW w:w="9078" w:type="dxa"/>
        <w:tblBorders>
          <w:top w:val="single" w:sz="2" w:space="0" w:color="000000" w:themeColor="text1"/>
          <w:left w:val="single" w:sz="2" w:space="0" w:color="000000" w:themeColor="text1"/>
          <w:bottom w:val="single" w:sz="2" w:space="0" w:color="000000" w:themeColor="text1"/>
          <w:right w:val="single" w:sz="2" w:space="0" w:color="000000" w:themeColor="text1"/>
          <w:insideH w:val="single" w:sz="2" w:space="0" w:color="000000" w:themeColor="text1"/>
          <w:insideV w:val="single" w:sz="2" w:space="0" w:color="000000" w:themeColor="text1"/>
        </w:tblBorders>
        <w:tblLayout w:type="fixed"/>
        <w:tblLook w:val="06A0" w:firstRow="1" w:lastRow="0" w:firstColumn="1" w:lastColumn="0" w:noHBand="1" w:noVBand="1"/>
      </w:tblPr>
      <w:tblGrid>
        <w:gridCol w:w="2304"/>
        <w:gridCol w:w="1743"/>
        <w:gridCol w:w="1620"/>
        <w:gridCol w:w="1620"/>
        <w:gridCol w:w="1791"/>
      </w:tblGrid>
      <w:tr w:rsidR="53ED659F" w14:paraId="3C426838" w14:textId="77777777" w:rsidTr="00507AD1">
        <w:trPr>
          <w:trHeight w:val="300"/>
        </w:trPr>
        <w:tc>
          <w:tcPr>
            <w:tcW w:w="2304" w:type="dxa"/>
          </w:tcPr>
          <w:p w14:paraId="6A054FC4" w14:textId="51260D5E" w:rsidR="53ED659F" w:rsidRDefault="53ED659F" w:rsidP="53ED659F"/>
        </w:tc>
        <w:tc>
          <w:tcPr>
            <w:tcW w:w="1743" w:type="dxa"/>
          </w:tcPr>
          <w:p w14:paraId="232D5A11" w14:textId="151E2E1C" w:rsidR="53ED659F" w:rsidRDefault="545DF4B6" w:rsidP="06A56C8A">
            <w:pPr>
              <w:rPr>
                <w:sz w:val="22"/>
                <w:szCs w:val="22"/>
              </w:rPr>
            </w:pPr>
            <w:r w:rsidRPr="06A56C8A">
              <w:rPr>
                <w:sz w:val="22"/>
                <w:szCs w:val="22"/>
              </w:rPr>
              <w:t>BF16</w:t>
            </w:r>
          </w:p>
          <w:p w14:paraId="74373046" w14:textId="77777777" w:rsidR="00507AD1" w:rsidRDefault="545DF4B6" w:rsidP="06A56C8A">
            <w:pPr>
              <w:rPr>
                <w:rFonts w:eastAsia="DengXian"/>
                <w:sz w:val="22"/>
                <w:szCs w:val="22"/>
              </w:rPr>
            </w:pPr>
            <w:r w:rsidRPr="06A56C8A">
              <w:rPr>
                <w:sz w:val="22"/>
                <w:szCs w:val="22"/>
              </w:rPr>
              <w:t>(5 video/</w:t>
            </w:r>
          </w:p>
          <w:p w14:paraId="372ACD3C" w14:textId="07AF8969" w:rsidR="53ED659F" w:rsidRDefault="545DF4B6" w:rsidP="06A56C8A">
            <w:pPr>
              <w:rPr>
                <w:sz w:val="22"/>
                <w:szCs w:val="22"/>
              </w:rPr>
            </w:pPr>
            <w:r w:rsidRPr="06A56C8A">
              <w:rPr>
                <w:sz w:val="22"/>
                <w:szCs w:val="22"/>
              </w:rPr>
              <w:t>prompt)</w:t>
            </w:r>
          </w:p>
        </w:tc>
        <w:tc>
          <w:tcPr>
            <w:tcW w:w="1620" w:type="dxa"/>
          </w:tcPr>
          <w:p w14:paraId="50DC9585" w14:textId="62172E98" w:rsidR="53ED659F" w:rsidRDefault="545DF4B6" w:rsidP="06A56C8A">
            <w:pPr>
              <w:rPr>
                <w:sz w:val="22"/>
                <w:szCs w:val="22"/>
              </w:rPr>
            </w:pPr>
            <w:r w:rsidRPr="06A56C8A">
              <w:rPr>
                <w:sz w:val="22"/>
                <w:szCs w:val="22"/>
              </w:rPr>
              <w:t>BF16</w:t>
            </w:r>
          </w:p>
          <w:p w14:paraId="222F51A9" w14:textId="77777777" w:rsidR="00507AD1" w:rsidRDefault="545DF4B6" w:rsidP="06A56C8A">
            <w:pPr>
              <w:rPr>
                <w:rFonts w:eastAsia="DengXian"/>
                <w:sz w:val="22"/>
                <w:szCs w:val="22"/>
              </w:rPr>
            </w:pPr>
            <w:r w:rsidRPr="06A56C8A">
              <w:rPr>
                <w:sz w:val="22"/>
                <w:szCs w:val="22"/>
              </w:rPr>
              <w:t>(1 video/</w:t>
            </w:r>
          </w:p>
          <w:p w14:paraId="4FA1EEF6" w14:textId="68A522A7" w:rsidR="53ED659F" w:rsidRDefault="545DF4B6" w:rsidP="06A56C8A">
            <w:pPr>
              <w:rPr>
                <w:sz w:val="22"/>
                <w:szCs w:val="22"/>
              </w:rPr>
            </w:pPr>
            <w:r w:rsidRPr="06A56C8A">
              <w:rPr>
                <w:sz w:val="22"/>
                <w:szCs w:val="22"/>
              </w:rPr>
              <w:t>prompt)</w:t>
            </w:r>
          </w:p>
        </w:tc>
        <w:tc>
          <w:tcPr>
            <w:tcW w:w="1620" w:type="dxa"/>
          </w:tcPr>
          <w:p w14:paraId="571592D6" w14:textId="0A938770" w:rsidR="53ED659F" w:rsidRDefault="545DF4B6" w:rsidP="06A56C8A">
            <w:pPr>
              <w:rPr>
                <w:sz w:val="22"/>
                <w:szCs w:val="22"/>
              </w:rPr>
            </w:pPr>
            <w:r w:rsidRPr="06A56C8A">
              <w:rPr>
                <w:sz w:val="22"/>
                <w:szCs w:val="22"/>
              </w:rPr>
              <w:t>FP8</w:t>
            </w:r>
          </w:p>
          <w:p w14:paraId="2EAC319C" w14:textId="77777777" w:rsidR="00507AD1" w:rsidRDefault="545DF4B6" w:rsidP="06A56C8A">
            <w:pPr>
              <w:rPr>
                <w:rFonts w:eastAsia="DengXian"/>
                <w:sz w:val="22"/>
                <w:szCs w:val="22"/>
              </w:rPr>
            </w:pPr>
            <w:r w:rsidRPr="06A56C8A">
              <w:rPr>
                <w:sz w:val="22"/>
                <w:szCs w:val="22"/>
              </w:rPr>
              <w:t>(1 video/</w:t>
            </w:r>
          </w:p>
          <w:p w14:paraId="6477FF74" w14:textId="2DA85AB2" w:rsidR="53ED659F" w:rsidRDefault="545DF4B6" w:rsidP="06A56C8A">
            <w:pPr>
              <w:rPr>
                <w:sz w:val="22"/>
                <w:szCs w:val="22"/>
              </w:rPr>
            </w:pPr>
            <w:r w:rsidRPr="06A56C8A">
              <w:rPr>
                <w:sz w:val="22"/>
                <w:szCs w:val="22"/>
              </w:rPr>
              <w:t>prompt)</w:t>
            </w:r>
          </w:p>
        </w:tc>
        <w:tc>
          <w:tcPr>
            <w:tcW w:w="1791" w:type="dxa"/>
          </w:tcPr>
          <w:p w14:paraId="17D1FA19" w14:textId="30F15496" w:rsidR="3CDDE765" w:rsidRDefault="5FB45608" w:rsidP="4010635E">
            <w:pPr>
              <w:rPr>
                <w:sz w:val="22"/>
                <w:szCs w:val="22"/>
              </w:rPr>
            </w:pPr>
            <w:r w:rsidRPr="4010635E">
              <w:rPr>
                <w:sz w:val="22"/>
                <w:szCs w:val="22"/>
              </w:rPr>
              <w:t>MXFP8</w:t>
            </w:r>
          </w:p>
          <w:p w14:paraId="64318665" w14:textId="77777777" w:rsidR="00507AD1" w:rsidRDefault="5FB45608" w:rsidP="4010635E">
            <w:pPr>
              <w:rPr>
                <w:rFonts w:eastAsia="DengXian"/>
                <w:sz w:val="22"/>
                <w:szCs w:val="22"/>
              </w:rPr>
            </w:pPr>
            <w:r w:rsidRPr="4010635E">
              <w:rPr>
                <w:sz w:val="22"/>
                <w:szCs w:val="22"/>
              </w:rPr>
              <w:t>(1 video/</w:t>
            </w:r>
          </w:p>
          <w:p w14:paraId="4ED95289" w14:textId="4EEFE503" w:rsidR="3CDDE765" w:rsidRDefault="5FB45608" w:rsidP="4010635E">
            <w:pPr>
              <w:rPr>
                <w:sz w:val="22"/>
                <w:szCs w:val="22"/>
              </w:rPr>
            </w:pPr>
            <w:r w:rsidRPr="4010635E">
              <w:rPr>
                <w:sz w:val="22"/>
                <w:szCs w:val="22"/>
              </w:rPr>
              <w:t>prompt)</w:t>
            </w:r>
          </w:p>
        </w:tc>
      </w:tr>
      <w:tr w:rsidR="53ED659F" w14:paraId="2C89C290" w14:textId="77777777" w:rsidTr="00507AD1">
        <w:trPr>
          <w:trHeight w:val="300"/>
        </w:trPr>
        <w:tc>
          <w:tcPr>
            <w:tcW w:w="2304" w:type="dxa"/>
          </w:tcPr>
          <w:p w14:paraId="26800024" w14:textId="44C30CF3" w:rsidR="53ED659F" w:rsidRDefault="179BD98F" w:rsidP="31734BDC">
            <w:pPr>
              <w:rPr>
                <w:sz w:val="22"/>
                <w:szCs w:val="22"/>
              </w:rPr>
            </w:pPr>
            <w:r w:rsidRPr="31734BDC">
              <w:rPr>
                <w:sz w:val="22"/>
                <w:szCs w:val="22"/>
              </w:rPr>
              <w:t>background_consistency</w:t>
            </w:r>
          </w:p>
        </w:tc>
        <w:tc>
          <w:tcPr>
            <w:tcW w:w="1743" w:type="dxa"/>
          </w:tcPr>
          <w:p w14:paraId="23F1044D" w14:textId="7627C901" w:rsidR="53ED659F" w:rsidRDefault="3FAC0D69" w:rsidP="06A56C8A">
            <w:r>
              <w:t>0.9807</w:t>
            </w:r>
          </w:p>
        </w:tc>
        <w:tc>
          <w:tcPr>
            <w:tcW w:w="1620" w:type="dxa"/>
          </w:tcPr>
          <w:p w14:paraId="12009B55" w14:textId="389C60E5" w:rsidR="53ED659F" w:rsidRDefault="3FAC0D69" w:rsidP="06A56C8A">
            <w:r>
              <w:t>0.9799</w:t>
            </w:r>
          </w:p>
        </w:tc>
        <w:tc>
          <w:tcPr>
            <w:tcW w:w="1620" w:type="dxa"/>
          </w:tcPr>
          <w:p w14:paraId="497F06CC" w14:textId="233B3FAB" w:rsidR="53ED659F" w:rsidRDefault="3FAC0D69" w:rsidP="06A56C8A">
            <w:r>
              <w:t>0.9788</w:t>
            </w:r>
          </w:p>
        </w:tc>
        <w:tc>
          <w:tcPr>
            <w:tcW w:w="1791" w:type="dxa"/>
          </w:tcPr>
          <w:p w14:paraId="3D62E2B5" w14:textId="57088A44" w:rsidR="3CDDE765" w:rsidRDefault="081BFCBC" w:rsidP="3CDDE765">
            <w:r>
              <w:t>0.9797</w:t>
            </w:r>
          </w:p>
        </w:tc>
      </w:tr>
      <w:tr w:rsidR="53ED659F" w14:paraId="7187D1F3" w14:textId="77777777" w:rsidTr="00507AD1">
        <w:trPr>
          <w:trHeight w:val="300"/>
        </w:trPr>
        <w:tc>
          <w:tcPr>
            <w:tcW w:w="2304" w:type="dxa"/>
          </w:tcPr>
          <w:p w14:paraId="0AF23543" w14:textId="405C1F4E" w:rsidR="53ED659F" w:rsidRDefault="179BD98F" w:rsidP="504874DE">
            <w:pPr>
              <w:rPr>
                <w:sz w:val="22"/>
                <w:szCs w:val="22"/>
              </w:rPr>
            </w:pPr>
            <w:r w:rsidRPr="504874DE">
              <w:rPr>
                <w:sz w:val="22"/>
                <w:szCs w:val="22"/>
              </w:rPr>
              <w:t>subject_consistency</w:t>
            </w:r>
          </w:p>
        </w:tc>
        <w:tc>
          <w:tcPr>
            <w:tcW w:w="1743" w:type="dxa"/>
          </w:tcPr>
          <w:p w14:paraId="0ED1A5C1" w14:textId="37F7FFB4" w:rsidR="53ED659F" w:rsidRDefault="4ADD60E6" w:rsidP="7A5F52CF">
            <w:r>
              <w:t>0.9636</w:t>
            </w:r>
          </w:p>
        </w:tc>
        <w:tc>
          <w:tcPr>
            <w:tcW w:w="1620" w:type="dxa"/>
          </w:tcPr>
          <w:p w14:paraId="407B0B89" w14:textId="1491878C" w:rsidR="53ED659F" w:rsidRDefault="4ADD60E6" w:rsidP="42E90F89">
            <w:r>
              <w:t>0.9656</w:t>
            </w:r>
          </w:p>
        </w:tc>
        <w:tc>
          <w:tcPr>
            <w:tcW w:w="1620" w:type="dxa"/>
          </w:tcPr>
          <w:p w14:paraId="0FF3EA83" w14:textId="5CF9B320" w:rsidR="53ED659F" w:rsidRDefault="4ADD60E6" w:rsidP="42E90F89">
            <w:r>
              <w:t>0.9654</w:t>
            </w:r>
          </w:p>
        </w:tc>
        <w:tc>
          <w:tcPr>
            <w:tcW w:w="1791" w:type="dxa"/>
          </w:tcPr>
          <w:p w14:paraId="4F4B300E" w14:textId="0015E777" w:rsidR="3CDDE765" w:rsidRDefault="476FBEBF" w:rsidP="3CDDE765">
            <w:r>
              <w:t>0.9674</w:t>
            </w:r>
          </w:p>
        </w:tc>
      </w:tr>
      <w:tr w:rsidR="7A5F52CF" w14:paraId="6BB3B35A" w14:textId="77777777" w:rsidTr="00507AD1">
        <w:trPr>
          <w:trHeight w:val="300"/>
        </w:trPr>
        <w:tc>
          <w:tcPr>
            <w:tcW w:w="2304" w:type="dxa"/>
          </w:tcPr>
          <w:p w14:paraId="487D4FCE" w14:textId="02E231E3" w:rsidR="7A5F52CF" w:rsidRDefault="4ADD60E6" w:rsidP="504874DE">
            <w:pPr>
              <w:rPr>
                <w:sz w:val="22"/>
                <w:szCs w:val="22"/>
              </w:rPr>
            </w:pPr>
            <w:r w:rsidRPr="504874DE">
              <w:rPr>
                <w:sz w:val="22"/>
                <w:szCs w:val="22"/>
              </w:rPr>
              <w:t>aesthetic_quality</w:t>
            </w:r>
          </w:p>
        </w:tc>
        <w:tc>
          <w:tcPr>
            <w:tcW w:w="1743" w:type="dxa"/>
          </w:tcPr>
          <w:p w14:paraId="4654C4E8" w14:textId="1622F0E1" w:rsidR="7A5F52CF" w:rsidRDefault="4ADD60E6" w:rsidP="7A5F52CF">
            <w:r>
              <w:t>0.6638</w:t>
            </w:r>
          </w:p>
        </w:tc>
        <w:tc>
          <w:tcPr>
            <w:tcW w:w="1620" w:type="dxa"/>
          </w:tcPr>
          <w:p w14:paraId="06D1894F" w14:textId="1D28FD73" w:rsidR="7A5F52CF" w:rsidRDefault="4ADD60E6" w:rsidP="59A1E20E">
            <w:r>
              <w:t>0.6644</w:t>
            </w:r>
          </w:p>
        </w:tc>
        <w:tc>
          <w:tcPr>
            <w:tcW w:w="1620" w:type="dxa"/>
          </w:tcPr>
          <w:p w14:paraId="6EB2C910" w14:textId="236143D3" w:rsidR="7A5F52CF" w:rsidRDefault="4ADD60E6" w:rsidP="59A1E20E">
            <w:r>
              <w:t>0.6641</w:t>
            </w:r>
          </w:p>
        </w:tc>
        <w:tc>
          <w:tcPr>
            <w:tcW w:w="1791" w:type="dxa"/>
          </w:tcPr>
          <w:p w14:paraId="1A0A03F6" w14:textId="1D04705E" w:rsidR="3CDDE765" w:rsidRDefault="7DD314F4" w:rsidP="3CDDE765">
            <w:r>
              <w:t>0.6642</w:t>
            </w:r>
          </w:p>
        </w:tc>
      </w:tr>
      <w:tr w:rsidR="53ED659F" w14:paraId="386E3AEB" w14:textId="77777777" w:rsidTr="00507AD1">
        <w:trPr>
          <w:trHeight w:val="300"/>
        </w:trPr>
        <w:tc>
          <w:tcPr>
            <w:tcW w:w="2304" w:type="dxa"/>
          </w:tcPr>
          <w:p w14:paraId="790E126D" w14:textId="7F466993" w:rsidR="53ED659F" w:rsidRDefault="179BD98F" w:rsidP="504874DE">
            <w:pPr>
              <w:rPr>
                <w:sz w:val="22"/>
                <w:szCs w:val="22"/>
              </w:rPr>
            </w:pPr>
            <w:r w:rsidRPr="504874DE">
              <w:rPr>
                <w:sz w:val="22"/>
                <w:szCs w:val="22"/>
              </w:rPr>
              <w:t>i2v_subject</w:t>
            </w:r>
          </w:p>
        </w:tc>
        <w:tc>
          <w:tcPr>
            <w:tcW w:w="1743" w:type="dxa"/>
          </w:tcPr>
          <w:p w14:paraId="63B6552A" w14:textId="3E453B07" w:rsidR="53ED659F" w:rsidRDefault="3511FCF5" w:rsidP="59A1E20E">
            <w:r>
              <w:t>0.9912</w:t>
            </w:r>
          </w:p>
        </w:tc>
        <w:tc>
          <w:tcPr>
            <w:tcW w:w="1620" w:type="dxa"/>
          </w:tcPr>
          <w:p w14:paraId="2177C278" w14:textId="0C9D926D" w:rsidR="53ED659F" w:rsidRDefault="3511FCF5" w:rsidP="59A1E20E">
            <w:r>
              <w:t>0.9918</w:t>
            </w:r>
          </w:p>
        </w:tc>
        <w:tc>
          <w:tcPr>
            <w:tcW w:w="1620" w:type="dxa"/>
          </w:tcPr>
          <w:p w14:paraId="26065DCA" w14:textId="13089C0D" w:rsidR="53ED659F" w:rsidRDefault="3511FCF5" w:rsidP="59A1E20E">
            <w:r>
              <w:t>0.9920</w:t>
            </w:r>
          </w:p>
        </w:tc>
        <w:tc>
          <w:tcPr>
            <w:tcW w:w="1791" w:type="dxa"/>
          </w:tcPr>
          <w:p w14:paraId="3073A523" w14:textId="380F0D11" w:rsidR="3CDDE765" w:rsidRDefault="5753AB78" w:rsidP="3CDDE765">
            <w:r>
              <w:t>0.9917</w:t>
            </w:r>
          </w:p>
        </w:tc>
      </w:tr>
      <w:tr w:rsidR="53ED659F" w14:paraId="163DE6C0" w14:textId="77777777" w:rsidTr="00507AD1">
        <w:trPr>
          <w:trHeight w:val="300"/>
        </w:trPr>
        <w:tc>
          <w:tcPr>
            <w:tcW w:w="2304" w:type="dxa"/>
          </w:tcPr>
          <w:p w14:paraId="73CA37E9" w14:textId="154344B3" w:rsidR="53ED659F" w:rsidRDefault="179BD98F" w:rsidP="504874DE">
            <w:pPr>
              <w:rPr>
                <w:sz w:val="22"/>
                <w:szCs w:val="22"/>
              </w:rPr>
            </w:pPr>
            <w:r w:rsidRPr="504874DE">
              <w:rPr>
                <w:sz w:val="22"/>
                <w:szCs w:val="22"/>
              </w:rPr>
              <w:t>motion_smoothness</w:t>
            </w:r>
          </w:p>
        </w:tc>
        <w:tc>
          <w:tcPr>
            <w:tcW w:w="1743" w:type="dxa"/>
          </w:tcPr>
          <w:p w14:paraId="0E1690B8" w14:textId="4434833D" w:rsidR="53ED659F" w:rsidRDefault="66E61094" w:rsidP="59A1E20E">
            <w:r>
              <w:t>0.9945</w:t>
            </w:r>
          </w:p>
        </w:tc>
        <w:tc>
          <w:tcPr>
            <w:tcW w:w="1620" w:type="dxa"/>
          </w:tcPr>
          <w:p w14:paraId="0B88BCED" w14:textId="70685AE8" w:rsidR="53ED659F" w:rsidRDefault="66E61094" w:rsidP="59A1E20E">
            <w:r>
              <w:t>0.9950</w:t>
            </w:r>
          </w:p>
        </w:tc>
        <w:tc>
          <w:tcPr>
            <w:tcW w:w="1620" w:type="dxa"/>
          </w:tcPr>
          <w:p w14:paraId="442F2983" w14:textId="28C0864B" w:rsidR="53ED659F" w:rsidRDefault="66E61094" w:rsidP="59A1E20E">
            <w:r>
              <w:t>0.9952</w:t>
            </w:r>
          </w:p>
        </w:tc>
        <w:tc>
          <w:tcPr>
            <w:tcW w:w="1791" w:type="dxa"/>
          </w:tcPr>
          <w:p w14:paraId="62205FDA" w14:textId="192F04AC" w:rsidR="3CDDE765" w:rsidRDefault="39CFCADB" w:rsidP="3CDDE765">
            <w:r>
              <w:t>0.9951</w:t>
            </w:r>
          </w:p>
        </w:tc>
      </w:tr>
      <w:tr w:rsidR="53ED659F" w14:paraId="2AA6250A" w14:textId="77777777" w:rsidTr="00507AD1">
        <w:trPr>
          <w:trHeight w:val="300"/>
        </w:trPr>
        <w:tc>
          <w:tcPr>
            <w:tcW w:w="2304" w:type="dxa"/>
          </w:tcPr>
          <w:p w14:paraId="07125E92" w14:textId="7DFABE6F" w:rsidR="53ED659F" w:rsidRDefault="179BD98F" w:rsidP="504874DE">
            <w:pPr>
              <w:rPr>
                <w:sz w:val="22"/>
                <w:szCs w:val="22"/>
              </w:rPr>
            </w:pPr>
            <w:r w:rsidRPr="504874DE">
              <w:rPr>
                <w:sz w:val="22"/>
                <w:szCs w:val="22"/>
              </w:rPr>
              <w:t>i2v_background</w:t>
            </w:r>
          </w:p>
        </w:tc>
        <w:tc>
          <w:tcPr>
            <w:tcW w:w="1743" w:type="dxa"/>
          </w:tcPr>
          <w:p w14:paraId="54A4D52F" w14:textId="4094C311" w:rsidR="53ED659F" w:rsidRDefault="790BAD84" w:rsidP="504874DE">
            <w:r>
              <w:t>0.9928</w:t>
            </w:r>
          </w:p>
        </w:tc>
        <w:tc>
          <w:tcPr>
            <w:tcW w:w="1620" w:type="dxa"/>
          </w:tcPr>
          <w:p w14:paraId="725CAB43" w14:textId="78AE0289" w:rsidR="53ED659F" w:rsidRDefault="790BAD84" w:rsidP="504874DE">
            <w:r>
              <w:t>0.9928</w:t>
            </w:r>
          </w:p>
        </w:tc>
        <w:tc>
          <w:tcPr>
            <w:tcW w:w="1620" w:type="dxa"/>
          </w:tcPr>
          <w:p w14:paraId="54E1B1E4" w14:textId="4B7FEC04" w:rsidR="53ED659F" w:rsidRDefault="790BAD84" w:rsidP="504874DE">
            <w:r>
              <w:t>0.9926</w:t>
            </w:r>
          </w:p>
        </w:tc>
        <w:tc>
          <w:tcPr>
            <w:tcW w:w="1791" w:type="dxa"/>
          </w:tcPr>
          <w:p w14:paraId="04301010" w14:textId="457D7CE6" w:rsidR="3CDDE765" w:rsidRDefault="2F6958D7" w:rsidP="3CDDE765">
            <w:r>
              <w:t>0.9938</w:t>
            </w:r>
          </w:p>
        </w:tc>
      </w:tr>
      <w:tr w:rsidR="53ED659F" w14:paraId="2276223E" w14:textId="77777777" w:rsidTr="00507AD1">
        <w:trPr>
          <w:trHeight w:val="300"/>
        </w:trPr>
        <w:tc>
          <w:tcPr>
            <w:tcW w:w="2304" w:type="dxa"/>
          </w:tcPr>
          <w:p w14:paraId="2875711E" w14:textId="0B42B3FE" w:rsidR="53ED659F" w:rsidRDefault="179BD98F" w:rsidP="504874DE">
            <w:pPr>
              <w:rPr>
                <w:sz w:val="22"/>
                <w:szCs w:val="22"/>
              </w:rPr>
            </w:pPr>
            <w:r w:rsidRPr="504874DE">
              <w:rPr>
                <w:sz w:val="22"/>
                <w:szCs w:val="22"/>
              </w:rPr>
              <w:t>dynamic_degree</w:t>
            </w:r>
          </w:p>
        </w:tc>
        <w:tc>
          <w:tcPr>
            <w:tcW w:w="1743" w:type="dxa"/>
          </w:tcPr>
          <w:p w14:paraId="055B3AF4" w14:textId="1BB2CC61" w:rsidR="53ED659F" w:rsidRDefault="4D77C1FE" w:rsidP="6E3D993E">
            <w:r>
              <w:t>0.3098</w:t>
            </w:r>
          </w:p>
        </w:tc>
        <w:tc>
          <w:tcPr>
            <w:tcW w:w="1620" w:type="dxa"/>
          </w:tcPr>
          <w:p w14:paraId="6D07D880" w14:textId="43203402" w:rsidR="53ED659F" w:rsidRDefault="4D77C1FE" w:rsidP="6E3D993E">
            <w:r>
              <w:t>0.2724</w:t>
            </w:r>
          </w:p>
        </w:tc>
        <w:tc>
          <w:tcPr>
            <w:tcW w:w="1620" w:type="dxa"/>
          </w:tcPr>
          <w:p w14:paraId="46DD7D5D" w14:textId="0071AD4C" w:rsidR="53ED659F" w:rsidRDefault="4D77C1FE" w:rsidP="6E3D993E">
            <w:r>
              <w:t>0.2398</w:t>
            </w:r>
          </w:p>
        </w:tc>
        <w:tc>
          <w:tcPr>
            <w:tcW w:w="1791" w:type="dxa"/>
          </w:tcPr>
          <w:p w14:paraId="5DD3E9DB" w14:textId="5B3260D5" w:rsidR="3CDDE765" w:rsidRDefault="54B8E454" w:rsidP="3CDDE765">
            <w:r>
              <w:t>0.2439</w:t>
            </w:r>
          </w:p>
        </w:tc>
      </w:tr>
      <w:tr w:rsidR="53ED659F" w14:paraId="4A0B0386" w14:textId="77777777" w:rsidTr="00507AD1">
        <w:trPr>
          <w:trHeight w:val="300"/>
        </w:trPr>
        <w:tc>
          <w:tcPr>
            <w:tcW w:w="2304" w:type="dxa"/>
          </w:tcPr>
          <w:p w14:paraId="28D7D906" w14:textId="74A935C8" w:rsidR="53ED659F" w:rsidRDefault="179BD98F" w:rsidP="504874DE">
            <w:pPr>
              <w:rPr>
                <w:sz w:val="22"/>
                <w:szCs w:val="22"/>
              </w:rPr>
            </w:pPr>
            <w:r w:rsidRPr="504874DE">
              <w:rPr>
                <w:sz w:val="22"/>
                <w:szCs w:val="22"/>
              </w:rPr>
              <w:t>imaging_quality</w:t>
            </w:r>
          </w:p>
        </w:tc>
        <w:tc>
          <w:tcPr>
            <w:tcW w:w="1743" w:type="dxa"/>
          </w:tcPr>
          <w:p w14:paraId="46C2BF52" w14:textId="6434F2D5" w:rsidR="53ED659F" w:rsidRDefault="6F95034E" w:rsidP="6E3D993E">
            <w:r>
              <w:t>0.7019</w:t>
            </w:r>
          </w:p>
        </w:tc>
        <w:tc>
          <w:tcPr>
            <w:tcW w:w="1620" w:type="dxa"/>
          </w:tcPr>
          <w:p w14:paraId="3E3D50A0" w14:textId="32239179" w:rsidR="53ED659F" w:rsidRDefault="6F95034E" w:rsidP="6E3D993E">
            <w:r>
              <w:t>0.7036</w:t>
            </w:r>
          </w:p>
        </w:tc>
        <w:tc>
          <w:tcPr>
            <w:tcW w:w="1620" w:type="dxa"/>
          </w:tcPr>
          <w:p w14:paraId="726BD415" w14:textId="618C49DC" w:rsidR="53ED659F" w:rsidRDefault="6F95034E" w:rsidP="50CE0FAA">
            <w:r>
              <w:t>0.7014</w:t>
            </w:r>
          </w:p>
        </w:tc>
        <w:tc>
          <w:tcPr>
            <w:tcW w:w="1791" w:type="dxa"/>
          </w:tcPr>
          <w:p w14:paraId="5E8C50BA" w14:textId="5C0FA5B0" w:rsidR="3CDDE765" w:rsidRDefault="198BEC42" w:rsidP="3CDDE765">
            <w:r>
              <w:t>0.7023</w:t>
            </w:r>
          </w:p>
        </w:tc>
      </w:tr>
      <w:tr w:rsidR="53ED659F" w14:paraId="18488FE1" w14:textId="77777777" w:rsidTr="00507AD1">
        <w:trPr>
          <w:trHeight w:val="300"/>
        </w:trPr>
        <w:tc>
          <w:tcPr>
            <w:tcW w:w="2304" w:type="dxa"/>
          </w:tcPr>
          <w:p w14:paraId="260CDED5" w14:textId="649BE036" w:rsidR="53ED659F" w:rsidRDefault="179BD98F" w:rsidP="6E3D993E">
            <w:pPr>
              <w:rPr>
                <w:sz w:val="22"/>
                <w:szCs w:val="22"/>
              </w:rPr>
            </w:pPr>
            <w:r w:rsidRPr="6E3D993E">
              <w:rPr>
                <w:sz w:val="22"/>
                <w:szCs w:val="22"/>
              </w:rPr>
              <w:t>camera_motion</w:t>
            </w:r>
          </w:p>
        </w:tc>
        <w:tc>
          <w:tcPr>
            <w:tcW w:w="1743" w:type="dxa"/>
          </w:tcPr>
          <w:p w14:paraId="5458DE00" w14:textId="6189D100" w:rsidR="53ED659F" w:rsidRDefault="6C295404" w:rsidP="50CE0FAA">
            <w:r>
              <w:t>0.6330</w:t>
            </w:r>
          </w:p>
        </w:tc>
        <w:tc>
          <w:tcPr>
            <w:tcW w:w="1620" w:type="dxa"/>
          </w:tcPr>
          <w:p w14:paraId="49705A76" w14:textId="67A4F7CD" w:rsidR="53ED659F" w:rsidRDefault="6C295404" w:rsidP="50CE0FAA">
            <w:r>
              <w:t>0.6291</w:t>
            </w:r>
          </w:p>
        </w:tc>
        <w:tc>
          <w:tcPr>
            <w:tcW w:w="1620" w:type="dxa"/>
          </w:tcPr>
          <w:p w14:paraId="74AD00D3" w14:textId="4F4760B6" w:rsidR="53ED659F" w:rsidRDefault="6C295404" w:rsidP="50CE0FAA">
            <w:r>
              <w:t>0.6173</w:t>
            </w:r>
          </w:p>
        </w:tc>
        <w:tc>
          <w:tcPr>
            <w:tcW w:w="1791" w:type="dxa"/>
          </w:tcPr>
          <w:p w14:paraId="0F8CD743" w14:textId="19A2773E" w:rsidR="3CDDE765" w:rsidRDefault="00045836" w:rsidP="3CDDE765">
            <w:r>
              <w:t>0.6199</w:t>
            </w:r>
          </w:p>
        </w:tc>
      </w:tr>
    </w:tbl>
    <w:p w14:paraId="14549759" w14:textId="4F0EA4D3" w:rsidR="007C6D74" w:rsidRPr="00C0616C" w:rsidRDefault="007C6D74" w:rsidP="00C078D4">
      <w:pPr>
        <w:rPr>
          <w:rFonts w:eastAsia="DengXian"/>
        </w:rPr>
      </w:pPr>
    </w:p>
    <w:sectPr w:rsidR="007C6D74" w:rsidRPr="00C0616C">
      <w:headerReference w:type="default" r:id="rId32"/>
      <w:footerReference w:type="default" r:id="rId33"/>
      <w:pgSz w:w="12240" w:h="15840"/>
      <w:pgMar w:top="1440" w:right="1800" w:bottom="1440" w:left="180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rturov, Konstantin I" w:date="2025-06-24T15:59:00Z" w:initials="AK">
    <w:p w14:paraId="50AE85AB" w14:textId="3B39570C" w:rsidR="00DA21EC" w:rsidRPr="002556EC" w:rsidRDefault="00DA21EC">
      <w:pPr>
        <w:pStyle w:val="CommentText"/>
        <w:rPr>
          <w:rFonts w:eastAsia="DengXian"/>
        </w:rPr>
      </w:pPr>
      <w:r>
        <w:rPr>
          <w:rStyle w:val="CommentReference"/>
        </w:rPr>
        <w:annotationRef/>
      </w:r>
      <w:r w:rsidRPr="2EE8A066">
        <w:t>Looks like only inference is assumed in this document. Will training (fine-tuning) will be added later? We'll also need GEMMA (JAX).</w:t>
      </w:r>
    </w:p>
  </w:comment>
  <w:comment w:id="1" w:author="Huang, Tai" w:date="2025-06-25T13:57:00Z" w:initials="TH">
    <w:p w14:paraId="69D80D76" w14:textId="77777777" w:rsidR="002556EC" w:rsidRDefault="002556EC" w:rsidP="002556EC">
      <w:pPr>
        <w:pStyle w:val="CommentText"/>
      </w:pPr>
      <w:r>
        <w:rPr>
          <w:rStyle w:val="CommentReference"/>
        </w:rPr>
        <w:annotationRef/>
      </w:r>
      <w:r>
        <w:t xml:space="preserve">This was clarified in map day, INC only targets low precision inference recipe.  Training recipe is likely from M-LM/TE side. For GEMMA(JAX), it is still aligning inside AIFW team and likely covered in this doc later       </w:t>
      </w:r>
    </w:p>
  </w:comment>
  <w:comment w:id="2" w:author="Shen, Haihao" w:date="2025-07-02T10:56:00Z" w:initials="HS">
    <w:p w14:paraId="00440BEB" w14:textId="77777777" w:rsidR="00753556" w:rsidRDefault="00753556" w:rsidP="00753556">
      <w:pPr>
        <w:pStyle w:val="CommentText"/>
      </w:pPr>
      <w:r>
        <w:rPr>
          <w:rStyle w:val="CommentReference"/>
        </w:rPr>
        <w:annotationRef/>
      </w:r>
      <w:r>
        <w:t>Regarding low-precision fine-tuning, the recipes are not yet very clear, so we’d like to focus on inference, as it’s also the main usage for JGS</w:t>
      </w:r>
    </w:p>
  </w:comment>
  <w:comment w:id="4" w:author="Arturov, Konstantin I" w:date="2025-06-24T18:45:00Z" w:initials="KA">
    <w:p w14:paraId="352D63DF" w14:textId="4572F162" w:rsidR="00790C72" w:rsidRDefault="00790C72" w:rsidP="00790C72">
      <w:pPr>
        <w:pStyle w:val="CommentText"/>
      </w:pPr>
      <w:r>
        <w:rPr>
          <w:rStyle w:val="CommentReference"/>
        </w:rPr>
        <w:annotationRef/>
      </w:r>
      <w:r>
        <w:t>Does it mean SDPA stays in bf16 for now?</w:t>
      </w:r>
    </w:p>
  </w:comment>
  <w:comment w:id="5" w:author="Huang, Tai" w:date="2025-06-25T14:18:00Z" w:initials="TH">
    <w:p w14:paraId="01C17E25" w14:textId="77777777" w:rsidR="00984B76" w:rsidRDefault="00984B76" w:rsidP="00984B76">
      <w:pPr>
        <w:pStyle w:val="CommentText"/>
      </w:pPr>
      <w:r>
        <w:rPr>
          <w:rStyle w:val="CommentReference"/>
        </w:rPr>
        <w:annotationRef/>
      </w:r>
      <w:r>
        <w:t xml:space="preserve">Yes, SDPA is not quantized in current FP8/FP4 models published in HF from vllm/llm-compressor or Nvdia ModelOpt.  We do have SDPA FP8 recipe on Gaudi, but it does not scale well on wide models (e.g. qwen2/2.5 series),  we suggest keep it consistent with field for now.     </w:t>
      </w:r>
    </w:p>
  </w:comment>
  <w:comment w:id="11" w:author="Gouicem, Mourad" w:date="2025-08-14T17:55:00Z" w:initials="GM">
    <w:p w14:paraId="3A0E2C4E" w14:textId="77777777" w:rsidR="008C0B66" w:rsidRDefault="008C0B66" w:rsidP="008C0B66">
      <w:pPr>
        <w:pStyle w:val="CommentText"/>
      </w:pPr>
      <w:r>
        <w:rPr>
          <w:rStyle w:val="CommentReference"/>
        </w:rPr>
        <w:annotationRef/>
      </w:r>
      <w:r w:rsidRPr="304C24C3">
        <w:t>so no MXFP8 for CRI?</w:t>
      </w:r>
    </w:p>
    <w:p w14:paraId="4CC679E3" w14:textId="77777777" w:rsidR="008C0B66" w:rsidRDefault="008C0B66" w:rsidP="008C0B66">
      <w:pPr>
        <w:pStyle w:val="CommentText"/>
      </w:pPr>
      <w:r w:rsidRPr="6460AE2B">
        <w:t>Some of the models in PO and PRQ for CRI don't have an fp8 recipe but have an MXFP8 recipe, hence the question</w:t>
      </w:r>
    </w:p>
  </w:comment>
  <w:comment w:id="12" w:author="Huang, Tai" w:date="2025-08-15T16:40:00Z" w:initials="HT">
    <w:p w14:paraId="753ED33A" w14:textId="77777777" w:rsidR="008C0B66" w:rsidRDefault="008C0B66" w:rsidP="008C0B66">
      <w:pPr>
        <w:pStyle w:val="CommentText"/>
      </w:pPr>
      <w:r>
        <w:rPr>
          <w:rStyle w:val="CommentReference"/>
        </w:rPr>
        <w:annotationRef/>
      </w:r>
      <w:r w:rsidRPr="0DB43BF9">
        <w:t xml:space="preserve">updated to MXFP8 to make it consistent </w:t>
      </w:r>
    </w:p>
  </w:comment>
  <w:comment w:id="15" w:author="Shen, Haihao" w:date="2025-08-05T15:07:00Z" w:initials="SH">
    <w:p w14:paraId="5B264E4D" w14:textId="4F3D7524" w:rsidR="00A12DF7" w:rsidRDefault="00A12DF7">
      <w:pPr>
        <w:pStyle w:val="CommentText"/>
      </w:pPr>
      <w:r>
        <w:rPr>
          <w:rStyle w:val="CommentReference"/>
        </w:rPr>
        <w:annotationRef/>
      </w:r>
      <w:r w:rsidRPr="6E3CDF37">
        <w:t xml:space="preserve">Owner: </w:t>
      </w:r>
      <w:r>
        <w:fldChar w:fldCharType="begin"/>
      </w:r>
      <w:r>
        <w:instrText xml:space="preserve"> HYPERLINK "mailto:xin3.he@intel.com"</w:instrText>
      </w:r>
      <w:bookmarkStart w:id="16" w:name="_@_08158E62BC4F48D3B576A9CB50A0EB57Z"/>
      <w:r>
        <w:fldChar w:fldCharType="separate"/>
      </w:r>
      <w:bookmarkEnd w:id="16"/>
      <w:r w:rsidRPr="64B6E7ED">
        <w:rPr>
          <w:rStyle w:val="Mention"/>
          <w:noProof/>
        </w:rPr>
        <w:t>@He, Xin3</w:t>
      </w:r>
      <w:r>
        <w:fldChar w:fldCharType="end"/>
      </w:r>
      <w:r w:rsidRPr="67BDC7CB">
        <w:t xml:space="preserve"> </w:t>
      </w:r>
    </w:p>
  </w:comment>
  <w:comment w:id="17" w:author="Shen, Haihao" w:date="2025-08-21T06:54:00Z" w:initials="HS">
    <w:p w14:paraId="2314A3B7" w14:textId="2C03689F" w:rsidR="00A12DF7" w:rsidRDefault="00A12DF7" w:rsidP="00F737DF">
      <w:pPr>
        <w:pStyle w:val="CommentText"/>
      </w:pPr>
      <w:r>
        <w:rPr>
          <w:rStyle w:val="CommentReference"/>
        </w:rPr>
        <w:annotationRef/>
      </w:r>
      <w:r>
        <w:fldChar w:fldCharType="begin"/>
      </w:r>
      <w:r>
        <w:instrText>HYPERLINK "mailto:xin3.he@intel.com"</w:instrText>
      </w:r>
      <w:bookmarkStart w:id="18" w:name="_@_8B253FD7D1324E4EA41DC12ED38CFB41Z"/>
      <w:r>
        <w:fldChar w:fldCharType="separate"/>
      </w:r>
      <w:bookmarkEnd w:id="18"/>
      <w:r w:rsidRPr="00F737DF">
        <w:rPr>
          <w:rStyle w:val="Mention"/>
          <w:noProof/>
        </w:rPr>
        <w:t>@He, Xin3</w:t>
      </w:r>
      <w:r>
        <w:fldChar w:fldCharType="end"/>
      </w:r>
      <w:r>
        <w:t xml:space="preserve">  jump to the right subsection</w:t>
      </w:r>
    </w:p>
  </w:comment>
  <w:comment w:id="19" w:author="Shen, Haihao" w:date="2025-08-05T14:51:00Z" w:initials="SH">
    <w:p w14:paraId="6A73005D" w14:textId="77777777" w:rsidR="001E7EE4" w:rsidRDefault="001E7EE4">
      <w:pPr>
        <w:pStyle w:val="CommentText"/>
      </w:pPr>
      <w:r>
        <w:rPr>
          <w:rStyle w:val="CommentReference"/>
        </w:rPr>
        <w:annotationRef/>
      </w:r>
      <w:r w:rsidRPr="7B742862">
        <w:t xml:space="preserve">Owner: @Wang, Mengni </w:t>
      </w:r>
    </w:p>
  </w:comment>
  <w:comment w:id="21" w:author="Shen, Haihao" w:date="2025-08-05T14:51:00Z" w:initials="SH">
    <w:p w14:paraId="5270E5A3" w14:textId="77777777" w:rsidR="001E7EE4" w:rsidRDefault="001E7EE4">
      <w:pPr>
        <w:pStyle w:val="CommentText"/>
      </w:pPr>
      <w:r>
        <w:rPr>
          <w:rStyle w:val="CommentReference"/>
        </w:rPr>
        <w:annotationRef/>
      </w:r>
      <w:r w:rsidRPr="71B37F4D">
        <w:t xml:space="preserve">Owner: </w:t>
      </w:r>
      <w:hyperlink r:id="rId1" w:history="1">
        <w:r w:rsidRPr="099980D9">
          <w:rPr>
            <w:rStyle w:val="Mention"/>
            <w:noProof/>
          </w:rPr>
          <w:t>@Wang, Mengni</w:t>
        </w:r>
      </w:hyperlink>
      <w:r w:rsidRPr="5AEAB51A">
        <w:t xml:space="preserve"> </w:t>
      </w:r>
    </w:p>
  </w:comment>
  <w:comment w:id="22" w:author="Shen, Haihao" w:date="2025-08-05T14:50:00Z" w:initials="SH">
    <w:p w14:paraId="706ADD1F" w14:textId="73532AF7" w:rsidR="001E7EE4" w:rsidRDefault="001E7EE4">
      <w:pPr>
        <w:pStyle w:val="CommentText"/>
      </w:pPr>
      <w:r>
        <w:rPr>
          <w:rStyle w:val="CommentReference"/>
        </w:rPr>
        <w:annotationRef/>
      </w:r>
      <w:r w:rsidRPr="78930A4E">
        <w:t xml:space="preserve">Owner: @Liu, Yi4 </w:t>
      </w:r>
    </w:p>
  </w:comment>
  <w:comment w:id="23" w:author="Shen, Haihao" w:date="2025-08-21T06:53:00Z" w:initials="HS">
    <w:p w14:paraId="6C3FA611" w14:textId="77777777" w:rsidR="001E7EE4" w:rsidRDefault="001E7EE4" w:rsidP="00A12DF7">
      <w:pPr>
        <w:pStyle w:val="CommentText"/>
      </w:pPr>
      <w:r>
        <w:rPr>
          <w:rStyle w:val="CommentReference"/>
        </w:rPr>
        <w:annotationRef/>
      </w:r>
      <w:hyperlink r:id="rId2" w:history="1">
        <w:r w:rsidRPr="00B879F9">
          <w:rPr>
            <w:rStyle w:val="Mention"/>
            <w:noProof/>
          </w:rPr>
          <w:t>@Liu, Yi4</w:t>
        </w:r>
      </w:hyperlink>
      <w:r>
        <w:t xml:space="preserve">  jump to the right subsection</w:t>
      </w:r>
    </w:p>
  </w:comment>
  <w:comment w:id="24" w:author="Shen, Haihao" w:date="2025-08-20T23:53:00Z" w:initials="SH">
    <w:p w14:paraId="53C6B911" w14:textId="03AF7EBE" w:rsidR="001E7EE4" w:rsidRDefault="001E7EE4">
      <w:pPr>
        <w:pStyle w:val="CommentText"/>
      </w:pPr>
      <w:r>
        <w:rPr>
          <w:rStyle w:val="CommentReference"/>
        </w:rPr>
        <w:annotationRef/>
      </w:r>
      <w:r>
        <w:fldChar w:fldCharType="begin"/>
      </w:r>
      <w:r>
        <w:instrText xml:space="preserve"> HYPERLINK "mailto:yi4.liu@intel.com"</w:instrText>
      </w:r>
      <w:bookmarkStart w:id="25" w:name="_@_4AC7A2E716D04596AD6D8E4A0B41DF78Z"/>
      <w:r>
        <w:fldChar w:fldCharType="separate"/>
      </w:r>
      <w:bookmarkEnd w:id="25"/>
      <w:r w:rsidRPr="3E2C6CF5">
        <w:rPr>
          <w:rStyle w:val="Mention"/>
          <w:noProof/>
        </w:rPr>
        <w:t>@Liu, Yi4</w:t>
      </w:r>
      <w:r>
        <w:fldChar w:fldCharType="end"/>
      </w:r>
      <w:r w:rsidRPr="7A9807AB">
        <w:t xml:space="preserve">  jump to the right subsection</w:t>
      </w:r>
    </w:p>
  </w:comment>
  <w:comment w:id="26" w:author="Shen, Haihao" w:date="2025-08-05T15:11:00Z" w:initials="SH">
    <w:p w14:paraId="111F262E" w14:textId="07337419" w:rsidR="001E7EE4" w:rsidRDefault="001E7EE4">
      <w:pPr>
        <w:pStyle w:val="CommentText"/>
      </w:pPr>
      <w:r>
        <w:rPr>
          <w:rStyle w:val="CommentReference"/>
        </w:rPr>
        <w:annotationRef/>
      </w:r>
      <w:r w:rsidRPr="65DD4256">
        <w:t xml:space="preserve">Owner: </w:t>
      </w:r>
      <w:r>
        <w:fldChar w:fldCharType="begin"/>
      </w:r>
      <w:r>
        <w:instrText xml:space="preserve"> HYPERLINK "mailto:xin3.he@intel.com"</w:instrText>
      </w:r>
      <w:bookmarkStart w:id="27" w:name="_@_0901DDCCD2214F0C847F27FA29166560Z"/>
      <w:r>
        <w:fldChar w:fldCharType="separate"/>
      </w:r>
      <w:bookmarkEnd w:id="27"/>
      <w:r w:rsidRPr="00CA0A3B">
        <w:rPr>
          <w:rStyle w:val="Mention"/>
          <w:noProof/>
        </w:rPr>
        <w:t>@He, Xin3</w:t>
      </w:r>
      <w:r>
        <w:fldChar w:fldCharType="end"/>
      </w:r>
      <w:r w:rsidRPr="6E22622C">
        <w:t xml:space="preserve"> </w:t>
      </w:r>
    </w:p>
  </w:comment>
  <w:comment w:id="28" w:author="Huang, Tai" w:date="2025-10-15T10:38:00Z" w:initials="HT">
    <w:p w14:paraId="348B3F2F" w14:textId="2976BB36" w:rsidR="001E7EE4" w:rsidRDefault="001E7EE4">
      <w:pPr>
        <w:pStyle w:val="CommentText"/>
      </w:pPr>
      <w:r>
        <w:rPr>
          <w:rStyle w:val="CommentReference"/>
        </w:rPr>
        <w:annotationRef/>
      </w:r>
      <w:r w:rsidRPr="44881B85">
        <w:t xml:space="preserve">Owner: </w:t>
      </w:r>
      <w:r>
        <w:fldChar w:fldCharType="begin"/>
      </w:r>
      <w:r>
        <w:instrText xml:space="preserve"> HYPERLINK "mailto:yi4.liu@intel.com"</w:instrText>
      </w:r>
      <w:bookmarkStart w:id="29" w:name="_@_AEED4B7F15004E528BBC0D8D9499582DZ"/>
      <w:r>
        <w:fldChar w:fldCharType="separate"/>
      </w:r>
      <w:bookmarkEnd w:id="29"/>
      <w:r w:rsidRPr="7B4E5EDF">
        <w:rPr>
          <w:rStyle w:val="Mention"/>
          <w:noProof/>
        </w:rPr>
        <w:t>@Liu, Yi4</w:t>
      </w:r>
      <w:r>
        <w:fldChar w:fldCharType="end"/>
      </w:r>
      <w:r w:rsidRPr="79CD8573">
        <w:t xml:space="preserve"> </w:t>
      </w:r>
    </w:p>
  </w:comment>
  <w:comment w:id="30" w:author="Shen, Haihao" w:date="2025-08-05T15:13:00Z" w:initials="SH">
    <w:p w14:paraId="4A21B077" w14:textId="6B39FA99" w:rsidR="001E7EE4" w:rsidRDefault="001E7EE4">
      <w:pPr>
        <w:pStyle w:val="CommentText"/>
      </w:pPr>
      <w:r>
        <w:rPr>
          <w:rStyle w:val="CommentReference"/>
        </w:rPr>
        <w:annotationRef/>
      </w:r>
      <w:r w:rsidRPr="578F8444">
        <w:t xml:space="preserve">Owner: </w:t>
      </w:r>
      <w:r>
        <w:fldChar w:fldCharType="begin"/>
      </w:r>
      <w:r>
        <w:instrText xml:space="preserve"> HYPERLINK "mailto:yi4.liu@intel.com"</w:instrText>
      </w:r>
      <w:bookmarkStart w:id="31" w:name="_@_81FC29E19C0843B6A01A8F5E755EA1DDZ"/>
      <w:r>
        <w:fldChar w:fldCharType="separate"/>
      </w:r>
      <w:bookmarkEnd w:id="31"/>
      <w:r w:rsidRPr="4A428910">
        <w:rPr>
          <w:rStyle w:val="Mention"/>
          <w:noProof/>
        </w:rPr>
        <w:t>@Liu, Yi4</w:t>
      </w:r>
      <w:r>
        <w:fldChar w:fldCharType="end"/>
      </w:r>
      <w:r w:rsidRPr="667DDCF4">
        <w:t xml:space="preserve"> </w:t>
      </w:r>
    </w:p>
  </w:comment>
  <w:comment w:id="32" w:author="Shen, Haihao" w:date="2025-08-05T15:13:00Z" w:initials="SH">
    <w:p w14:paraId="44D272DF" w14:textId="2AAD2B6D" w:rsidR="001E7EE4" w:rsidRDefault="001E7EE4">
      <w:pPr>
        <w:pStyle w:val="CommentText"/>
      </w:pPr>
      <w:r>
        <w:rPr>
          <w:rStyle w:val="CommentReference"/>
        </w:rPr>
        <w:annotationRef/>
      </w:r>
      <w:r w:rsidRPr="17DA09B6">
        <w:t xml:space="preserve">Owner: </w:t>
      </w:r>
      <w:r>
        <w:fldChar w:fldCharType="begin"/>
      </w:r>
      <w:r>
        <w:instrText xml:space="preserve"> HYPERLINK "mailto:mengni.wang@intel.com"</w:instrText>
      </w:r>
      <w:bookmarkStart w:id="33" w:name="_@_9432D5A066884D909F22756C14F0F5A2Z"/>
      <w:r>
        <w:fldChar w:fldCharType="separate"/>
      </w:r>
      <w:bookmarkEnd w:id="33"/>
      <w:r w:rsidRPr="1E49B525">
        <w:rPr>
          <w:rStyle w:val="Mention"/>
          <w:noProof/>
        </w:rPr>
        <w:t>@Wang, Mengni</w:t>
      </w:r>
      <w:r>
        <w:fldChar w:fldCharType="end"/>
      </w:r>
      <w:r w:rsidRPr="01373141">
        <w:t xml:space="preserve"> </w:t>
      </w:r>
    </w:p>
  </w:comment>
  <w:comment w:id="34" w:author="Shen, Haihao" w:date="2025-08-05T14:50:00Z" w:initials="SH">
    <w:p w14:paraId="639D873C" w14:textId="00D46BB3" w:rsidR="001E7EE4" w:rsidRDefault="001E7EE4">
      <w:pPr>
        <w:pStyle w:val="CommentText"/>
      </w:pPr>
      <w:r>
        <w:rPr>
          <w:rStyle w:val="CommentReference"/>
        </w:rPr>
        <w:annotationRef/>
      </w:r>
      <w:r w:rsidRPr="2029BD9D">
        <w:t xml:space="preserve">Owner: @He, Xin3 </w:t>
      </w:r>
    </w:p>
  </w:comment>
  <w:comment w:id="35" w:author="Shen, Haihao" w:date="2025-08-05T14:50:00Z" w:initials="SH">
    <w:p w14:paraId="16A697BD" w14:textId="2D69AEFB" w:rsidR="001E7EE4" w:rsidRDefault="001E7EE4">
      <w:pPr>
        <w:pStyle w:val="CommentText"/>
      </w:pPr>
      <w:r>
        <w:rPr>
          <w:rStyle w:val="CommentReference"/>
        </w:rPr>
        <w:annotationRef/>
      </w:r>
      <w:r w:rsidRPr="0C90185E">
        <w:t xml:space="preserve">Owner: @Liu, Yi4 </w:t>
      </w:r>
    </w:p>
  </w:comment>
  <w:comment w:id="36" w:author="Shen, Haihao" w:date="2025-08-21T06:53:00Z" w:initials="HS">
    <w:p w14:paraId="2E8F1784" w14:textId="0C8E4248" w:rsidR="001E7EE4" w:rsidRDefault="001E7EE4" w:rsidP="00B879F9">
      <w:pPr>
        <w:pStyle w:val="CommentText"/>
      </w:pPr>
      <w:r>
        <w:rPr>
          <w:rStyle w:val="CommentReference"/>
        </w:rPr>
        <w:annotationRef/>
      </w:r>
      <w:r>
        <w:fldChar w:fldCharType="begin"/>
      </w:r>
      <w:r>
        <w:instrText>HYPERLINK "mailto:yi4.liu@intel.com"</w:instrText>
      </w:r>
      <w:bookmarkStart w:id="37" w:name="_@_20C46C1E970443F9A221EABA6CB18F41Z"/>
      <w:r>
        <w:fldChar w:fldCharType="separate"/>
      </w:r>
      <w:bookmarkEnd w:id="37"/>
      <w:r w:rsidRPr="00B879F9">
        <w:rPr>
          <w:rStyle w:val="Mention"/>
          <w:noProof/>
        </w:rPr>
        <w:t>@Liu, Yi4</w:t>
      </w:r>
      <w:r>
        <w:fldChar w:fldCharType="end"/>
      </w:r>
      <w:r>
        <w:t xml:space="preserve">  same as above</w:t>
      </w:r>
    </w:p>
  </w:comment>
  <w:comment w:id="38" w:author="Shen, Haihao" w:date="2025-08-05T14:51:00Z" w:initials="SH">
    <w:p w14:paraId="3B8812F8" w14:textId="77777777" w:rsidR="001E7EE4" w:rsidRDefault="001E7EE4">
      <w:pPr>
        <w:pStyle w:val="CommentText"/>
      </w:pPr>
      <w:r>
        <w:rPr>
          <w:rStyle w:val="CommentReference"/>
        </w:rPr>
        <w:annotationRef/>
      </w:r>
      <w:r w:rsidRPr="2F7448B6">
        <w:t xml:space="preserve">Owner: @Wang, Mengni </w:t>
      </w:r>
    </w:p>
  </w:comment>
  <w:comment w:id="39" w:author="Shen, Haihao" w:date="2025-08-05T14:51:00Z" w:initials="SH">
    <w:p w14:paraId="59D35773" w14:textId="3D98A721" w:rsidR="001E7EE4" w:rsidRDefault="001E7EE4">
      <w:pPr>
        <w:pStyle w:val="CommentText"/>
      </w:pPr>
      <w:r>
        <w:rPr>
          <w:rStyle w:val="CommentReference"/>
        </w:rPr>
        <w:annotationRef/>
      </w:r>
      <w:r w:rsidRPr="5DD65642">
        <w:t xml:space="preserve">Owner: </w:t>
      </w:r>
      <w:r>
        <w:fldChar w:fldCharType="begin"/>
      </w:r>
      <w:r>
        <w:instrText xml:space="preserve"> HYPERLINK "mailto:mengni.wang@intel.com"</w:instrText>
      </w:r>
      <w:bookmarkStart w:id="40" w:name="_@_C7F263E4617B4351AFDD99582C51001CZ"/>
      <w:r>
        <w:fldChar w:fldCharType="separate"/>
      </w:r>
      <w:bookmarkEnd w:id="40"/>
      <w:r w:rsidRPr="213D1A18">
        <w:rPr>
          <w:rStyle w:val="Mention"/>
          <w:noProof/>
        </w:rPr>
        <w:t>@Wang, Mengni</w:t>
      </w:r>
      <w:r>
        <w:fldChar w:fldCharType="end"/>
      </w:r>
      <w:r w:rsidRPr="5A0E22D7">
        <w:t xml:space="preserve"> </w:t>
      </w:r>
    </w:p>
  </w:comment>
  <w:comment w:id="41" w:author="Shen, Haihao" w:date="2025-08-21T06:53:00Z" w:initials="HS">
    <w:p w14:paraId="0FDB8ADE" w14:textId="3207EB57" w:rsidR="001E7EE4" w:rsidRDefault="001E7EE4" w:rsidP="00DD1F01">
      <w:pPr>
        <w:pStyle w:val="CommentText"/>
      </w:pPr>
      <w:r>
        <w:rPr>
          <w:rStyle w:val="CommentReference"/>
        </w:rPr>
        <w:annotationRef/>
      </w:r>
      <w:r>
        <w:fldChar w:fldCharType="begin"/>
      </w:r>
      <w:r>
        <w:instrText>HYPERLINK "mailto:mengni.wang@intel.com"</w:instrText>
      </w:r>
      <w:bookmarkStart w:id="42" w:name="_@_C6ED4158B3C74DD081E36DD9A15218E8Z"/>
      <w:r>
        <w:fldChar w:fldCharType="separate"/>
      </w:r>
      <w:bookmarkEnd w:id="42"/>
      <w:r w:rsidRPr="00DD1F01">
        <w:rPr>
          <w:rStyle w:val="Mention"/>
          <w:noProof/>
        </w:rPr>
        <w:t>@Wang, Mengni</w:t>
      </w:r>
      <w:r>
        <w:fldChar w:fldCharType="end"/>
      </w:r>
      <w:r>
        <w:t xml:space="preserve">  jump to the right subsection</w:t>
      </w:r>
    </w:p>
  </w:comment>
  <w:comment w:id="43" w:author="Shen, Haihao" w:date="2025-09-09T21:31:00Z" w:initials="HS">
    <w:p w14:paraId="3FD97A5E" w14:textId="77777777" w:rsidR="00AF411F" w:rsidRDefault="00AF411F" w:rsidP="00293CC2">
      <w:pPr>
        <w:pStyle w:val="CommentText"/>
      </w:pPr>
      <w:r>
        <w:rPr>
          <w:rStyle w:val="CommentReference"/>
        </w:rPr>
        <w:annotationRef/>
      </w:r>
      <w:r>
        <w:fldChar w:fldCharType="begin"/>
      </w:r>
      <w:r>
        <w:instrText>HYPERLINK "mailto:mengni.wang@intel.com"</w:instrText>
      </w:r>
      <w:bookmarkStart w:id="44" w:name="_@_088054BD513C4F748670CA0DB7B6C57AZ"/>
      <w:r>
        <w:fldChar w:fldCharType="separate"/>
      </w:r>
      <w:bookmarkEnd w:id="44"/>
      <w:r w:rsidRPr="00293CC2">
        <w:rPr>
          <w:rStyle w:val="Mention"/>
          <w:noProof/>
        </w:rPr>
        <w:t>@Wang, Mengni</w:t>
      </w:r>
      <w:r>
        <w:fldChar w:fldCharType="end"/>
      </w:r>
      <w:r>
        <w:t xml:space="preserve"> </w:t>
      </w:r>
    </w:p>
  </w:comment>
  <w:comment w:id="45" w:author="Huang, Tai" w:date="2025-08-05T15:03:00Z" w:initials="HT">
    <w:p w14:paraId="1B9DA0F6" w14:textId="44CD5694" w:rsidR="001E7EE4" w:rsidRDefault="001E7EE4">
      <w:pPr>
        <w:pStyle w:val="CommentText"/>
      </w:pPr>
      <w:r>
        <w:rPr>
          <w:rStyle w:val="CommentReference"/>
        </w:rPr>
        <w:annotationRef/>
      </w:r>
      <w:r w:rsidRPr="6519EEA3">
        <w:t xml:space="preserve">Owner: </w:t>
      </w:r>
      <w:r>
        <w:fldChar w:fldCharType="begin"/>
      </w:r>
      <w:r>
        <w:instrText xml:space="preserve"> HYPERLINK "mailto:xin3.he@intel.com"</w:instrText>
      </w:r>
      <w:bookmarkStart w:id="46" w:name="_@_238A6DC189F14712A868886C347226D3Z"/>
      <w:r>
        <w:fldChar w:fldCharType="separate"/>
      </w:r>
      <w:bookmarkEnd w:id="46"/>
      <w:r w:rsidRPr="7A444193">
        <w:rPr>
          <w:rStyle w:val="Mention"/>
          <w:noProof/>
        </w:rPr>
        <w:t>@He, Xin3</w:t>
      </w:r>
      <w:r>
        <w:fldChar w:fldCharType="end"/>
      </w:r>
      <w:r w:rsidRPr="1B5C7FD1">
        <w:t xml:space="preserve"> </w:t>
      </w:r>
    </w:p>
  </w:comment>
  <w:comment w:id="48" w:author="Grischenko, Andrei L" w:date="2025-08-28T04:58:00Z" w:initials="GA">
    <w:p w14:paraId="1D371133" w14:textId="77777777" w:rsidR="00BA42BC" w:rsidRDefault="00BA42BC">
      <w:pPr>
        <w:pStyle w:val="CommentText"/>
      </w:pPr>
      <w:r>
        <w:rPr>
          <w:rStyle w:val="CommentReference"/>
        </w:rPr>
        <w:annotationRef/>
      </w:r>
      <w:r w:rsidRPr="6CCDC10C">
        <w:t>in 2.1 it is mentioned that model has MXFP8/4 formats on CRI. Will those be added further to the recipe? Accuracy results are available as well?</w:t>
      </w:r>
    </w:p>
  </w:comment>
  <w:comment w:id="49" w:author="Huang, Tai" w:date="2025-09-01T02:04:00Z" w:initials="HT">
    <w:p w14:paraId="649B830E" w14:textId="77777777" w:rsidR="00BA42BC" w:rsidRDefault="00BA42BC">
      <w:pPr>
        <w:pStyle w:val="CommentText"/>
      </w:pPr>
      <w:r>
        <w:rPr>
          <w:rStyle w:val="CommentReference"/>
        </w:rPr>
        <w:annotationRef/>
      </w:r>
      <w:r w:rsidRPr="253E4F78">
        <w:t xml:space="preserve">This section needs to be moved back to section 2 as it is one of CRI key model now. Also MXFP8/MXFP4 recipe is ready with accuracy result. </w:t>
      </w:r>
      <w:r>
        <w:fldChar w:fldCharType="begin"/>
      </w:r>
      <w:r>
        <w:instrText xml:space="preserve"> HYPERLINK "mailto:xin3.he@intel.com"</w:instrText>
      </w:r>
      <w:bookmarkStart w:id="50" w:name="_@_EFF255ADCF5349189784E5B0F7BD95C1Z"/>
      <w:r>
        <w:fldChar w:fldCharType="separate"/>
      </w:r>
      <w:bookmarkEnd w:id="50"/>
      <w:r w:rsidRPr="4B54E9F0">
        <w:rPr>
          <w:rStyle w:val="Mention"/>
          <w:noProof/>
        </w:rPr>
        <w:t>@He, Xin3</w:t>
      </w:r>
      <w:r>
        <w:fldChar w:fldCharType="end"/>
      </w:r>
      <w:r w:rsidRPr="5CF1A102">
        <w:t xml:space="preserve"> will update this part after llama3.3 70B model acc updated     </w:t>
      </w:r>
    </w:p>
  </w:comment>
  <w:comment w:id="58" w:author="Laskowski, Krzysztof" w:date="2026-01-22T12:53:00Z" w:initials="LK">
    <w:p w14:paraId="739EA7E3" w14:textId="532B9611" w:rsidR="0030073D" w:rsidRDefault="0030073D">
      <w:pPr>
        <w:pStyle w:val="CommentText"/>
      </w:pPr>
      <w:r>
        <w:rPr>
          <w:rStyle w:val="CommentReference"/>
        </w:rPr>
        <w:annotationRef/>
      </w:r>
      <w:r w:rsidRPr="4F9CDCAD">
        <w:t>Which rounding mode is recommended for weights? Also nVidia (RCEIL)?</w:t>
      </w:r>
    </w:p>
  </w:comment>
  <w:comment w:id="59" w:author="He, Xin3" w:date="2026-01-23T10:37:00Z" w:initials="HX">
    <w:p w14:paraId="4F30C628" w14:textId="4E54EDD9" w:rsidR="005C12D0" w:rsidRDefault="005C12D0">
      <w:pPr>
        <w:pStyle w:val="CommentText"/>
      </w:pPr>
      <w:r>
        <w:rPr>
          <w:rStyle w:val="CommentReference"/>
        </w:rPr>
        <w:annotationRef/>
      </w:r>
      <w:r w:rsidRPr="0AD80815">
        <w:t>For weight, OCP scheme is always used. RCEIL is for the activation only in our [design](https://github.com/intel/auto-round/blob/57d1a8acfbe98ee55330caedbfb47bdc2a83276f/auto_round/schemes.py#L205).</w:t>
      </w:r>
    </w:p>
    <w:p w14:paraId="27511434" w14:textId="5E04D409" w:rsidR="005C12D0" w:rsidRDefault="005C12D0">
      <w:pPr>
        <w:pStyle w:val="CommentText"/>
      </w:pPr>
    </w:p>
  </w:comment>
  <w:comment w:id="75" w:author="Gouicem, Mourad" w:date="2025-06-19T19:01:00Z" w:initials="GM">
    <w:p w14:paraId="44F47E3B" w14:textId="18B0CF94" w:rsidR="00CE4FB7" w:rsidRDefault="00CE4FB7">
      <w:pPr>
        <w:pStyle w:val="CommentText"/>
      </w:pPr>
      <w:r>
        <w:rPr>
          <w:rStyle w:val="CommentReference"/>
        </w:rPr>
        <w:annotationRef/>
      </w:r>
      <w:r w:rsidRPr="395CCE89">
        <w:t>JGS seems to be moving forward with support of nvfp4+ (so e5m3 block scales without extra tensor scaling). Is that something we need to support as well? Does it come as additional recipe or replaces the nvfp4 one?</w:t>
      </w:r>
    </w:p>
  </w:comment>
  <w:comment w:id="76" w:author="Huang, Tai" w:date="2025-06-23T02:29:00Z" w:initials="HT">
    <w:p w14:paraId="33B77EA2" w14:textId="77075FC4" w:rsidR="00CE4FB7" w:rsidRDefault="00CE4FB7">
      <w:pPr>
        <w:pStyle w:val="CommentText"/>
      </w:pPr>
      <w:r>
        <w:rPr>
          <w:rStyle w:val="CommentReference"/>
        </w:rPr>
        <w:annotationRef/>
      </w:r>
      <w:r w:rsidRPr="781C0A20">
        <w:t xml:space="preserve">In our experiments, e5m3 without tensor scaling is slightly better than e4m3 with tensor scaling.  Not sure if this support is finalized in JGS, if so, we can replace it.  </w:t>
      </w:r>
      <w:r>
        <w:fldChar w:fldCharType="begin"/>
      </w:r>
      <w:r>
        <w:instrText xml:space="preserve"> HYPERLINK "mailto:haihao.shen@intel.com"</w:instrText>
      </w:r>
      <w:bookmarkStart w:id="78" w:name="_@_F58C225DD1394E29A6EEBB4945DB5DC7Z"/>
      <w:r>
        <w:fldChar w:fldCharType="separate"/>
      </w:r>
      <w:bookmarkEnd w:id="78"/>
      <w:r w:rsidRPr="08A37B98">
        <w:rPr>
          <w:rStyle w:val="Mention"/>
          <w:noProof/>
        </w:rPr>
        <w:t>@Shen, Haihao</w:t>
      </w:r>
      <w:r>
        <w:fldChar w:fldCharType="end"/>
      </w:r>
      <w:r w:rsidRPr="1727EF04">
        <w:t xml:space="preserve">, do u know if it is confirmed?     </w:t>
      </w:r>
    </w:p>
  </w:comment>
  <w:comment w:id="77" w:author="Shen, Haihao" w:date="2025-08-21T06:56:00Z" w:initials="HS">
    <w:p w14:paraId="6E878961" w14:textId="77777777" w:rsidR="00CE4FB7" w:rsidRDefault="00CE4FB7" w:rsidP="00CE4FB7">
      <w:pPr>
        <w:pStyle w:val="CommentText"/>
      </w:pPr>
      <w:r>
        <w:rPr>
          <w:rStyle w:val="CommentReference"/>
        </w:rPr>
        <w:annotationRef/>
      </w:r>
      <w:r>
        <w:t>NVFP4+ (element E2M1 and scale E5M3) has been approved in JGS, so it will get prioritized from recipe perspective, while assuming NVFP4 is still required from enabling perspective (INC, oneDNN, FWK) to be compatible with NV’s ecosystem.</w:t>
      </w:r>
    </w:p>
  </w:comment>
  <w:comment w:id="83" w:author="Gouicem, Mourad" w:date="2025-06-19T18:57:00Z" w:initials="GM">
    <w:p w14:paraId="5EBB13C6" w14:textId="3C54596B" w:rsidR="00CE4FB7" w:rsidRDefault="00CE4FB7">
      <w:pPr>
        <w:pStyle w:val="CommentText"/>
      </w:pPr>
      <w:r>
        <w:rPr>
          <w:rStyle w:val="CommentReference"/>
        </w:rPr>
        <w:annotationRef/>
      </w:r>
      <w:r w:rsidRPr="403D6F93">
        <w:t>could we put the type for activation and weights explicitly instead of W8A8 (to make sure we are exactly aligned and don't misinterpret implicit info)</w:t>
      </w:r>
    </w:p>
  </w:comment>
  <w:comment w:id="84" w:author="Huang, Tai" w:date="2025-06-22T22:03:00Z" w:initials="HT">
    <w:p w14:paraId="669B23AB" w14:textId="1CFE4D3F" w:rsidR="00CE4FB7" w:rsidRDefault="00CE4FB7">
      <w:pPr>
        <w:pStyle w:val="CommentText"/>
      </w:pPr>
      <w:r>
        <w:rPr>
          <w:rStyle w:val="CommentReference"/>
        </w:rPr>
        <w:annotationRef/>
      </w:r>
      <w:r w:rsidRPr="36EB4AC0">
        <w:t>updated</w:t>
      </w:r>
    </w:p>
  </w:comment>
  <w:comment w:id="85" w:author="Gouicem, Mourad" w:date="2025-06-22T20:19:00Z" w:initials="GM">
    <w:p w14:paraId="00EF7448" w14:textId="6DDEFF12" w:rsidR="00CE4FB7" w:rsidRDefault="00CE4FB7">
      <w:pPr>
        <w:pStyle w:val="CommentText"/>
      </w:pPr>
      <w:r>
        <w:rPr>
          <w:rStyle w:val="CommentReference"/>
        </w:rPr>
        <w:annotationRef/>
      </w:r>
      <w:r w:rsidRPr="379EAAE0">
        <w:t>Should it be UE4M3 (sign bit ignored)?</w:t>
      </w:r>
    </w:p>
  </w:comment>
  <w:comment w:id="86" w:author="Huang, Tai" w:date="2025-06-23T02:31:00Z" w:initials="HT">
    <w:p w14:paraId="1A718C26" w14:textId="441C8393" w:rsidR="00CE4FB7" w:rsidRDefault="00CE4FB7">
      <w:pPr>
        <w:pStyle w:val="CommentText"/>
      </w:pPr>
      <w:r>
        <w:rPr>
          <w:rStyle w:val="CommentReference"/>
        </w:rPr>
        <w:annotationRef/>
      </w:r>
      <w:r w:rsidRPr="34413E96">
        <w:t xml:space="preserve">Yes, it will be more accurate. will use UE4M3/UE5M3 </w:t>
      </w:r>
    </w:p>
  </w:comment>
  <w:comment w:id="87" w:author="Gouicem, Mourad" w:date="2025-06-19T18:58:00Z" w:initials="GM">
    <w:p w14:paraId="6F26B2C5" w14:textId="3A023858" w:rsidR="00CE4FB7" w:rsidRDefault="00CE4FB7">
      <w:pPr>
        <w:pStyle w:val="CommentText"/>
      </w:pPr>
      <w:r>
        <w:rPr>
          <w:rStyle w:val="CommentReference"/>
        </w:rPr>
        <w:annotationRef/>
      </w:r>
      <w:r w:rsidRPr="00D4170D">
        <w:t>For the extra scale, could you specify its datatype?</w:t>
      </w:r>
    </w:p>
  </w:comment>
  <w:comment w:id="88" w:author="Huang, Tai" w:date="2025-06-23T08:59:00Z" w:initials="HT">
    <w:p w14:paraId="79FFEF64" w14:textId="4996F7DA" w:rsidR="00CE4FB7" w:rsidRDefault="00CE4FB7">
      <w:pPr>
        <w:pStyle w:val="CommentText"/>
      </w:pPr>
      <w:r>
        <w:rPr>
          <w:rStyle w:val="CommentReference"/>
        </w:rPr>
        <w:annotationRef/>
      </w:r>
      <w:r w:rsidRPr="02F58816">
        <w:t>updated</w:t>
      </w:r>
    </w:p>
  </w:comment>
  <w:comment w:id="90" w:author="Laskowski, Krzysztof" w:date="2026-02-10T10:36:00Z" w:initials="LK">
    <w:p w14:paraId="7744B66B" w14:textId="496BB7B0" w:rsidR="00FD2BFA" w:rsidRDefault="00FD2BFA">
      <w:pPr>
        <w:pStyle w:val="CommentText"/>
      </w:pPr>
      <w:r>
        <w:rPr>
          <w:rStyle w:val="CommentReference"/>
        </w:rPr>
        <w:annotationRef/>
      </w:r>
      <w:r w:rsidRPr="4F1191A6">
        <w:t>Does it include the sdpa part in FP8? If so, what flavor of FP8 - MXFP8, 128x128 or per-tensor?</w:t>
      </w:r>
    </w:p>
  </w:comment>
  <w:comment w:id="91" w:author="Liu, Yi4" w:date="2026-02-25T11:56:00Z" w:initials="LY">
    <w:p w14:paraId="7529AC02" w14:textId="145D0B8D" w:rsidR="00607EEC" w:rsidRDefault="00607EEC">
      <w:pPr>
        <w:pStyle w:val="CommentText"/>
      </w:pPr>
      <w:r>
        <w:rPr>
          <w:rStyle w:val="CommentReference"/>
        </w:rPr>
        <w:annotationRef/>
      </w:r>
      <w:r w:rsidRPr="75F46E63">
        <w:t>No, the self-attn here refers to the attention module (Q/K/V proj Linear, SDPA, output proj Linear). We keep this part the same as the DeepSeek released model.</w:t>
      </w:r>
    </w:p>
    <w:p w14:paraId="09F1F4C9" w14:textId="5BC2B62D" w:rsidR="00607EEC" w:rsidRDefault="00607EEC">
      <w:pPr>
        <w:pStyle w:val="CommentText"/>
      </w:pPr>
      <w:r w:rsidRPr="56E465F9">
        <w:t>The linear modules use FP8 (128×128 block size), and the SDPA uses BF16.</w:t>
      </w:r>
    </w:p>
  </w:comment>
  <w:comment w:id="98" w:author="Gouicem, Mourad" w:date="2025-06-19T18:57:00Z" w:initials="GM">
    <w:p w14:paraId="062A56D7" w14:textId="77777777" w:rsidR="002578BB" w:rsidRDefault="002578BB" w:rsidP="002578BB">
      <w:pPr>
        <w:pStyle w:val="CommentText"/>
      </w:pPr>
      <w:r>
        <w:rPr>
          <w:rStyle w:val="CommentReference"/>
        </w:rPr>
        <w:annotationRef/>
      </w:r>
      <w:r w:rsidRPr="403D6F93">
        <w:t>could we put the type for activation and weights explicitly instead of W8A8 (to make sure we are exactly aligned and don't misinterpret implicit info)</w:t>
      </w:r>
    </w:p>
  </w:comment>
  <w:comment w:id="99" w:author="Huang, Tai" w:date="2025-06-22T22:03:00Z" w:initials="HT">
    <w:p w14:paraId="21522A8F" w14:textId="77777777" w:rsidR="002578BB" w:rsidRDefault="002578BB" w:rsidP="002578BB">
      <w:pPr>
        <w:pStyle w:val="CommentText"/>
      </w:pPr>
      <w:r>
        <w:rPr>
          <w:rStyle w:val="CommentReference"/>
        </w:rPr>
        <w:annotationRef/>
      </w:r>
      <w:r w:rsidRPr="36EB4AC0">
        <w:t>updated</w:t>
      </w:r>
    </w:p>
  </w:comment>
  <w:comment w:id="100" w:author="Gouicem, Mourad" w:date="2025-06-22T20:19:00Z" w:initials="GM">
    <w:p w14:paraId="6837691E" w14:textId="77777777" w:rsidR="002578BB" w:rsidRDefault="002578BB" w:rsidP="002578BB">
      <w:pPr>
        <w:pStyle w:val="CommentText"/>
      </w:pPr>
      <w:r>
        <w:rPr>
          <w:rStyle w:val="CommentReference"/>
        </w:rPr>
        <w:annotationRef/>
      </w:r>
      <w:r w:rsidRPr="379EAAE0">
        <w:t>Should it be UE4M3 (sign bit ignored)?</w:t>
      </w:r>
    </w:p>
  </w:comment>
  <w:comment w:id="101" w:author="Huang, Tai" w:date="2025-06-23T02:31:00Z" w:initials="HT">
    <w:p w14:paraId="30C89471" w14:textId="77777777" w:rsidR="002578BB" w:rsidRDefault="002578BB" w:rsidP="002578BB">
      <w:pPr>
        <w:pStyle w:val="CommentText"/>
      </w:pPr>
      <w:r>
        <w:rPr>
          <w:rStyle w:val="CommentReference"/>
        </w:rPr>
        <w:annotationRef/>
      </w:r>
      <w:r w:rsidRPr="34413E96">
        <w:t xml:space="preserve">Yes, it will be more accurate. will use UE4M3/UE5M3 </w:t>
      </w:r>
    </w:p>
  </w:comment>
  <w:comment w:id="102" w:author="Gouicem, Mourad" w:date="2025-06-19T18:58:00Z" w:initials="GM">
    <w:p w14:paraId="19F38626" w14:textId="77777777" w:rsidR="002578BB" w:rsidRDefault="002578BB" w:rsidP="002578BB">
      <w:pPr>
        <w:pStyle w:val="CommentText"/>
      </w:pPr>
      <w:r>
        <w:rPr>
          <w:rStyle w:val="CommentReference"/>
        </w:rPr>
        <w:annotationRef/>
      </w:r>
      <w:r w:rsidRPr="00D4170D">
        <w:t>For the extra scale, could you specify its datatype?</w:t>
      </w:r>
    </w:p>
  </w:comment>
  <w:comment w:id="103" w:author="Huang, Tai" w:date="2025-06-23T08:59:00Z" w:initials="HT">
    <w:p w14:paraId="2E6E2424" w14:textId="77777777" w:rsidR="002578BB" w:rsidRDefault="002578BB" w:rsidP="002578BB">
      <w:pPr>
        <w:pStyle w:val="CommentText"/>
      </w:pPr>
      <w:r>
        <w:rPr>
          <w:rStyle w:val="CommentReference"/>
        </w:rPr>
        <w:annotationRef/>
      </w:r>
      <w:r w:rsidRPr="02F58816">
        <w:t>updated</w:t>
      </w:r>
    </w:p>
  </w:comment>
  <w:comment w:id="105" w:author="Liu, Yi4" w:date="2026-03-30T10:41:00Z" w:initials="LY">
    <w:p w14:paraId="5B235E2C" w14:textId="41E61718" w:rsidR="001477C7" w:rsidRDefault="001477C7">
      <w:pPr>
        <w:pStyle w:val="CommentText"/>
      </w:pPr>
      <w:r>
        <w:rPr>
          <w:rStyle w:val="CommentReference"/>
        </w:rPr>
        <w:annotationRef/>
      </w:r>
      <w:r w:rsidRPr="55C9FC2E">
        <w:t>Using lm_eval 0.4.10</w:t>
      </w:r>
    </w:p>
  </w:comment>
  <w:comment w:id="112" w:author="Gouicem, Mourad" w:date="2025-06-19T18:57:00Z" w:initials="GM">
    <w:p w14:paraId="723981E1" w14:textId="33C9CA67" w:rsidR="00CE4FB7" w:rsidRDefault="00CE4FB7">
      <w:pPr>
        <w:pStyle w:val="CommentText"/>
      </w:pPr>
      <w:r>
        <w:rPr>
          <w:rStyle w:val="CommentReference"/>
        </w:rPr>
        <w:annotationRef/>
      </w:r>
      <w:r w:rsidRPr="66746A43">
        <w:t>could we put the type for activation and weights explicitly instead of W8A8 (to make sure we are exactly aligned and don't misinterpret implicit info)</w:t>
      </w:r>
    </w:p>
  </w:comment>
  <w:comment w:id="113" w:author="Huang, Tai" w:date="2025-06-22T22:03:00Z" w:initials="HT">
    <w:p w14:paraId="4764A15F" w14:textId="21AB42D0" w:rsidR="00CE4FB7" w:rsidRDefault="00CE4FB7">
      <w:pPr>
        <w:pStyle w:val="CommentText"/>
      </w:pPr>
      <w:r>
        <w:rPr>
          <w:rStyle w:val="CommentReference"/>
        </w:rPr>
        <w:annotationRef/>
      </w:r>
      <w:r w:rsidRPr="4EBD0CA4">
        <w:t>updated</w:t>
      </w:r>
    </w:p>
  </w:comment>
  <w:comment w:id="114" w:author="Gouicem, Mourad" w:date="2025-06-22T20:17:00Z" w:initials="GM">
    <w:p w14:paraId="33ABA48D" w14:textId="7D5CFACA" w:rsidR="00CE4FB7" w:rsidRDefault="00CE4FB7">
      <w:pPr>
        <w:pStyle w:val="CommentText"/>
      </w:pPr>
      <w:r>
        <w:rPr>
          <w:rStyle w:val="CommentReference"/>
        </w:rPr>
        <w:annotationRef/>
      </w:r>
      <w:r w:rsidRPr="4A5CB25B">
        <w:t>Thanks. just to make sure: fp8 is e4m3 (nv recipe), right?</w:t>
      </w:r>
    </w:p>
  </w:comment>
  <w:comment w:id="115" w:author="Huang, Tai" w:date="2025-06-23T09:02:00Z" w:initials="HT">
    <w:p w14:paraId="360B4FF1" w14:textId="497C4DF4" w:rsidR="00CE4FB7" w:rsidRDefault="00CE4FB7">
      <w:pPr>
        <w:pStyle w:val="CommentText"/>
      </w:pPr>
      <w:r>
        <w:rPr>
          <w:rStyle w:val="CommentReference"/>
        </w:rPr>
        <w:annotationRef/>
      </w:r>
      <w:r w:rsidRPr="01169A0A">
        <w:t xml:space="preserve">Yes, it is reflected in “Element format” field, will not use different format for weight and activation </w:t>
      </w:r>
    </w:p>
  </w:comment>
  <w:comment w:id="121" w:author="Sinha, Mohit" w:date="2025-11-19T13:29:00Z" w:initials="MS">
    <w:p w14:paraId="0662C8E6" w14:textId="77777777" w:rsidR="00470EB5" w:rsidRDefault="00470EB5" w:rsidP="00470EB5">
      <w:pPr>
        <w:pStyle w:val="CommentText"/>
      </w:pPr>
      <w:r>
        <w:rPr>
          <w:rStyle w:val="CommentReference"/>
        </w:rPr>
        <w:annotationRef/>
      </w:r>
      <w:r>
        <w:t>Unable to find the MXFP4 reference model for Llama4 Scout, could you please help in pointing to the model location.</w:t>
      </w:r>
      <w:r>
        <w:br/>
        <w:t>Or is it loaded in higher precision and then casted post load weights</w:t>
      </w:r>
    </w:p>
  </w:comment>
  <w:comment w:id="122" w:author="Huang, Tai" w:date="2025-11-26T13:53:00Z" w:initials="HT">
    <w:p w14:paraId="6578AA70" w14:textId="017409FE" w:rsidR="001F75B6" w:rsidRDefault="001F75B6">
      <w:pPr>
        <w:pStyle w:val="CommentText"/>
      </w:pPr>
      <w:r>
        <w:rPr>
          <w:rStyle w:val="CommentReference"/>
        </w:rPr>
        <w:annotationRef/>
      </w:r>
      <w:r w:rsidRPr="1377FBD4">
        <w:t xml:space="preserve">Llama seriesl model is not able to upload to HF model hub due to Intel legal feedback. but you can quantize locally with following example in INC repo:  https://github.com/intel/neural-compressor/tree/master/examples/pytorch/multimodal-modeling/quantization/auto_round/llama4 </w:t>
      </w:r>
    </w:p>
  </w:comment>
  <w:comment w:id="123" w:author="Gouicem, Mourad" w:date="2025-08-14T03:44:00Z" w:initials="GM">
    <w:p w14:paraId="419D8759" w14:textId="2748CF05" w:rsidR="00CE4FB7" w:rsidRDefault="00CE4FB7">
      <w:pPr>
        <w:pStyle w:val="CommentText"/>
      </w:pPr>
      <w:r>
        <w:rPr>
          <w:rStyle w:val="CommentReference"/>
        </w:rPr>
        <w:annotationRef/>
      </w:r>
      <w:r w:rsidRPr="6A829E8B">
        <w:t>If LInear is the only quantized op, is the expectation here that Linear inputs are MXFP4 but output is fp16/bf16? I guess this also means that previous layers to Linear should output MXFP4, right?</w:t>
      </w:r>
    </w:p>
  </w:comment>
  <w:comment w:id="124" w:author="Huang, Tai" w:date="2025-08-14T20:38:00Z" w:initials="HT">
    <w:p w14:paraId="6329598F" w14:textId="3A7D1EA8" w:rsidR="00CE4FB7" w:rsidRDefault="00CE4FB7">
      <w:pPr>
        <w:pStyle w:val="CommentText"/>
      </w:pPr>
      <w:r>
        <w:rPr>
          <w:rStyle w:val="CommentReference"/>
        </w:rPr>
        <w:annotationRef/>
      </w:r>
      <w:r w:rsidRPr="6BBFEBE5">
        <w:t xml:space="preserve">If the previous layer is also Linear, then it depends on HW, not sure if MXFP4 GEMM will support output MXFP4 directly though I think it should provide the option.  but in FWK level, it always has case that previous layer output is fp16/bf16, in this case, Linear likely needs option to support fp16/bf16 input and conduct dynamic quant to MXFP4   </w:t>
      </w:r>
    </w:p>
  </w:comment>
  <w:comment w:id="125" w:author="Yao, Matrix" w:date="2026-03-25T08:26:00Z" w:initials="YM">
    <w:p w14:paraId="3022DA6B" w14:textId="1BED5AC4" w:rsidR="00293C60" w:rsidRDefault="00293C60">
      <w:pPr>
        <w:pStyle w:val="CommentText"/>
      </w:pPr>
      <w:r>
        <w:rPr>
          <w:rStyle w:val="CommentReference"/>
        </w:rPr>
        <w:annotationRef/>
      </w:r>
      <w:r>
        <w:fldChar w:fldCharType="begin"/>
      </w:r>
      <w:r>
        <w:instrText xml:space="preserve"> HYPERLINK "mailto:tai.huang@intel.com"</w:instrText>
      </w:r>
      <w:bookmarkStart w:id="127" w:name="_@_D4C5F39CA3E043ECA48317CD36BE973AZ"/>
      <w:r>
        <w:fldChar w:fldCharType="separate"/>
      </w:r>
      <w:bookmarkEnd w:id="127"/>
      <w:r w:rsidRPr="5B76F049">
        <w:rPr>
          <w:rStyle w:val="Mention"/>
          <w:noProof/>
        </w:rPr>
        <w:t>@Huang, Tai</w:t>
      </w:r>
      <w:r>
        <w:fldChar w:fldCharType="end"/>
      </w:r>
      <w:r w:rsidRPr="1E51F7FB">
        <w:t xml:space="preserve"> , is MOE included in Linear? Or MOE not quantized?</w:t>
      </w:r>
    </w:p>
  </w:comment>
  <w:comment w:id="126" w:author="Huang, Tai" w:date="2026-03-26T09:36:00Z" w:initials="TH">
    <w:p w14:paraId="7A3E05BB" w14:textId="77777777" w:rsidR="00C631AA" w:rsidRDefault="00C631AA" w:rsidP="00C631AA">
      <w:pPr>
        <w:pStyle w:val="CommentText"/>
      </w:pPr>
      <w:r>
        <w:rPr>
          <w:rStyle w:val="CommentReference"/>
        </w:rPr>
        <w:annotationRef/>
      </w:r>
      <w:r>
        <w:t xml:space="preserve">In general, linear ops in MoE are included, router is excluded normally, and sometime shared_expert is excluded for accuracy reason.   </w:t>
      </w:r>
    </w:p>
  </w:comment>
  <w:comment w:id="131" w:author="Gouicem, Mourad" w:date="2025-06-19T18:57:00Z" w:initials="GM">
    <w:p w14:paraId="023C5C75" w14:textId="354B0B3E" w:rsidR="00CE4FB7" w:rsidRDefault="00CE4FB7">
      <w:pPr>
        <w:pStyle w:val="CommentText"/>
      </w:pPr>
      <w:r>
        <w:rPr>
          <w:rStyle w:val="CommentReference"/>
        </w:rPr>
        <w:annotationRef/>
      </w:r>
      <w:r w:rsidRPr="600A6D91">
        <w:t>could we put the type for activation and weights explicitly instead of W8A8 (to make sure we are exactly aligned and don't misinterpret implicit info)</w:t>
      </w:r>
    </w:p>
  </w:comment>
  <w:comment w:id="132" w:author="Huang, Tai" w:date="2025-06-22T22:03:00Z" w:initials="HT">
    <w:p w14:paraId="6CF9D0C8" w14:textId="52C19CE9" w:rsidR="00CE4FB7" w:rsidRDefault="00CE4FB7">
      <w:pPr>
        <w:pStyle w:val="CommentText"/>
      </w:pPr>
      <w:r>
        <w:rPr>
          <w:rStyle w:val="CommentReference"/>
        </w:rPr>
        <w:annotationRef/>
      </w:r>
      <w:r w:rsidRPr="6434036A">
        <w:t>updated</w:t>
      </w:r>
    </w:p>
  </w:comment>
  <w:comment w:id="133" w:author="Gouicem, Mourad" w:date="2025-06-19T18:56:00Z" w:initials="GM">
    <w:p w14:paraId="5EA01756" w14:textId="238EBCFE" w:rsidR="00CE4FB7" w:rsidRDefault="00CE4FB7">
      <w:pPr>
        <w:pStyle w:val="CommentText"/>
      </w:pPr>
      <w:r>
        <w:rPr>
          <w:rStyle w:val="CommentReference"/>
        </w:rPr>
        <w:annotationRef/>
      </w:r>
      <w:r w:rsidRPr="000CFE9A">
        <w:t>Could you add a section before with exact definition of MaxAbs and conversion formulas?</w:t>
      </w:r>
    </w:p>
    <w:p w14:paraId="2694919A" w14:textId="588352AE" w:rsidR="00CE4FB7" w:rsidRDefault="00CE4FB7">
      <w:pPr>
        <w:pStyle w:val="CommentText"/>
      </w:pPr>
      <w:r w:rsidRPr="08D5EC5A">
        <w:t>For fp scales I assume the scale is computed in f32 and then converted to scale_dt, but in case of e8m0, it could be more complex (see cublas documentation for one flavor: https://docs.nvidia.com/cuda/cublas/#d-block-quantization)</w:t>
      </w:r>
    </w:p>
  </w:comment>
  <w:comment w:id="134" w:author="Huang, Tai" w:date="2025-06-25T02:15:00Z" w:initials="HT">
    <w:p w14:paraId="79B2C285" w14:textId="748796AC" w:rsidR="00CE4FB7" w:rsidRDefault="00CE4FB7">
      <w:pPr>
        <w:pStyle w:val="CommentText"/>
      </w:pPr>
      <w:r>
        <w:rPr>
          <w:rStyle w:val="CommentReference"/>
        </w:rPr>
        <w:annotationRef/>
      </w:r>
      <w:r w:rsidRPr="754D7CDE">
        <w:t xml:space="preserve">Sure, will add a section for definitions, also according to recent direction from Oren, we need to prioritize MXFP8 instead of standard FP8 </w:t>
      </w:r>
    </w:p>
  </w:comment>
  <w:comment w:id="135" w:author="Gouicem, Mourad" w:date="2025-06-24T20:23:00Z" w:initials="GM">
    <w:p w14:paraId="5611ABC7" w14:textId="0B408BBE" w:rsidR="00CE4FB7" w:rsidRDefault="00CE4FB7">
      <w:pPr>
        <w:pStyle w:val="CommentText"/>
      </w:pPr>
      <w:r>
        <w:rPr>
          <w:rStyle w:val="CommentReference"/>
        </w:rPr>
        <w:annotationRef/>
      </w:r>
      <w:r w:rsidRPr="57612CA6">
        <w:t>That is news. Is there any rationale to pursue MXFP8 instead of commonly used fp8 recipes?</w:t>
      </w:r>
    </w:p>
    <w:p w14:paraId="6151A9E1" w14:textId="3DACA71A" w:rsidR="00CE4FB7" w:rsidRDefault="00CE4FB7">
      <w:pPr>
        <w:pStyle w:val="CommentText"/>
      </w:pPr>
      <w:r w:rsidRPr="18FA9A75">
        <w:t>IIRC, MXFP8 has low traction since it does not provide better accuracy nor better performance. Do we have new data that prompts us to differ from already implemented/used fp8 recipes?</w:t>
      </w:r>
    </w:p>
  </w:comment>
  <w:comment w:id="136" w:author="Huang, Tai" w:date="2025-06-25T02:42:00Z" w:initials="HT">
    <w:p w14:paraId="06E20889" w14:textId="3A5179B2" w:rsidR="00CE4FB7" w:rsidRDefault="00CE4FB7">
      <w:pPr>
        <w:pStyle w:val="CommentText"/>
      </w:pPr>
      <w:r>
        <w:rPr>
          <w:rStyle w:val="CommentReference"/>
        </w:rPr>
        <w:annotationRef/>
      </w:r>
      <w:r w:rsidRPr="0FA961ED">
        <w:t xml:space="preserve">This is still an open, please refer to </w:t>
      </w:r>
      <w:hyperlink r:id="rId3">
        <w:r w:rsidRPr="1B45B01F">
          <w:rPr>
            <w:rStyle w:val="Hyperlink"/>
          </w:rPr>
          <w:t>https://confluence.habana-labs.com/display/FS/JGS+AI+Core+stack+SW+Arch+sync</w:t>
        </w:r>
      </w:hyperlink>
      <w:r w:rsidRPr="5F91049A">
        <w:t xml:space="preserve"> (ww26’25, open a. FP8). Oren is pushing this direction from performance perspective. We are working on accuracy verification on large model like DeepSeek R1. according to previous experience, it is likely ok on large model, but we also raised the risk on small model     </w:t>
      </w:r>
    </w:p>
  </w:comment>
  <w:comment w:id="137" w:author="Huang, Tai" w:date="1900-01-01T00:00:00Z" w:initials="HT">
    <w:p w14:paraId="701C01CE" w14:textId="47431B68" w:rsidR="006169E2" w:rsidRDefault="006169E2">
      <w:pPr>
        <w:pStyle w:val="CommentText"/>
      </w:pPr>
      <w:r>
        <w:rPr>
          <w:rStyle w:val="CommentReference"/>
        </w:rPr>
        <w:annotationRef/>
      </w:r>
      <w:r w:rsidRPr="1A7943FC">
        <w:t>Add section 1.3 &amp; 1.4 for scaling method definitions</w:t>
      </w:r>
    </w:p>
  </w:comment>
  <w:comment w:id="139" w:author="Gouicem, Mourad" w:date="2025-06-19T18:57:00Z" w:initials="GM">
    <w:p w14:paraId="76F5E5CF" w14:textId="5B968B62" w:rsidR="00CE4FB7" w:rsidRDefault="00CE4FB7">
      <w:pPr>
        <w:pStyle w:val="CommentText"/>
      </w:pPr>
      <w:r>
        <w:rPr>
          <w:rStyle w:val="CommentReference"/>
        </w:rPr>
        <w:annotationRef/>
      </w:r>
      <w:r w:rsidRPr="61709BE9">
        <w:t>could we put the type for activation and weights explicitly instead of W8A8 (to make sure we are exactly aligned and don't misinterpret implicit info)</w:t>
      </w:r>
    </w:p>
  </w:comment>
  <w:comment w:id="140" w:author="Huang, Tai" w:date="2025-06-22T22:04:00Z" w:initials="HT">
    <w:p w14:paraId="37E03A2C" w14:textId="58BF5336" w:rsidR="00CE4FB7" w:rsidRDefault="00CE4FB7">
      <w:pPr>
        <w:pStyle w:val="CommentText"/>
      </w:pPr>
      <w:r>
        <w:rPr>
          <w:rStyle w:val="CommentReference"/>
        </w:rPr>
        <w:annotationRef/>
      </w:r>
      <w:r w:rsidRPr="5338AF3A">
        <w:t>updated</w:t>
      </w:r>
    </w:p>
  </w:comment>
  <w:comment w:id="141" w:author="Gouicem, Mourad" w:date="2025-06-22T20:18:00Z" w:initials="GM">
    <w:p w14:paraId="39FF6B9B" w14:textId="3629090B" w:rsidR="00CE4FB7" w:rsidRDefault="00CE4FB7">
      <w:pPr>
        <w:pStyle w:val="CommentText"/>
      </w:pPr>
      <w:r>
        <w:rPr>
          <w:rStyle w:val="CommentReference"/>
        </w:rPr>
        <w:annotationRef/>
      </w:r>
      <w:r w:rsidRPr="519AD3CE">
        <w:t>Do you mean UE4M3 (sign bit ignored)?</w:t>
      </w:r>
    </w:p>
  </w:comment>
  <w:comment w:id="142" w:author="Huang, Tai" w:date="2025-06-23T02:33:00Z" w:initials="HT">
    <w:p w14:paraId="58ACDFDB" w14:textId="4C792E2F" w:rsidR="00CE4FB7" w:rsidRDefault="00CE4FB7">
      <w:pPr>
        <w:pStyle w:val="CommentText"/>
      </w:pPr>
      <w:r>
        <w:rPr>
          <w:rStyle w:val="CommentReference"/>
        </w:rPr>
        <w:annotationRef/>
      </w:r>
      <w:r w:rsidRPr="53F6F711">
        <w:t>Updated</w:t>
      </w:r>
    </w:p>
  </w:comment>
  <w:comment w:id="165" w:author="Gouicem, Mourad" w:date="2025-06-19T18:59:00Z" w:initials="GM">
    <w:p w14:paraId="0735721E" w14:textId="4E540ED0" w:rsidR="00CE4FB7" w:rsidRDefault="00CE4FB7">
      <w:pPr>
        <w:pStyle w:val="CommentText"/>
      </w:pPr>
      <w:r>
        <w:rPr>
          <w:rStyle w:val="CommentReference"/>
        </w:rPr>
        <w:annotationRef/>
      </w:r>
      <w:r w:rsidRPr="06259CF8">
        <w:t>Just to make sure: Autoround applies to INC, but from oneDNN perspective, this just implies statically quantized weights, correct?</w:t>
      </w:r>
    </w:p>
  </w:comment>
  <w:comment w:id="166" w:author="Huang, Tai" w:date="2025-06-22T22:08:00Z" w:initials="HT">
    <w:p w14:paraId="3A43EC82" w14:textId="33C0C12A" w:rsidR="00CE4FB7" w:rsidRDefault="00CE4FB7">
      <w:pPr>
        <w:pStyle w:val="CommentText"/>
      </w:pPr>
      <w:r>
        <w:rPr>
          <w:rStyle w:val="CommentReference"/>
        </w:rPr>
        <w:annotationRef/>
      </w:r>
      <w:r w:rsidRPr="4DC20185">
        <w:t>You are right, AutoRound algo is applied in quantization stage to generate quantized weight. From oneDNN perspective, it is just statically quantized weight.</w:t>
      </w:r>
    </w:p>
  </w:comment>
  <w:comment w:id="170" w:author="Gouicem, Mourad" w:date="2025-06-19T11:59:00Z" w:initials="GM">
    <w:p w14:paraId="2621A9E7" w14:textId="1CE33C2C" w:rsidR="00CE4FB7" w:rsidRDefault="00CE4FB7">
      <w:pPr>
        <w:pStyle w:val="CommentText"/>
      </w:pPr>
      <w:r>
        <w:rPr>
          <w:rStyle w:val="CommentReference"/>
        </w:rPr>
        <w:annotationRef/>
      </w:r>
      <w:r w:rsidRPr="4593F4DE">
        <w:t>Just to make sure: Autoround applies to INC, but from oneDNN perspective, this just implies statically quantized weights, correct?</w:t>
      </w:r>
    </w:p>
  </w:comment>
  <w:comment w:id="171" w:author="Huang, Tai" w:date="2025-06-22T15:08:00Z" w:initials="HT">
    <w:p w14:paraId="1C03FF98" w14:textId="23BF4CB0" w:rsidR="00CE4FB7" w:rsidRDefault="00CE4FB7">
      <w:pPr>
        <w:pStyle w:val="CommentText"/>
      </w:pPr>
      <w:r>
        <w:rPr>
          <w:rStyle w:val="CommentReference"/>
        </w:rPr>
        <w:annotationRef/>
      </w:r>
      <w:r w:rsidRPr="6D759574">
        <w:t>You are right, AutoRound algo is applied in quantization stage to generate quantized weight. From oneDNN perspective, it is just statically quantized weight.</w:t>
      </w:r>
    </w:p>
  </w:comment>
  <w:comment w:id="191" w:author="Huang, Tai" w:date="2025-08-25T06:26:00Z" w:initials="HT">
    <w:p w14:paraId="1E251484" w14:textId="77777777" w:rsidR="00823863" w:rsidRDefault="00823863" w:rsidP="00823863">
      <w:pPr>
        <w:pStyle w:val="CommentText"/>
      </w:pPr>
      <w:r>
        <w:rPr>
          <w:rStyle w:val="CommentReference"/>
        </w:rPr>
        <w:annotationRef/>
      </w:r>
      <w:r>
        <w:fldChar w:fldCharType="begin"/>
      </w:r>
      <w:r>
        <w:instrText xml:space="preserve"> HYPERLINK "mailto:kaokao.lv@intel.com"</w:instrText>
      </w:r>
      <w:bookmarkStart w:id="193" w:name="_@_572706B31ACC4FF7B7005DE5F195F248Z"/>
      <w:r>
        <w:fldChar w:fldCharType="separate"/>
      </w:r>
      <w:bookmarkEnd w:id="193"/>
      <w:r w:rsidRPr="62BA7C67">
        <w:rPr>
          <w:rStyle w:val="Mention"/>
          <w:noProof/>
        </w:rPr>
        <w:t>@Lv, Kaokao</w:t>
      </w:r>
      <w:r>
        <w:fldChar w:fldCharType="end"/>
      </w:r>
      <w:r w:rsidRPr="66311810">
        <w:t xml:space="preserve"> , suggest to use upper-case convention for data type in this section so that the whole document is consistent  </w:t>
      </w:r>
    </w:p>
  </w:comment>
  <w:comment w:id="192" w:author="Lv, Kaokao" w:date="2025-08-25T06:44:00Z" w:initials="LK">
    <w:p w14:paraId="0F90C607" w14:textId="77777777" w:rsidR="00823863" w:rsidRDefault="00823863" w:rsidP="00823863">
      <w:pPr>
        <w:pStyle w:val="CommentText"/>
      </w:pPr>
      <w:r>
        <w:rPr>
          <w:rStyle w:val="CommentReference"/>
        </w:rPr>
        <w:annotationRef/>
      </w:r>
      <w:r w:rsidRPr="09A83C87">
        <w:t>fixed them</w:t>
      </w:r>
    </w:p>
  </w:comment>
  <w:comment w:id="197" w:author="Shen, Haihao" w:date="2025-10-27T07:04:00Z" w:initials="HS">
    <w:p w14:paraId="0C7C6B9D" w14:textId="73CE4549" w:rsidR="00433E60" w:rsidRDefault="00433E60" w:rsidP="00433E60">
      <w:pPr>
        <w:pStyle w:val="CommentText"/>
      </w:pPr>
      <w:r>
        <w:rPr>
          <w:rStyle w:val="CommentReference"/>
        </w:rPr>
        <w:annotationRef/>
      </w:r>
      <w:r>
        <w:fldChar w:fldCharType="begin"/>
      </w:r>
      <w:r>
        <w:instrText>HYPERLINK "mailto:kaokao.lv@intel.com"</w:instrText>
      </w:r>
      <w:bookmarkStart w:id="199" w:name="_@_D54A2B24C59940C08CCC9F09D7FB4C42Z"/>
      <w:r>
        <w:fldChar w:fldCharType="separate"/>
      </w:r>
      <w:bookmarkEnd w:id="199"/>
      <w:r w:rsidRPr="00433E60">
        <w:rPr>
          <w:rStyle w:val="Mention"/>
          <w:noProof/>
        </w:rPr>
        <w:t>@Lv, Kaokao</w:t>
      </w:r>
      <w:r>
        <w:fldChar w:fldCharType="end"/>
      </w:r>
      <w:r>
        <w:t xml:space="preserve">  can we just try using MXFP8-E4M3 for backward? Or this is what Nvdia recommends.</w:t>
      </w:r>
    </w:p>
  </w:comment>
  <w:comment w:id="198" w:author="Lv, Kaokao" w:date="2025-10-27T10:39:00Z" w:initials="LK">
    <w:p w14:paraId="16DC90C5" w14:textId="1DBA15A8" w:rsidR="00587C8E" w:rsidRDefault="00587C8E">
      <w:pPr>
        <w:pStyle w:val="CommentText"/>
      </w:pPr>
      <w:r>
        <w:rPr>
          <w:rStyle w:val="CommentReference"/>
        </w:rPr>
        <w:annotationRef/>
      </w:r>
      <w:r w:rsidRPr="5CD4C2B6">
        <w:t>we can try MXFP8-E4M3 for backward. there are no recommends from nvidia doc</w:t>
      </w:r>
    </w:p>
  </w:comment>
  <w:comment w:id="204" w:author="Lei, Zhenyuan" w:date="2026-04-03T14:26:00Z" w:initials="LZ">
    <w:p w14:paraId="553344E4" w14:textId="6D2D37C3" w:rsidR="006F1A5E" w:rsidRDefault="006F1A5E">
      <w:pPr>
        <w:pStyle w:val="CommentText"/>
      </w:pPr>
      <w:r>
        <w:rPr>
          <w:rStyle w:val="CommentReference"/>
        </w:rPr>
        <w:annotationRef/>
      </w:r>
      <w:r w:rsidRPr="15F8F021">
        <w:t>Fine-Tuning here is full parameter or using LoRA? If use LoRA, shall we provide LoRA config?</w:t>
      </w:r>
    </w:p>
  </w:comment>
  <w:comment w:id="205" w:author="Shen, Haihao" w:date="2025-10-27T07:13:00Z" w:initials="HS">
    <w:p w14:paraId="7E89833D" w14:textId="6A90360C" w:rsidR="00DD4591" w:rsidRDefault="00DD4591" w:rsidP="00DD4591">
      <w:pPr>
        <w:pStyle w:val="CommentText"/>
      </w:pPr>
      <w:r>
        <w:rPr>
          <w:rStyle w:val="CommentReference"/>
        </w:rPr>
        <w:annotationRef/>
      </w:r>
      <w:r>
        <w:fldChar w:fldCharType="begin"/>
      </w:r>
      <w:r>
        <w:instrText>HYPERLINK "mailto:kaokao.lv@intel.com"</w:instrText>
      </w:r>
      <w:bookmarkStart w:id="207" w:name="_@_32698CA3EA4F43259526102C6AC31D76Z"/>
      <w:r>
        <w:fldChar w:fldCharType="separate"/>
      </w:r>
      <w:bookmarkEnd w:id="207"/>
      <w:r w:rsidRPr="00DD4591">
        <w:rPr>
          <w:rStyle w:val="Mention"/>
          <w:noProof/>
        </w:rPr>
        <w:t>@Lv, Kaokao</w:t>
      </w:r>
      <w:r>
        <w:fldChar w:fldCharType="end"/>
      </w:r>
      <w:r>
        <w:t xml:space="preserve">  why mxfp8/fp8 needs more gpu memory than bf16?</w:t>
      </w:r>
    </w:p>
  </w:comment>
  <w:comment w:id="206" w:author="Lv, Kaokao" w:date="2025-10-27T10:38:00Z" w:initials="LK">
    <w:p w14:paraId="2E234DE6" w14:textId="7968522C" w:rsidR="00587C8E" w:rsidRDefault="00587C8E">
      <w:pPr>
        <w:pStyle w:val="CommentText"/>
      </w:pPr>
      <w:r>
        <w:rPr>
          <w:rStyle w:val="CommentReference"/>
        </w:rPr>
        <w:annotationRef/>
      </w:r>
      <w:r w:rsidRPr="790FF903">
        <w:t>mxfp8/fp8 need save more extra_state, like fwd/bwd scales. When train the 70B model, set the optimizer cpu offloading to avoid OOM.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0AE85AB" w15:done="0"/>
  <w15:commentEx w15:paraId="69D80D76" w15:paraIdParent="50AE85AB" w15:done="0"/>
  <w15:commentEx w15:paraId="00440BEB" w15:paraIdParent="50AE85AB" w15:done="0"/>
  <w15:commentEx w15:paraId="352D63DF" w15:done="1"/>
  <w15:commentEx w15:paraId="01C17E25" w15:paraIdParent="352D63DF" w15:done="1"/>
  <w15:commentEx w15:paraId="4CC679E3" w15:done="1"/>
  <w15:commentEx w15:paraId="753ED33A" w15:paraIdParent="4CC679E3" w15:done="1"/>
  <w15:commentEx w15:paraId="5B264E4D" w15:done="0"/>
  <w15:commentEx w15:paraId="2314A3B7" w15:done="0"/>
  <w15:commentEx w15:paraId="6A73005D" w15:done="0"/>
  <w15:commentEx w15:paraId="5270E5A3" w15:done="0"/>
  <w15:commentEx w15:paraId="706ADD1F" w15:done="0"/>
  <w15:commentEx w15:paraId="6C3FA611" w15:done="1"/>
  <w15:commentEx w15:paraId="53C6B911" w15:done="0"/>
  <w15:commentEx w15:paraId="111F262E" w15:done="0"/>
  <w15:commentEx w15:paraId="348B3F2F" w15:done="0"/>
  <w15:commentEx w15:paraId="4A21B077" w15:done="0"/>
  <w15:commentEx w15:paraId="44D272DF" w15:done="0"/>
  <w15:commentEx w15:paraId="639D873C" w15:done="0"/>
  <w15:commentEx w15:paraId="16A697BD" w15:done="0"/>
  <w15:commentEx w15:paraId="2E8F1784" w15:done="1"/>
  <w15:commentEx w15:paraId="3B8812F8" w15:done="0"/>
  <w15:commentEx w15:paraId="59D35773" w15:done="0"/>
  <w15:commentEx w15:paraId="0FDB8ADE" w15:done="1"/>
  <w15:commentEx w15:paraId="3FD97A5E" w15:done="1"/>
  <w15:commentEx w15:paraId="1B9DA0F6" w15:done="0"/>
  <w15:commentEx w15:paraId="1D371133" w15:done="1"/>
  <w15:commentEx w15:paraId="649B830E" w15:paraIdParent="1D371133" w15:done="1"/>
  <w15:commentEx w15:paraId="739EA7E3" w15:done="0"/>
  <w15:commentEx w15:paraId="27511434" w15:paraIdParent="739EA7E3" w15:done="0"/>
  <w15:commentEx w15:paraId="44F47E3B" w15:done="1"/>
  <w15:commentEx w15:paraId="33B77EA2" w15:paraIdParent="44F47E3B" w15:done="1"/>
  <w15:commentEx w15:paraId="6E878961" w15:paraIdParent="44F47E3B" w15:done="1"/>
  <w15:commentEx w15:paraId="5EBB13C6" w15:done="1"/>
  <w15:commentEx w15:paraId="669B23AB" w15:paraIdParent="5EBB13C6" w15:done="1"/>
  <w15:commentEx w15:paraId="00EF7448" w15:done="1"/>
  <w15:commentEx w15:paraId="1A718C26" w15:paraIdParent="00EF7448" w15:done="1"/>
  <w15:commentEx w15:paraId="6F26B2C5" w15:done="1"/>
  <w15:commentEx w15:paraId="79FFEF64" w15:paraIdParent="6F26B2C5" w15:done="1"/>
  <w15:commentEx w15:paraId="7744B66B" w15:done="0"/>
  <w15:commentEx w15:paraId="09F1F4C9" w15:paraIdParent="7744B66B" w15:done="0"/>
  <w15:commentEx w15:paraId="062A56D7" w15:done="1"/>
  <w15:commentEx w15:paraId="21522A8F" w15:paraIdParent="062A56D7" w15:done="1"/>
  <w15:commentEx w15:paraId="6837691E" w15:done="1"/>
  <w15:commentEx w15:paraId="30C89471" w15:paraIdParent="6837691E" w15:done="1"/>
  <w15:commentEx w15:paraId="19F38626" w15:done="1"/>
  <w15:commentEx w15:paraId="2E6E2424" w15:paraIdParent="19F38626" w15:done="1"/>
  <w15:commentEx w15:paraId="5B235E2C" w15:done="0"/>
  <w15:commentEx w15:paraId="723981E1" w15:done="1"/>
  <w15:commentEx w15:paraId="4764A15F" w15:paraIdParent="723981E1" w15:done="1"/>
  <w15:commentEx w15:paraId="33ABA48D" w15:paraIdParent="723981E1" w15:done="1"/>
  <w15:commentEx w15:paraId="360B4FF1" w15:paraIdParent="723981E1" w15:done="1"/>
  <w15:commentEx w15:paraId="0662C8E6" w15:done="0"/>
  <w15:commentEx w15:paraId="6578AA70" w15:paraIdParent="0662C8E6" w15:done="0"/>
  <w15:commentEx w15:paraId="419D8759" w15:done="0"/>
  <w15:commentEx w15:paraId="6329598F" w15:paraIdParent="419D8759" w15:done="0"/>
  <w15:commentEx w15:paraId="3022DA6B" w15:done="0"/>
  <w15:commentEx w15:paraId="7A3E05BB" w15:paraIdParent="3022DA6B" w15:done="0"/>
  <w15:commentEx w15:paraId="023C5C75" w15:done="1"/>
  <w15:commentEx w15:paraId="6CF9D0C8" w15:paraIdParent="023C5C75" w15:done="1"/>
  <w15:commentEx w15:paraId="2694919A" w15:done="1"/>
  <w15:commentEx w15:paraId="79B2C285" w15:paraIdParent="2694919A" w15:done="1"/>
  <w15:commentEx w15:paraId="6151A9E1" w15:paraIdParent="2694919A" w15:done="1"/>
  <w15:commentEx w15:paraId="06E20889" w15:paraIdParent="2694919A" w15:done="1"/>
  <w15:commentEx w15:paraId="701C01CE" w15:paraIdParent="2694919A" w15:done="1"/>
  <w15:commentEx w15:paraId="76F5E5CF" w15:done="1"/>
  <w15:commentEx w15:paraId="37E03A2C" w15:paraIdParent="76F5E5CF" w15:done="1"/>
  <w15:commentEx w15:paraId="39FF6B9B" w15:done="1"/>
  <w15:commentEx w15:paraId="58ACDFDB" w15:paraIdParent="39FF6B9B" w15:done="1"/>
  <w15:commentEx w15:paraId="0735721E" w15:done="1"/>
  <w15:commentEx w15:paraId="3A43EC82" w15:paraIdParent="0735721E" w15:done="1"/>
  <w15:commentEx w15:paraId="2621A9E7" w15:done="1"/>
  <w15:commentEx w15:paraId="1C03FF98" w15:paraIdParent="2621A9E7" w15:done="1"/>
  <w15:commentEx w15:paraId="1E251484" w15:done="1"/>
  <w15:commentEx w15:paraId="0F90C607" w15:paraIdParent="1E251484" w15:done="1"/>
  <w15:commentEx w15:paraId="0C7C6B9D" w15:done="0"/>
  <w15:commentEx w15:paraId="16DC90C5" w15:paraIdParent="0C7C6B9D" w15:done="0"/>
  <w15:commentEx w15:paraId="553344E4" w15:done="0"/>
  <w15:commentEx w15:paraId="7E89833D" w15:done="0"/>
  <w15:commentEx w15:paraId="2E234DE6" w15:paraIdParent="7E89833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C943800" w16cex:dateUtc="2025-06-24T22:59:00Z"/>
  <w16cex:commentExtensible w16cex:durableId="55213AB2" w16cex:dateUtc="2025-06-25T05:57:00Z">
    <w16cex:extLst>
      <w16:ext w16:uri="{CE6994B0-6A32-4C9F-8C6B-6E91EDA988CE}">
        <cr:reactions xmlns:cr="http://schemas.microsoft.com/office/comments/2020/reactions">
          <cr:reaction reactionType="1">
            <cr:reactionInfo dateUtc="2025-06-25T17:02:40Z">
              <cr:user userId="S::konstantin.i.arturov@intel.com::28d4a7aa-a5bb-4be1-9018-017cf6f49ef7" userProvider="AD" userName="Arturov, Konstantin I"/>
            </cr:reactionInfo>
          </cr:reaction>
        </cr:reactions>
      </w16:ext>
    </w16cex:extLst>
  </w16cex:commentExtensible>
  <w16cex:commentExtensible w16cex:durableId="1EA05904" w16cex:dateUtc="2025-07-02T02:56:00Z"/>
  <w16cex:commentExtensible w16cex:durableId="3845C83B" w16cex:dateUtc="2025-06-25T01:45:00Z"/>
  <w16cex:commentExtensible w16cex:durableId="42974078" w16cex:dateUtc="2025-06-25T06:18:00Z">
    <w16cex:extLst>
      <w16:ext w16:uri="{CE6994B0-6A32-4C9F-8C6B-6E91EDA988CE}">
        <cr:reactions xmlns:cr="http://schemas.microsoft.com/office/comments/2020/reactions">
          <cr:reaction reactionType="1">
            <cr:reactionInfo dateUtc="2025-06-25T17:02:31Z">
              <cr:user userId="S::konstantin.i.arturov@intel.com::28d4a7aa-a5bb-4be1-9018-017cf6f49ef7" userProvider="AD" userName="Arturov, Konstantin I"/>
            </cr:reactionInfo>
            <cr:reactionInfo dateUtc="2025-06-25T08:18:42Z">
              <cr:user userId="S::mourad.gouicem@intel.com::6b501f35-a517-48b0-9445-763c754df07e" userProvider="AD" userName="Gouicem, Mourad"/>
            </cr:reactionInfo>
          </cr:reaction>
        </cr:reactions>
      </w16:ext>
    </w16cex:extLst>
  </w16cex:commentExtensible>
  <w16cex:commentExtensible w16cex:durableId="73EEE759" w16cex:dateUtc="2025-08-14T15:55:00Z">
    <w16cex:extLst>
      <w16:ext w16:uri="{CE6994B0-6A32-4C9F-8C6B-6E91EDA988CE}">
        <cr:reactions xmlns:cr="http://schemas.microsoft.com/office/comments/2020/reactions">
          <cr:reaction reactionType="1">
            <cr:reactionInfo dateUtc="2025-08-15T08:40:16Z">
              <cr:user userId="S::tai.huang@intel.com::be251857-e2aa-4057-854a-fe1a33514eb8" userProvider="AD" userName="Huang, Tai"/>
            </cr:reactionInfo>
          </cr:reaction>
        </cr:reactions>
      </w16:ext>
    </w16cex:extLst>
  </w16cex:commentExtensible>
  <w16cex:commentExtensible w16cex:durableId="60C46561" w16cex:dateUtc="2025-08-15T08:40:00Z">
    <w16cex:extLst>
      <w16:ext w16:uri="{CE6994B0-6A32-4C9F-8C6B-6E91EDA988CE}">
        <cr:reactions xmlns:cr="http://schemas.microsoft.com/office/comments/2020/reactions">
          <cr:reaction reactionType="1">
            <cr:reactionInfo dateUtc="2025-08-18T08:52:56Z">
              <cr:user userId="S::mourad.gouicem@intel.com::6b501f35-a517-48b0-9445-763c754df07e" userProvider="AD" userName="Gouicem, Mourad"/>
            </cr:reactionInfo>
          </cr:reaction>
        </cr:reactions>
      </w16:ext>
    </w16cex:extLst>
  </w16cex:commentExtensible>
  <w16cex:commentExtensible w16cex:durableId="5A4C1190" w16cex:dateUtc="2025-08-05T14:07:00Z"/>
  <w16cex:commentExtensible w16cex:durableId="15267883" w16cex:dateUtc="2025-08-20T22:54:00Z"/>
  <w16cex:commentExtensible w16cex:durableId="22F9113F" w16cex:dateUtc="2025-08-05T13:51:00Z"/>
  <w16cex:commentExtensible w16cex:durableId="71288FC4" w16cex:dateUtc="2025-08-05T13:51:00Z"/>
  <w16cex:commentExtensible w16cex:durableId="6B8AFA4C" w16cex:dateUtc="2025-08-05T13:50:00Z"/>
  <w16cex:commentExtensible w16cex:durableId="09A95B6A" w16cex:dateUtc="2025-08-20T22:53:00Z"/>
  <w16cex:commentExtensible w16cex:durableId="1CBFB18D" w16cex:dateUtc="2025-08-20T22:53:00Z"/>
  <w16cex:commentExtensible w16cex:durableId="2B8405CC" w16cex:dateUtc="2025-08-05T14:11:00Z"/>
  <w16cex:commentExtensible w16cex:durableId="3251C8EA" w16cex:dateUtc="2025-10-15T02:38:00Z"/>
  <w16cex:commentExtensible w16cex:durableId="552725C8" w16cex:dateUtc="2025-08-05T14:13:00Z"/>
  <w16cex:commentExtensible w16cex:durableId="5757CFFF" w16cex:dateUtc="2025-08-05T14:13:00Z"/>
  <w16cex:commentExtensible w16cex:durableId="5017D0BB" w16cex:dateUtc="2025-08-05T13:50:00Z"/>
  <w16cex:commentExtensible w16cex:durableId="3FE78F33" w16cex:dateUtc="2025-08-05T13:50:00Z"/>
  <w16cex:commentExtensible w16cex:durableId="06C8B57C" w16cex:dateUtc="2025-08-20T22:53:00Z"/>
  <w16cex:commentExtensible w16cex:durableId="37DF6DF3" w16cex:dateUtc="2025-08-05T13:51:00Z"/>
  <w16cex:commentExtensible w16cex:durableId="25111169" w16cex:dateUtc="2025-08-05T13:51:00Z"/>
  <w16cex:commentExtensible w16cex:durableId="14B4EA2C" w16cex:dateUtc="2025-08-20T22:53:00Z"/>
  <w16cex:commentExtensible w16cex:durableId="4ADE28D7" w16cex:dateUtc="2025-09-09T13:31:00Z"/>
  <w16cex:commentExtensible w16cex:durableId="46BDC08F" w16cex:dateUtc="2025-08-05T14:03:00Z"/>
  <w16cex:commentExtensible w16cex:durableId="605D694B" w16cex:dateUtc="2025-08-28T09:58:00Z"/>
  <w16cex:commentExtensible w16cex:durableId="5A737FAA" w16cex:dateUtc="2025-09-01T01:04:00Z"/>
  <w16cex:commentExtensible w16cex:durableId="0D481854" w16cex:dateUtc="2026-01-22T11:53:00Z"/>
  <w16cex:commentExtensible w16cex:durableId="5396BF5B" w16cex:dateUtc="2026-01-23T02:37:00Z"/>
  <w16cex:commentExtensible w16cex:durableId="21B269A6" w16cex:dateUtc="2025-06-20T07:01:00Z"/>
  <w16cex:commentExtensible w16cex:durableId="62A5F5DB" w16cex:dateUtc="2025-06-23T08:29:00Z"/>
  <w16cex:commentExtensible w16cex:durableId="23ACF718" w16cex:dateUtc="2025-08-20T22:56:00Z">
    <w16cex:extLst>
      <w16:ext w16:uri="{CE6994B0-6A32-4C9F-8C6B-6E91EDA988CE}">
        <cr:reactions xmlns:cr="http://schemas.microsoft.com/office/comments/2020/reactions">
          <cr:reaction reactionType="1">
            <cr:reactionInfo dateUtc="2025-08-21T13:59:34Z">
              <cr:user userId="S::mourad.gouicem@intel.com::6b501f35-a517-48b0-9445-763c754df07e" userProvider="AD" userName="Gouicem, Mourad"/>
            </cr:reactionInfo>
          </cr:reaction>
        </cr:reactions>
      </w16:ext>
    </w16cex:extLst>
  </w16cex:commentExtensible>
  <w16cex:commentExtensible w16cex:durableId="630EC3EF" w16cex:dateUtc="2025-06-20T06:57:00Z"/>
  <w16cex:commentExtensible w16cex:durableId="5CFF1C75" w16cex:dateUtc="2025-06-23T04:03:00Z"/>
  <w16cex:commentExtensible w16cex:durableId="1E96E03E" w16cex:dateUtc="2025-06-23T08:19:00Z"/>
  <w16cex:commentExtensible w16cex:durableId="55779B03" w16cex:dateUtc="2025-06-23T08:31:00Z"/>
  <w16cex:commentExtensible w16cex:durableId="0D9B786E" w16cex:dateUtc="2025-06-20T06:58:00Z"/>
  <w16cex:commentExtensible w16cex:durableId="42CAF16D" w16cex:dateUtc="2025-06-23T14:59:00Z"/>
  <w16cex:commentExtensible w16cex:durableId="755B995B" w16cex:dateUtc="2026-02-10T09:36:00Z"/>
  <w16cex:commentExtensible w16cex:durableId="060BE2B8" w16cex:dateUtc="2026-02-25T03:56:00Z"/>
  <w16cex:commentExtensible w16cex:durableId="6D5AE3EB" w16cex:dateUtc="2025-06-20T06:57:00Z"/>
  <w16cex:commentExtensible w16cex:durableId="06D20E86" w16cex:dateUtc="2025-06-23T04:03:00Z"/>
  <w16cex:commentExtensible w16cex:durableId="665F12F0" w16cex:dateUtc="2025-06-23T08:19:00Z"/>
  <w16cex:commentExtensible w16cex:durableId="3DCCCFEE" w16cex:dateUtc="2025-06-23T08:31:00Z"/>
  <w16cex:commentExtensible w16cex:durableId="0B87E6C0" w16cex:dateUtc="2025-06-20T06:58:00Z"/>
  <w16cex:commentExtensible w16cex:durableId="453151D4" w16cex:dateUtc="2025-06-23T14:59:00Z"/>
  <w16cex:commentExtensible w16cex:durableId="1EA09DCF" w16cex:dateUtc="2026-03-30T02:41:00Z"/>
  <w16cex:commentExtensible w16cex:durableId="46CE9F65" w16cex:dateUtc="2025-06-20T06:57:00Z"/>
  <w16cex:commentExtensible w16cex:durableId="628CCE17" w16cex:dateUtc="2025-06-23T04:03:00Z"/>
  <w16cex:commentExtensible w16cex:durableId="689A44F8" w16cex:dateUtc="2025-06-23T08:17:00Z"/>
  <w16cex:commentExtensible w16cex:durableId="0A1665C5" w16cex:dateUtc="2025-06-23T15:02:00Z"/>
  <w16cex:commentExtensible w16cex:durableId="666D28BA" w16cex:dateUtc="2025-11-19T07:59:00Z"/>
  <w16cex:commentExtensible w16cex:durableId="1FF23B22" w16cex:dateUtc="2025-11-26T05:53:00Z">
    <w16cex:extLst>
      <w16:ext w16:uri="{CE6994B0-6A32-4C9F-8C6B-6E91EDA988CE}">
        <cr:reactions xmlns:cr="http://schemas.microsoft.com/office/comments/2020/reactions">
          <cr:reaction reactionType="1">
            <cr:reactionInfo dateUtc="2025-12-01T05:21:21Z">
              <cr:user userId="S::mohit.sinha@intel.com::fdb17e63-8c77-4c44-8669-242ab118efe7" userProvider="AD" userName="Sinha, Mohit"/>
            </cr:reactionInfo>
          </cr:reaction>
        </cr:reactions>
      </w16:ext>
    </w16cex:extLst>
  </w16cex:commentExtensible>
  <w16cex:commentExtensible w16cex:durableId="67D3460D" w16cex:dateUtc="2025-08-14T15:44:00Z"/>
  <w16cex:commentExtensible w16cex:durableId="42D4BCD6" w16cex:dateUtc="2025-08-15T02:38:00Z"/>
  <w16cex:commentExtensible w16cex:durableId="7DEEEBD7" w16cex:dateUtc="2026-03-25T15:26:00Z"/>
  <w16cex:commentExtensible w16cex:durableId="38ABAD28" w16cex:dateUtc="2026-03-26T01:36:00Z"/>
  <w16cex:commentExtensible w16cex:durableId="56932FF1" w16cex:dateUtc="2025-06-20T06:57:00Z"/>
  <w16cex:commentExtensible w16cex:durableId="2354375E" w16cex:dateUtc="2025-06-23T04:03:00Z"/>
  <w16cex:commentExtensible w16cex:durableId="43B2B861" w16cex:dateUtc="2025-06-20T06:56:00Z"/>
  <w16cex:commentExtensible w16cex:durableId="383E887F" w16cex:dateUtc="2025-06-25T08:15:00Z"/>
  <w16cex:commentExtensible w16cex:durableId="4F3EAF2A" w16cex:dateUtc="2025-06-25T08:23:00Z"/>
  <w16cex:commentExtensible w16cex:durableId="2C8DB3CC" w16cex:dateUtc="2025-06-25T08:42:00Z"/>
  <w16cex:commentExtensible w16cex:durableId="6C6DDB09" w16cex:dateUtc="2025-06-26T14:40:00Z">
    <w16cex:extLst>
      <w16:ext w16:uri="{CE6994B0-6A32-4C9F-8C6B-6E91EDA988CE}">
        <cr:reactions xmlns:cr="http://schemas.microsoft.com/office/comments/2020/reactions">
          <cr:reaction reactionType="1">
            <cr:reactionInfo dateUtc="2025-06-30T07:35:05Z">
              <cr:user userId="S::mourad.gouicem@intel.com::6b501f35-a517-48b0-9445-763c754df07e" userProvider="AD" userName="Gouicem, Mourad"/>
            </cr:reactionInfo>
          </cr:reaction>
        </cr:reactions>
      </w16:ext>
    </w16cex:extLst>
  </w16cex:commentExtensible>
  <w16cex:commentExtensible w16cex:durableId="4A763E47" w16cex:dateUtc="2025-06-20T06:57:00Z"/>
  <w16cex:commentExtensible w16cex:durableId="1828DD74" w16cex:dateUtc="2025-06-23T04:04:00Z"/>
  <w16cex:commentExtensible w16cex:durableId="2F88AEFD" w16cex:dateUtc="2025-06-23T08:18:00Z"/>
  <w16cex:commentExtensible w16cex:durableId="79494C40" w16cex:dateUtc="2025-06-23T08:33:00Z"/>
  <w16cex:commentExtensible w16cex:durableId="72921894" w16cex:dateUtc="2025-06-20T06:59:00Z"/>
  <w16cex:commentExtensible w16cex:durableId="1FE26D86" w16cex:dateUtc="2025-06-23T04:08:00Z">
    <w16cex:extLst>
      <w16:ext w16:uri="{CE6994B0-6A32-4C9F-8C6B-6E91EDA988CE}">
        <cr:reactions xmlns:cr="http://schemas.microsoft.com/office/comments/2020/reactions">
          <cr:reaction reactionType="1">
            <cr:reactionInfo dateUtc="2025-06-23T08:15:58Z">
              <cr:user userId="S::mourad.gouicem@intel.com::6b501f35-a517-48b0-9445-763c754df07e" userProvider="AD" userName="Gouicem, Mourad"/>
            </cr:reactionInfo>
          </cr:reaction>
        </cr:reactions>
      </w16:ext>
    </w16cex:extLst>
  </w16cex:commentExtensible>
  <w16cex:commentExtensible w16cex:durableId="0A0B5DB2" w16cex:dateUtc="2025-06-20T06:59:00Z"/>
  <w16cex:commentExtensible w16cex:durableId="2303F0C4" w16cex:dateUtc="2025-06-23T04:08:00Z">
    <w16cex:extLst>
      <w16:ext w16:uri="{CE6994B0-6A32-4C9F-8C6B-6E91EDA988CE}">
        <cr:reactions xmlns:cr="http://schemas.microsoft.com/office/comments/2020/reactions">
          <cr:reaction reactionType="1">
            <cr:reactionInfo dateUtc="2025-06-23T08:15:58Z">
              <cr:user userId="S::mourad.gouicem@intel.com::6b501f35-a517-48b0-9445-763c754df07e" userProvider="AD" userName="Gouicem, Mourad"/>
            </cr:reactionInfo>
          </cr:reaction>
        </cr:reactions>
      </w16:ext>
    </w16cex:extLst>
  </w16cex:commentExtensible>
  <w16cex:commentExtensible w16cex:durableId="2B59279B" w16cex:dateUtc="2025-08-25T05:26:00Z">
    <w16cex:extLst>
      <w16:ext w16:uri="{CE6994B0-6A32-4C9F-8C6B-6E91EDA988CE}">
        <cr:reactions xmlns:cr="http://schemas.microsoft.com/office/comments/2020/reactions">
          <cr:reaction reactionType="1">
            <cr:reactionInfo dateUtc="2025-08-25T05:31:14Z">
              <cr:user userId="S::kaokao.lv@intel.com::98c36796-3473-445a-9778-c3e2a1ebd0c9" userProvider="AD" userName="Lv, Kaokao"/>
            </cr:reactionInfo>
          </cr:reaction>
        </cr:reactions>
      </w16:ext>
    </w16cex:extLst>
  </w16cex:commentExtensible>
  <w16cex:commentExtensible w16cex:durableId="54E1C984" w16cex:dateUtc="2025-08-25T05:44:00Z">
    <w16cex:extLst>
      <w16:ext w16:uri="{CE6994B0-6A32-4C9F-8C6B-6E91EDA988CE}">
        <cr:reactions xmlns:cr="http://schemas.microsoft.com/office/comments/2020/reactions">
          <cr:reaction reactionType="1">
            <cr:reactionInfo dateUtc="2025-08-25T05:53:55Z">
              <cr:user userId="S::tai.huang@intel.com::be251857-e2aa-4057-854a-fe1a33514eb8" userProvider="AD" userName="Huang, Tai"/>
            </cr:reactionInfo>
          </cr:reaction>
        </cr:reactions>
      </w16:ext>
    </w16cex:extLst>
  </w16cex:commentExtensible>
  <w16cex:commentExtensible w16cex:durableId="5B7D8FD7" w16cex:dateUtc="2025-10-26T23:04:00Z"/>
  <w16cex:commentExtensible w16cex:durableId="110A4BDC" w16cex:dateUtc="2025-10-27T02:39:00Z"/>
  <w16cex:commentExtensible w16cex:durableId="50206645" w16cex:dateUtc="2026-04-03T06:26:00Z"/>
  <w16cex:commentExtensible w16cex:durableId="3E0AE25D" w16cex:dateUtc="2025-10-26T23:13:00Z"/>
  <w16cex:commentExtensible w16cex:durableId="56814D75" w16cex:dateUtc="2025-10-27T02: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0AE85AB" w16cid:durableId="4C943800"/>
  <w16cid:commentId w16cid:paraId="69D80D76" w16cid:durableId="55213AB2"/>
  <w16cid:commentId w16cid:paraId="00440BEB" w16cid:durableId="1EA05904"/>
  <w16cid:commentId w16cid:paraId="352D63DF" w16cid:durableId="3845C83B"/>
  <w16cid:commentId w16cid:paraId="01C17E25" w16cid:durableId="42974078"/>
  <w16cid:commentId w16cid:paraId="4CC679E3" w16cid:durableId="73EEE759"/>
  <w16cid:commentId w16cid:paraId="753ED33A" w16cid:durableId="60C46561"/>
  <w16cid:commentId w16cid:paraId="5B264E4D" w16cid:durableId="5A4C1190"/>
  <w16cid:commentId w16cid:paraId="2314A3B7" w16cid:durableId="15267883"/>
  <w16cid:commentId w16cid:paraId="6A73005D" w16cid:durableId="22F9113F"/>
  <w16cid:commentId w16cid:paraId="5270E5A3" w16cid:durableId="71288FC4"/>
  <w16cid:commentId w16cid:paraId="706ADD1F" w16cid:durableId="6B8AFA4C"/>
  <w16cid:commentId w16cid:paraId="6C3FA611" w16cid:durableId="09A95B6A"/>
  <w16cid:commentId w16cid:paraId="53C6B911" w16cid:durableId="1CBFB18D"/>
  <w16cid:commentId w16cid:paraId="111F262E" w16cid:durableId="2B8405CC"/>
  <w16cid:commentId w16cid:paraId="348B3F2F" w16cid:durableId="3251C8EA"/>
  <w16cid:commentId w16cid:paraId="4A21B077" w16cid:durableId="552725C8"/>
  <w16cid:commentId w16cid:paraId="44D272DF" w16cid:durableId="5757CFFF"/>
  <w16cid:commentId w16cid:paraId="639D873C" w16cid:durableId="5017D0BB"/>
  <w16cid:commentId w16cid:paraId="16A697BD" w16cid:durableId="3FE78F33"/>
  <w16cid:commentId w16cid:paraId="2E8F1784" w16cid:durableId="06C8B57C"/>
  <w16cid:commentId w16cid:paraId="3B8812F8" w16cid:durableId="37DF6DF3"/>
  <w16cid:commentId w16cid:paraId="59D35773" w16cid:durableId="25111169"/>
  <w16cid:commentId w16cid:paraId="0FDB8ADE" w16cid:durableId="14B4EA2C"/>
  <w16cid:commentId w16cid:paraId="3FD97A5E" w16cid:durableId="4ADE28D7"/>
  <w16cid:commentId w16cid:paraId="1B9DA0F6" w16cid:durableId="46BDC08F"/>
  <w16cid:commentId w16cid:paraId="1D371133" w16cid:durableId="605D694B"/>
  <w16cid:commentId w16cid:paraId="649B830E" w16cid:durableId="5A737FAA"/>
  <w16cid:commentId w16cid:paraId="739EA7E3" w16cid:durableId="0D481854"/>
  <w16cid:commentId w16cid:paraId="27511434" w16cid:durableId="5396BF5B"/>
  <w16cid:commentId w16cid:paraId="44F47E3B" w16cid:durableId="21B269A6"/>
  <w16cid:commentId w16cid:paraId="33B77EA2" w16cid:durableId="62A5F5DB"/>
  <w16cid:commentId w16cid:paraId="6E878961" w16cid:durableId="23ACF718"/>
  <w16cid:commentId w16cid:paraId="5EBB13C6" w16cid:durableId="630EC3EF"/>
  <w16cid:commentId w16cid:paraId="669B23AB" w16cid:durableId="5CFF1C75"/>
  <w16cid:commentId w16cid:paraId="00EF7448" w16cid:durableId="1E96E03E"/>
  <w16cid:commentId w16cid:paraId="1A718C26" w16cid:durableId="55779B03"/>
  <w16cid:commentId w16cid:paraId="6F26B2C5" w16cid:durableId="0D9B786E"/>
  <w16cid:commentId w16cid:paraId="79FFEF64" w16cid:durableId="42CAF16D"/>
  <w16cid:commentId w16cid:paraId="7744B66B" w16cid:durableId="755B995B"/>
  <w16cid:commentId w16cid:paraId="09F1F4C9" w16cid:durableId="060BE2B8"/>
  <w16cid:commentId w16cid:paraId="062A56D7" w16cid:durableId="6D5AE3EB"/>
  <w16cid:commentId w16cid:paraId="21522A8F" w16cid:durableId="06D20E86"/>
  <w16cid:commentId w16cid:paraId="6837691E" w16cid:durableId="665F12F0"/>
  <w16cid:commentId w16cid:paraId="30C89471" w16cid:durableId="3DCCCFEE"/>
  <w16cid:commentId w16cid:paraId="19F38626" w16cid:durableId="0B87E6C0"/>
  <w16cid:commentId w16cid:paraId="2E6E2424" w16cid:durableId="453151D4"/>
  <w16cid:commentId w16cid:paraId="5B235E2C" w16cid:durableId="1EA09DCF"/>
  <w16cid:commentId w16cid:paraId="723981E1" w16cid:durableId="46CE9F65"/>
  <w16cid:commentId w16cid:paraId="4764A15F" w16cid:durableId="628CCE17"/>
  <w16cid:commentId w16cid:paraId="33ABA48D" w16cid:durableId="689A44F8"/>
  <w16cid:commentId w16cid:paraId="360B4FF1" w16cid:durableId="0A1665C5"/>
  <w16cid:commentId w16cid:paraId="0662C8E6" w16cid:durableId="666D28BA"/>
  <w16cid:commentId w16cid:paraId="6578AA70" w16cid:durableId="1FF23B22"/>
  <w16cid:commentId w16cid:paraId="419D8759" w16cid:durableId="67D3460D"/>
  <w16cid:commentId w16cid:paraId="6329598F" w16cid:durableId="42D4BCD6"/>
  <w16cid:commentId w16cid:paraId="3022DA6B" w16cid:durableId="7DEEEBD7"/>
  <w16cid:commentId w16cid:paraId="7A3E05BB" w16cid:durableId="38ABAD28"/>
  <w16cid:commentId w16cid:paraId="023C5C75" w16cid:durableId="56932FF1"/>
  <w16cid:commentId w16cid:paraId="6CF9D0C8" w16cid:durableId="2354375E"/>
  <w16cid:commentId w16cid:paraId="2694919A" w16cid:durableId="43B2B861"/>
  <w16cid:commentId w16cid:paraId="79B2C285" w16cid:durableId="383E887F"/>
  <w16cid:commentId w16cid:paraId="6151A9E1" w16cid:durableId="4F3EAF2A"/>
  <w16cid:commentId w16cid:paraId="06E20889" w16cid:durableId="2C8DB3CC"/>
  <w16cid:commentId w16cid:paraId="701C01CE" w16cid:durableId="6C6DDB09"/>
  <w16cid:commentId w16cid:paraId="76F5E5CF" w16cid:durableId="4A763E47"/>
  <w16cid:commentId w16cid:paraId="37E03A2C" w16cid:durableId="1828DD74"/>
  <w16cid:commentId w16cid:paraId="39FF6B9B" w16cid:durableId="2F88AEFD"/>
  <w16cid:commentId w16cid:paraId="58ACDFDB" w16cid:durableId="79494C40"/>
  <w16cid:commentId w16cid:paraId="0735721E" w16cid:durableId="72921894"/>
  <w16cid:commentId w16cid:paraId="3A43EC82" w16cid:durableId="1FE26D86"/>
  <w16cid:commentId w16cid:paraId="2621A9E7" w16cid:durableId="0A0B5DB2"/>
  <w16cid:commentId w16cid:paraId="1C03FF98" w16cid:durableId="2303F0C4"/>
  <w16cid:commentId w16cid:paraId="1E251484" w16cid:durableId="2B59279B"/>
  <w16cid:commentId w16cid:paraId="0F90C607" w16cid:durableId="54E1C984"/>
  <w16cid:commentId w16cid:paraId="0C7C6B9D" w16cid:durableId="5B7D8FD7"/>
  <w16cid:commentId w16cid:paraId="16DC90C5" w16cid:durableId="110A4BDC"/>
  <w16cid:commentId w16cid:paraId="553344E4" w16cid:durableId="50206645"/>
  <w16cid:commentId w16cid:paraId="7E89833D" w16cid:durableId="3E0AE25D"/>
  <w16cid:commentId w16cid:paraId="2E234DE6" w16cid:durableId="56814D7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B02F09" w14:textId="77777777" w:rsidR="00BB63F1" w:rsidRDefault="00BB63F1" w:rsidP="00963DC4">
      <w:pPr>
        <w:spacing w:after="0" w:line="240" w:lineRule="auto"/>
      </w:pPr>
      <w:r>
        <w:separator/>
      </w:r>
    </w:p>
  </w:endnote>
  <w:endnote w:type="continuationSeparator" w:id="0">
    <w:p w14:paraId="1F27A7A5" w14:textId="77777777" w:rsidR="00BB63F1" w:rsidRDefault="00BB63F1" w:rsidP="00963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IBM Plex Mono">
    <w:charset w:val="00"/>
    <w:family w:val="modern"/>
    <w:pitch w:val="fixed"/>
    <w:sig w:usb0="A000026F" w:usb1="5000207B" w:usb2="00000000" w:usb3="00000000" w:csb0="00000197" w:csb1="00000000"/>
  </w:font>
  <w:font w:name="Aptos Narrow">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1130A" w14:textId="77777777" w:rsidR="00926303" w:rsidRDefault="00EC4C65" w:rsidP="005D4475">
    <w:pPr>
      <w:pStyle w:val="Footer"/>
      <w:jc w:val="center"/>
    </w:pPr>
    <w:sdt>
      <w:sdtPr>
        <w:id w:val="1326703700"/>
        <w:docPartObj>
          <w:docPartGallery w:val="Page Numbers (Bottom of Page)"/>
          <w:docPartUnique/>
        </w:docPartObj>
      </w:sdtPr>
      <w:sdtEndPr>
        <w:rPr>
          <w:noProof/>
        </w:rPr>
      </w:sdtEndPr>
      <w:sdtContent>
        <w:r w:rsidR="00926303">
          <w:fldChar w:fldCharType="begin"/>
        </w:r>
        <w:r w:rsidR="00926303">
          <w:instrText xml:space="preserve"> PAGE   \* MERGEFORMAT </w:instrText>
        </w:r>
        <w:r w:rsidR="00926303">
          <w:fldChar w:fldCharType="separate"/>
        </w:r>
        <w:r w:rsidR="00926303">
          <w:rPr>
            <w:noProof/>
          </w:rPr>
          <w:t>2</w:t>
        </w:r>
        <w:r w:rsidR="00926303">
          <w:rPr>
            <w:noProof/>
          </w:rPr>
          <w:fldChar w:fldCharType="end"/>
        </w:r>
      </w:sdtContent>
    </w:sdt>
  </w:p>
  <w:p w14:paraId="76C692F7" w14:textId="389881CE" w:rsidR="00963DC4" w:rsidRDefault="00963DC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10A8EE" w14:textId="77777777" w:rsidR="00BB63F1" w:rsidRDefault="00BB63F1" w:rsidP="00963DC4">
      <w:pPr>
        <w:spacing w:after="0" w:line="240" w:lineRule="auto"/>
      </w:pPr>
      <w:r>
        <w:separator/>
      </w:r>
    </w:p>
  </w:footnote>
  <w:footnote w:type="continuationSeparator" w:id="0">
    <w:p w14:paraId="2FF837D5" w14:textId="77777777" w:rsidR="00BB63F1" w:rsidRDefault="00BB63F1" w:rsidP="00963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80"/>
      <w:gridCol w:w="2880"/>
      <w:gridCol w:w="2880"/>
    </w:tblGrid>
    <w:tr w:rsidR="5DC38D02" w14:paraId="08596A88" w14:textId="77777777" w:rsidTr="5DC38D02">
      <w:trPr>
        <w:trHeight w:val="300"/>
      </w:trPr>
      <w:tc>
        <w:tcPr>
          <w:tcW w:w="2880" w:type="dxa"/>
        </w:tcPr>
        <w:p w14:paraId="0880E4FC" w14:textId="78A7D2F1" w:rsidR="5DC38D02" w:rsidRDefault="5DC38D02" w:rsidP="5DC38D02">
          <w:pPr>
            <w:ind w:left="-115"/>
          </w:pPr>
        </w:p>
      </w:tc>
      <w:tc>
        <w:tcPr>
          <w:tcW w:w="2880" w:type="dxa"/>
        </w:tcPr>
        <w:p w14:paraId="308D0E44" w14:textId="506D1213" w:rsidR="5DC38D02" w:rsidRDefault="5DC38D02" w:rsidP="5DC38D02">
          <w:pPr>
            <w:jc w:val="center"/>
          </w:pPr>
        </w:p>
      </w:tc>
      <w:tc>
        <w:tcPr>
          <w:tcW w:w="2880" w:type="dxa"/>
        </w:tcPr>
        <w:p w14:paraId="530AE138" w14:textId="5A3AA123" w:rsidR="5DC38D02" w:rsidRDefault="5DC38D02" w:rsidP="5DC38D02">
          <w:pPr>
            <w:ind w:right="-115"/>
            <w:jc w:val="right"/>
          </w:pPr>
        </w:p>
      </w:tc>
    </w:tr>
  </w:tbl>
  <w:p w14:paraId="6260ABCD" w14:textId="4CA65DE2" w:rsidR="00963DC4" w:rsidRDefault="00963DC4">
    <w:pPr>
      <w:pStyle w:val="Header"/>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B125"/>
    <w:multiLevelType w:val="hybridMultilevel"/>
    <w:tmpl w:val="8668C22E"/>
    <w:lvl w:ilvl="0" w:tplc="E3908CA4">
      <w:start w:val="1"/>
      <w:numFmt w:val="decimal"/>
      <w:lvlText w:val="%1."/>
      <w:lvlJc w:val="left"/>
      <w:pPr>
        <w:ind w:left="720" w:hanging="360"/>
      </w:pPr>
    </w:lvl>
    <w:lvl w:ilvl="1" w:tplc="F35E06D4">
      <w:start w:val="1"/>
      <w:numFmt w:val="lowerLetter"/>
      <w:lvlText w:val="%2."/>
      <w:lvlJc w:val="left"/>
      <w:pPr>
        <w:ind w:left="1440" w:hanging="360"/>
      </w:pPr>
    </w:lvl>
    <w:lvl w:ilvl="2" w:tplc="4CD28886">
      <w:start w:val="1"/>
      <w:numFmt w:val="lowerRoman"/>
      <w:lvlText w:val="%3."/>
      <w:lvlJc w:val="right"/>
      <w:pPr>
        <w:ind w:left="2160" w:hanging="180"/>
      </w:pPr>
    </w:lvl>
    <w:lvl w:ilvl="3" w:tplc="F9165C04">
      <w:start w:val="1"/>
      <w:numFmt w:val="decimal"/>
      <w:lvlText w:val="%4."/>
      <w:lvlJc w:val="left"/>
      <w:pPr>
        <w:ind w:left="2880" w:hanging="360"/>
      </w:pPr>
    </w:lvl>
    <w:lvl w:ilvl="4" w:tplc="573AA54A">
      <w:start w:val="1"/>
      <w:numFmt w:val="lowerLetter"/>
      <w:lvlText w:val="%5."/>
      <w:lvlJc w:val="left"/>
      <w:pPr>
        <w:ind w:left="3600" w:hanging="360"/>
      </w:pPr>
    </w:lvl>
    <w:lvl w:ilvl="5" w:tplc="A558CF06">
      <w:start w:val="1"/>
      <w:numFmt w:val="lowerRoman"/>
      <w:lvlText w:val="%6."/>
      <w:lvlJc w:val="right"/>
      <w:pPr>
        <w:ind w:left="4320" w:hanging="180"/>
      </w:pPr>
    </w:lvl>
    <w:lvl w:ilvl="6" w:tplc="D5407E4A">
      <w:start w:val="1"/>
      <w:numFmt w:val="decimal"/>
      <w:lvlText w:val="%7."/>
      <w:lvlJc w:val="left"/>
      <w:pPr>
        <w:ind w:left="5040" w:hanging="360"/>
      </w:pPr>
    </w:lvl>
    <w:lvl w:ilvl="7" w:tplc="5BA0766E">
      <w:start w:val="1"/>
      <w:numFmt w:val="lowerLetter"/>
      <w:lvlText w:val="%8."/>
      <w:lvlJc w:val="left"/>
      <w:pPr>
        <w:ind w:left="5760" w:hanging="360"/>
      </w:pPr>
    </w:lvl>
    <w:lvl w:ilvl="8" w:tplc="F50EB672">
      <w:start w:val="1"/>
      <w:numFmt w:val="lowerRoman"/>
      <w:lvlText w:val="%9."/>
      <w:lvlJc w:val="right"/>
      <w:pPr>
        <w:ind w:left="6480" w:hanging="180"/>
      </w:pPr>
    </w:lvl>
  </w:abstractNum>
  <w:abstractNum w:abstractNumId="1" w15:restartNumberingAfterBreak="0">
    <w:nsid w:val="0B0B69A3"/>
    <w:multiLevelType w:val="multilevel"/>
    <w:tmpl w:val="B566AB4A"/>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B2B2988"/>
    <w:multiLevelType w:val="hybridMultilevel"/>
    <w:tmpl w:val="835E3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311E0"/>
    <w:multiLevelType w:val="hybridMultilevel"/>
    <w:tmpl w:val="C4600E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1DF3598"/>
    <w:multiLevelType w:val="hybridMultilevel"/>
    <w:tmpl w:val="8348E3EE"/>
    <w:lvl w:ilvl="0" w:tplc="B6685810">
      <w:numFmt w:val="none"/>
      <w:lvlText w:val=""/>
      <w:lvlJc w:val="left"/>
      <w:pPr>
        <w:tabs>
          <w:tab w:val="num" w:pos="360"/>
        </w:tabs>
      </w:pPr>
    </w:lvl>
    <w:lvl w:ilvl="1" w:tplc="BE36C2E6">
      <w:start w:val="1"/>
      <w:numFmt w:val="lowerLetter"/>
      <w:lvlText w:val="%2."/>
      <w:lvlJc w:val="left"/>
      <w:pPr>
        <w:ind w:left="1440" w:hanging="360"/>
      </w:pPr>
    </w:lvl>
    <w:lvl w:ilvl="2" w:tplc="A9EC5C08">
      <w:start w:val="1"/>
      <w:numFmt w:val="lowerRoman"/>
      <w:lvlText w:val="%3."/>
      <w:lvlJc w:val="right"/>
      <w:pPr>
        <w:ind w:left="2160" w:hanging="180"/>
      </w:pPr>
    </w:lvl>
    <w:lvl w:ilvl="3" w:tplc="2286EA52">
      <w:start w:val="1"/>
      <w:numFmt w:val="decimal"/>
      <w:lvlText w:val="%4."/>
      <w:lvlJc w:val="left"/>
      <w:pPr>
        <w:ind w:left="2880" w:hanging="360"/>
      </w:pPr>
    </w:lvl>
    <w:lvl w:ilvl="4" w:tplc="E94C87C4">
      <w:start w:val="1"/>
      <w:numFmt w:val="lowerLetter"/>
      <w:lvlText w:val="%5."/>
      <w:lvlJc w:val="left"/>
      <w:pPr>
        <w:ind w:left="3600" w:hanging="360"/>
      </w:pPr>
    </w:lvl>
    <w:lvl w:ilvl="5" w:tplc="F26A7470">
      <w:start w:val="1"/>
      <w:numFmt w:val="lowerRoman"/>
      <w:lvlText w:val="%6."/>
      <w:lvlJc w:val="right"/>
      <w:pPr>
        <w:ind w:left="4320" w:hanging="180"/>
      </w:pPr>
    </w:lvl>
    <w:lvl w:ilvl="6" w:tplc="63565FB6">
      <w:start w:val="1"/>
      <w:numFmt w:val="decimal"/>
      <w:lvlText w:val="%7."/>
      <w:lvlJc w:val="left"/>
      <w:pPr>
        <w:ind w:left="5040" w:hanging="360"/>
      </w:pPr>
    </w:lvl>
    <w:lvl w:ilvl="7" w:tplc="57C2FF2A">
      <w:start w:val="1"/>
      <w:numFmt w:val="lowerLetter"/>
      <w:lvlText w:val="%8."/>
      <w:lvlJc w:val="left"/>
      <w:pPr>
        <w:ind w:left="5760" w:hanging="360"/>
      </w:pPr>
    </w:lvl>
    <w:lvl w:ilvl="8" w:tplc="9A4AA632">
      <w:start w:val="1"/>
      <w:numFmt w:val="lowerRoman"/>
      <w:lvlText w:val="%9."/>
      <w:lvlJc w:val="right"/>
      <w:pPr>
        <w:ind w:left="6480" w:hanging="180"/>
      </w:pPr>
    </w:lvl>
  </w:abstractNum>
  <w:abstractNum w:abstractNumId="5" w15:restartNumberingAfterBreak="0">
    <w:nsid w:val="150E3CF6"/>
    <w:multiLevelType w:val="hybridMultilevel"/>
    <w:tmpl w:val="FFFFFFFF"/>
    <w:lvl w:ilvl="0" w:tplc="C7F4819A">
      <w:start w:val="5"/>
      <w:numFmt w:val="decimal"/>
      <w:lvlText w:val="%1"/>
      <w:lvlJc w:val="left"/>
      <w:pPr>
        <w:ind w:left="555" w:hanging="360"/>
      </w:pPr>
    </w:lvl>
    <w:lvl w:ilvl="1" w:tplc="59E86F6E">
      <w:start w:val="1"/>
      <w:numFmt w:val="lowerLetter"/>
      <w:lvlText w:val="%2."/>
      <w:lvlJc w:val="left"/>
      <w:pPr>
        <w:ind w:left="555" w:hanging="360"/>
      </w:pPr>
    </w:lvl>
    <w:lvl w:ilvl="2" w:tplc="54A4B0A0">
      <w:start w:val="1"/>
      <w:numFmt w:val="lowerRoman"/>
      <w:lvlText w:val="%3."/>
      <w:lvlJc w:val="right"/>
      <w:pPr>
        <w:ind w:left="720" w:hanging="180"/>
      </w:pPr>
    </w:lvl>
    <w:lvl w:ilvl="3" w:tplc="951CFC8E">
      <w:start w:val="1"/>
      <w:numFmt w:val="decimal"/>
      <w:lvlText w:val="%4."/>
      <w:lvlJc w:val="left"/>
      <w:pPr>
        <w:ind w:left="1080" w:hanging="360"/>
      </w:pPr>
    </w:lvl>
    <w:lvl w:ilvl="4" w:tplc="6BC6F08C">
      <w:start w:val="1"/>
      <w:numFmt w:val="lowerLetter"/>
      <w:lvlText w:val="%5."/>
      <w:lvlJc w:val="left"/>
      <w:pPr>
        <w:ind w:left="1080" w:hanging="360"/>
      </w:pPr>
    </w:lvl>
    <w:lvl w:ilvl="5" w:tplc="C48E1AB4">
      <w:start w:val="1"/>
      <w:numFmt w:val="lowerRoman"/>
      <w:lvlText w:val="%6."/>
      <w:lvlJc w:val="right"/>
      <w:pPr>
        <w:ind w:left="1440" w:hanging="180"/>
      </w:pPr>
    </w:lvl>
    <w:lvl w:ilvl="6" w:tplc="BF3CEC68">
      <w:start w:val="1"/>
      <w:numFmt w:val="decimal"/>
      <w:lvlText w:val="%7."/>
      <w:lvlJc w:val="left"/>
      <w:pPr>
        <w:ind w:left="1440" w:hanging="360"/>
      </w:pPr>
    </w:lvl>
    <w:lvl w:ilvl="7" w:tplc="F71EFD4A">
      <w:start w:val="1"/>
      <w:numFmt w:val="lowerLetter"/>
      <w:lvlText w:val="%8."/>
      <w:lvlJc w:val="left"/>
      <w:pPr>
        <w:ind w:left="1800" w:hanging="360"/>
      </w:pPr>
    </w:lvl>
    <w:lvl w:ilvl="8" w:tplc="8976D8C2">
      <w:start w:val="1"/>
      <w:numFmt w:val="lowerRoman"/>
      <w:lvlText w:val="%9."/>
      <w:lvlJc w:val="right"/>
      <w:pPr>
        <w:ind w:left="1800" w:hanging="180"/>
      </w:pPr>
    </w:lvl>
  </w:abstractNum>
  <w:abstractNum w:abstractNumId="6" w15:restartNumberingAfterBreak="0">
    <w:nsid w:val="165CAA97"/>
    <w:multiLevelType w:val="hybridMultilevel"/>
    <w:tmpl w:val="FE84C876"/>
    <w:lvl w:ilvl="0" w:tplc="E71A6010">
      <w:start w:val="1"/>
      <w:numFmt w:val="decimal"/>
      <w:lvlText w:val="%1."/>
      <w:lvlJc w:val="left"/>
      <w:pPr>
        <w:ind w:left="720" w:hanging="360"/>
      </w:pPr>
    </w:lvl>
    <w:lvl w:ilvl="1" w:tplc="CBC84CA4">
      <w:start w:val="1"/>
      <w:numFmt w:val="lowerLetter"/>
      <w:lvlText w:val="%2."/>
      <w:lvlJc w:val="left"/>
      <w:pPr>
        <w:ind w:left="1440" w:hanging="360"/>
      </w:pPr>
    </w:lvl>
    <w:lvl w:ilvl="2" w:tplc="95E030A0">
      <w:start w:val="1"/>
      <w:numFmt w:val="lowerRoman"/>
      <w:lvlText w:val="%3."/>
      <w:lvlJc w:val="right"/>
      <w:pPr>
        <w:ind w:left="2160" w:hanging="180"/>
      </w:pPr>
    </w:lvl>
    <w:lvl w:ilvl="3" w:tplc="F2AA120A">
      <w:start w:val="1"/>
      <w:numFmt w:val="decimal"/>
      <w:lvlText w:val="%4."/>
      <w:lvlJc w:val="left"/>
      <w:pPr>
        <w:ind w:left="2880" w:hanging="360"/>
      </w:pPr>
    </w:lvl>
    <w:lvl w:ilvl="4" w:tplc="75F4709C">
      <w:start w:val="1"/>
      <w:numFmt w:val="lowerLetter"/>
      <w:lvlText w:val="%5."/>
      <w:lvlJc w:val="left"/>
      <w:pPr>
        <w:ind w:left="3600" w:hanging="360"/>
      </w:pPr>
    </w:lvl>
    <w:lvl w:ilvl="5" w:tplc="A96C30EA">
      <w:start w:val="1"/>
      <w:numFmt w:val="lowerRoman"/>
      <w:lvlText w:val="%6."/>
      <w:lvlJc w:val="right"/>
      <w:pPr>
        <w:ind w:left="4320" w:hanging="180"/>
      </w:pPr>
    </w:lvl>
    <w:lvl w:ilvl="6" w:tplc="FD1A5888">
      <w:start w:val="1"/>
      <w:numFmt w:val="decimal"/>
      <w:lvlText w:val="%7."/>
      <w:lvlJc w:val="left"/>
      <w:pPr>
        <w:ind w:left="5040" w:hanging="360"/>
      </w:pPr>
    </w:lvl>
    <w:lvl w:ilvl="7" w:tplc="DEA296B2">
      <w:start w:val="1"/>
      <w:numFmt w:val="lowerLetter"/>
      <w:lvlText w:val="%8."/>
      <w:lvlJc w:val="left"/>
      <w:pPr>
        <w:ind w:left="5760" w:hanging="360"/>
      </w:pPr>
    </w:lvl>
    <w:lvl w:ilvl="8" w:tplc="B756147C">
      <w:start w:val="1"/>
      <w:numFmt w:val="lowerRoman"/>
      <w:lvlText w:val="%9."/>
      <w:lvlJc w:val="right"/>
      <w:pPr>
        <w:ind w:left="6480" w:hanging="180"/>
      </w:pPr>
    </w:lvl>
  </w:abstractNum>
  <w:abstractNum w:abstractNumId="7" w15:restartNumberingAfterBreak="0">
    <w:nsid w:val="17D21788"/>
    <w:multiLevelType w:val="multilevel"/>
    <w:tmpl w:val="84D2F51E"/>
    <w:lvl w:ilvl="0">
      <w:start w:val="2"/>
      <w:numFmt w:val="decimal"/>
      <w:lvlText w:val="%1"/>
      <w:lvlJc w:val="left"/>
      <w:pPr>
        <w:ind w:left="360" w:hanging="360"/>
      </w:pPr>
      <w:rPr>
        <w:rFonts w:hint="default"/>
      </w:rPr>
    </w:lvl>
    <w:lvl w:ilvl="1">
      <w:start w:val="1"/>
      <w:numFmt w:val="decimal"/>
      <w:lvlText w:val="%1.%2"/>
      <w:lvlJc w:val="left"/>
      <w:pPr>
        <w:ind w:left="530" w:hanging="53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8" w15:restartNumberingAfterBreak="0">
    <w:nsid w:val="17FD68D0"/>
    <w:multiLevelType w:val="multilevel"/>
    <w:tmpl w:val="15C23272"/>
    <w:lvl w:ilvl="0">
      <w:start w:val="1"/>
      <w:numFmt w:val="decimal"/>
      <w:lvlText w:val="%1."/>
      <w:lvlJc w:val="left"/>
      <w:pPr>
        <w:ind w:left="360" w:hanging="360"/>
      </w:pPr>
      <w:rPr>
        <w:rFonts w:hint="default"/>
      </w:r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9" w15:restartNumberingAfterBreak="0">
    <w:nsid w:val="19115E4E"/>
    <w:multiLevelType w:val="hybridMultilevel"/>
    <w:tmpl w:val="E8C6996C"/>
    <w:lvl w:ilvl="0" w:tplc="4942EEDA">
      <w:numFmt w:val="bullet"/>
      <w:lvlText w:val=""/>
      <w:lvlJc w:val="left"/>
      <w:pPr>
        <w:ind w:left="890" w:hanging="360"/>
      </w:pPr>
      <w:rPr>
        <w:rFonts w:ascii="Symbol" w:eastAsia="DengXian" w:hAnsi="Symbol" w:cstheme="minorBidi" w:hint="default"/>
      </w:rPr>
    </w:lvl>
    <w:lvl w:ilvl="1" w:tplc="04090003" w:tentative="1">
      <w:start w:val="1"/>
      <w:numFmt w:val="bullet"/>
      <w:lvlText w:val="o"/>
      <w:lvlJc w:val="left"/>
      <w:pPr>
        <w:ind w:left="1610" w:hanging="360"/>
      </w:pPr>
      <w:rPr>
        <w:rFonts w:ascii="Courier New" w:hAnsi="Courier New" w:cs="Courier New" w:hint="default"/>
      </w:rPr>
    </w:lvl>
    <w:lvl w:ilvl="2" w:tplc="04090005" w:tentative="1">
      <w:start w:val="1"/>
      <w:numFmt w:val="bullet"/>
      <w:lvlText w:val=""/>
      <w:lvlJc w:val="left"/>
      <w:pPr>
        <w:ind w:left="2330" w:hanging="360"/>
      </w:pPr>
      <w:rPr>
        <w:rFonts w:ascii="Wingdings" w:hAnsi="Wingdings" w:hint="default"/>
      </w:rPr>
    </w:lvl>
    <w:lvl w:ilvl="3" w:tplc="04090001" w:tentative="1">
      <w:start w:val="1"/>
      <w:numFmt w:val="bullet"/>
      <w:lvlText w:val=""/>
      <w:lvlJc w:val="left"/>
      <w:pPr>
        <w:ind w:left="3050" w:hanging="360"/>
      </w:pPr>
      <w:rPr>
        <w:rFonts w:ascii="Symbol" w:hAnsi="Symbol" w:hint="default"/>
      </w:rPr>
    </w:lvl>
    <w:lvl w:ilvl="4" w:tplc="04090003" w:tentative="1">
      <w:start w:val="1"/>
      <w:numFmt w:val="bullet"/>
      <w:lvlText w:val="o"/>
      <w:lvlJc w:val="left"/>
      <w:pPr>
        <w:ind w:left="3770" w:hanging="360"/>
      </w:pPr>
      <w:rPr>
        <w:rFonts w:ascii="Courier New" w:hAnsi="Courier New" w:cs="Courier New" w:hint="default"/>
      </w:rPr>
    </w:lvl>
    <w:lvl w:ilvl="5" w:tplc="04090005" w:tentative="1">
      <w:start w:val="1"/>
      <w:numFmt w:val="bullet"/>
      <w:lvlText w:val=""/>
      <w:lvlJc w:val="left"/>
      <w:pPr>
        <w:ind w:left="4490" w:hanging="360"/>
      </w:pPr>
      <w:rPr>
        <w:rFonts w:ascii="Wingdings" w:hAnsi="Wingdings" w:hint="default"/>
      </w:rPr>
    </w:lvl>
    <w:lvl w:ilvl="6" w:tplc="04090001" w:tentative="1">
      <w:start w:val="1"/>
      <w:numFmt w:val="bullet"/>
      <w:lvlText w:val=""/>
      <w:lvlJc w:val="left"/>
      <w:pPr>
        <w:ind w:left="5210" w:hanging="360"/>
      </w:pPr>
      <w:rPr>
        <w:rFonts w:ascii="Symbol" w:hAnsi="Symbol" w:hint="default"/>
      </w:rPr>
    </w:lvl>
    <w:lvl w:ilvl="7" w:tplc="04090003" w:tentative="1">
      <w:start w:val="1"/>
      <w:numFmt w:val="bullet"/>
      <w:lvlText w:val="o"/>
      <w:lvlJc w:val="left"/>
      <w:pPr>
        <w:ind w:left="5930" w:hanging="360"/>
      </w:pPr>
      <w:rPr>
        <w:rFonts w:ascii="Courier New" w:hAnsi="Courier New" w:cs="Courier New" w:hint="default"/>
      </w:rPr>
    </w:lvl>
    <w:lvl w:ilvl="8" w:tplc="04090005" w:tentative="1">
      <w:start w:val="1"/>
      <w:numFmt w:val="bullet"/>
      <w:lvlText w:val=""/>
      <w:lvlJc w:val="left"/>
      <w:pPr>
        <w:ind w:left="6650" w:hanging="360"/>
      </w:pPr>
      <w:rPr>
        <w:rFonts w:ascii="Wingdings" w:hAnsi="Wingdings" w:hint="default"/>
      </w:rPr>
    </w:lvl>
  </w:abstractNum>
  <w:abstractNum w:abstractNumId="10" w15:restartNumberingAfterBreak="0">
    <w:nsid w:val="1D64E039"/>
    <w:multiLevelType w:val="hybridMultilevel"/>
    <w:tmpl w:val="FFFFFFFF"/>
    <w:lvl w:ilvl="0" w:tplc="C7209992">
      <w:start w:val="1"/>
      <w:numFmt w:val="upperLetter"/>
      <w:lvlText w:val="%1."/>
      <w:lvlJc w:val="left"/>
      <w:pPr>
        <w:ind w:left="1080" w:hanging="360"/>
      </w:pPr>
    </w:lvl>
    <w:lvl w:ilvl="1" w:tplc="FA18FE5A">
      <w:start w:val="1"/>
      <w:numFmt w:val="lowerLetter"/>
      <w:lvlText w:val="%2."/>
      <w:lvlJc w:val="left"/>
      <w:pPr>
        <w:ind w:left="1800" w:hanging="360"/>
      </w:pPr>
    </w:lvl>
    <w:lvl w:ilvl="2" w:tplc="6464B2AE">
      <w:start w:val="1"/>
      <w:numFmt w:val="lowerRoman"/>
      <w:lvlText w:val="%3."/>
      <w:lvlJc w:val="right"/>
      <w:pPr>
        <w:ind w:left="2520" w:hanging="180"/>
      </w:pPr>
    </w:lvl>
    <w:lvl w:ilvl="3" w:tplc="29CCC808">
      <w:start w:val="1"/>
      <w:numFmt w:val="decimal"/>
      <w:lvlText w:val="%4."/>
      <w:lvlJc w:val="left"/>
      <w:pPr>
        <w:ind w:left="3240" w:hanging="360"/>
      </w:pPr>
    </w:lvl>
    <w:lvl w:ilvl="4" w:tplc="876258E2">
      <w:start w:val="1"/>
      <w:numFmt w:val="lowerLetter"/>
      <w:lvlText w:val="%5."/>
      <w:lvlJc w:val="left"/>
      <w:pPr>
        <w:ind w:left="3960" w:hanging="360"/>
      </w:pPr>
    </w:lvl>
    <w:lvl w:ilvl="5" w:tplc="28128A98">
      <w:start w:val="1"/>
      <w:numFmt w:val="lowerRoman"/>
      <w:lvlText w:val="%6."/>
      <w:lvlJc w:val="right"/>
      <w:pPr>
        <w:ind w:left="4680" w:hanging="180"/>
      </w:pPr>
    </w:lvl>
    <w:lvl w:ilvl="6" w:tplc="9496E53C">
      <w:start w:val="1"/>
      <w:numFmt w:val="decimal"/>
      <w:lvlText w:val="%7."/>
      <w:lvlJc w:val="left"/>
      <w:pPr>
        <w:ind w:left="5400" w:hanging="360"/>
      </w:pPr>
    </w:lvl>
    <w:lvl w:ilvl="7" w:tplc="EC3C497E">
      <w:start w:val="1"/>
      <w:numFmt w:val="lowerLetter"/>
      <w:lvlText w:val="%8."/>
      <w:lvlJc w:val="left"/>
      <w:pPr>
        <w:ind w:left="6120" w:hanging="360"/>
      </w:pPr>
    </w:lvl>
    <w:lvl w:ilvl="8" w:tplc="DAB6FB86">
      <w:start w:val="1"/>
      <w:numFmt w:val="lowerRoman"/>
      <w:lvlText w:val="%9."/>
      <w:lvlJc w:val="right"/>
      <w:pPr>
        <w:ind w:left="6840" w:hanging="180"/>
      </w:pPr>
    </w:lvl>
  </w:abstractNum>
  <w:abstractNum w:abstractNumId="11" w15:restartNumberingAfterBreak="0">
    <w:nsid w:val="20FCCE87"/>
    <w:multiLevelType w:val="hybridMultilevel"/>
    <w:tmpl w:val="8138B952"/>
    <w:lvl w:ilvl="0" w:tplc="F8F680EE">
      <w:start w:val="1"/>
      <w:numFmt w:val="decimal"/>
      <w:lvlText w:val="%1."/>
      <w:lvlJc w:val="left"/>
      <w:pPr>
        <w:ind w:left="720" w:hanging="360"/>
      </w:pPr>
    </w:lvl>
    <w:lvl w:ilvl="1" w:tplc="A13E405E">
      <w:start w:val="1"/>
      <w:numFmt w:val="lowerLetter"/>
      <w:lvlText w:val="%2."/>
      <w:lvlJc w:val="left"/>
      <w:pPr>
        <w:ind w:left="1440" w:hanging="360"/>
      </w:pPr>
    </w:lvl>
    <w:lvl w:ilvl="2" w:tplc="E056F952">
      <w:start w:val="1"/>
      <w:numFmt w:val="lowerRoman"/>
      <w:lvlText w:val="%3."/>
      <w:lvlJc w:val="right"/>
      <w:pPr>
        <w:ind w:left="2160" w:hanging="180"/>
      </w:pPr>
    </w:lvl>
    <w:lvl w:ilvl="3" w:tplc="48FEC032">
      <w:start w:val="1"/>
      <w:numFmt w:val="decimal"/>
      <w:lvlText w:val="%4."/>
      <w:lvlJc w:val="left"/>
      <w:pPr>
        <w:ind w:left="2880" w:hanging="360"/>
      </w:pPr>
    </w:lvl>
    <w:lvl w:ilvl="4" w:tplc="E230E494">
      <w:start w:val="1"/>
      <w:numFmt w:val="lowerLetter"/>
      <w:lvlText w:val="%5."/>
      <w:lvlJc w:val="left"/>
      <w:pPr>
        <w:ind w:left="3600" w:hanging="360"/>
      </w:pPr>
    </w:lvl>
    <w:lvl w:ilvl="5" w:tplc="BE8EEE5C">
      <w:start w:val="1"/>
      <w:numFmt w:val="lowerRoman"/>
      <w:lvlText w:val="%6."/>
      <w:lvlJc w:val="right"/>
      <w:pPr>
        <w:ind w:left="4320" w:hanging="180"/>
      </w:pPr>
    </w:lvl>
    <w:lvl w:ilvl="6" w:tplc="FFEED0FC">
      <w:start w:val="1"/>
      <w:numFmt w:val="decimal"/>
      <w:lvlText w:val="%7."/>
      <w:lvlJc w:val="left"/>
      <w:pPr>
        <w:ind w:left="5040" w:hanging="360"/>
      </w:pPr>
    </w:lvl>
    <w:lvl w:ilvl="7" w:tplc="D75EC73A">
      <w:start w:val="1"/>
      <w:numFmt w:val="lowerLetter"/>
      <w:lvlText w:val="%8."/>
      <w:lvlJc w:val="left"/>
      <w:pPr>
        <w:ind w:left="5760" w:hanging="360"/>
      </w:pPr>
    </w:lvl>
    <w:lvl w:ilvl="8" w:tplc="B89A642A">
      <w:start w:val="1"/>
      <w:numFmt w:val="lowerRoman"/>
      <w:lvlText w:val="%9."/>
      <w:lvlJc w:val="right"/>
      <w:pPr>
        <w:ind w:left="6480" w:hanging="180"/>
      </w:pPr>
    </w:lvl>
  </w:abstractNum>
  <w:abstractNum w:abstractNumId="12" w15:restartNumberingAfterBreak="0">
    <w:nsid w:val="229F5DA1"/>
    <w:multiLevelType w:val="multilevel"/>
    <w:tmpl w:val="69FC4CF8"/>
    <w:lvl w:ilvl="0">
      <w:start w:val="2"/>
      <w:numFmt w:val="decimal"/>
      <w:lvlText w:val="%1"/>
      <w:lvlJc w:val="left"/>
      <w:pPr>
        <w:ind w:left="530" w:hanging="530"/>
      </w:pPr>
      <w:rPr>
        <w:rFonts w:hint="default"/>
      </w:rPr>
    </w:lvl>
    <w:lvl w:ilvl="1">
      <w:start w:val="4"/>
      <w:numFmt w:val="decimal"/>
      <w:lvlText w:val="%1.%2"/>
      <w:lvlJc w:val="left"/>
      <w:pPr>
        <w:ind w:left="530" w:hanging="53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2A31260"/>
    <w:multiLevelType w:val="multilevel"/>
    <w:tmpl w:val="22BAAF56"/>
    <w:lvl w:ilvl="0">
      <w:start w:val="4"/>
      <w:numFmt w:val="decimal"/>
      <w:lvlText w:val="%1"/>
      <w:lvlJc w:val="left"/>
      <w:pPr>
        <w:ind w:left="555" w:hanging="555"/>
      </w:pPr>
      <w:rPr>
        <w:rFonts w:hint="default"/>
      </w:rPr>
    </w:lvl>
    <w:lvl w:ilvl="1">
      <w:start w:val="2"/>
      <w:numFmt w:val="decimal"/>
      <w:lvlText w:val="%1.%2"/>
      <w:lvlJc w:val="left"/>
      <w:pPr>
        <w:ind w:left="555" w:hanging="55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A05020"/>
    <w:multiLevelType w:val="hybridMultilevel"/>
    <w:tmpl w:val="4314ADFE"/>
    <w:lvl w:ilvl="0" w:tplc="3782E78A">
      <w:start w:val="4"/>
      <w:numFmt w:val="decimal"/>
      <w:lvlText w:val="%1."/>
      <w:lvlJc w:val="left"/>
      <w:pPr>
        <w:ind w:left="720" w:hanging="36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7AF6992"/>
    <w:multiLevelType w:val="hybridMultilevel"/>
    <w:tmpl w:val="8668C22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3DE25139"/>
    <w:multiLevelType w:val="hybridMultilevel"/>
    <w:tmpl w:val="2AA09FB4"/>
    <w:lvl w:ilvl="0" w:tplc="B98CE5A2">
      <w:start w:val="16"/>
      <w:numFmt w:val="bullet"/>
      <w:lvlText w:val=""/>
      <w:lvlJc w:val="left"/>
      <w:pPr>
        <w:ind w:left="720" w:hanging="360"/>
      </w:pPr>
      <w:rPr>
        <w:rFonts w:ascii="Symbol" w:eastAsia="DengXian"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FA397B"/>
    <w:multiLevelType w:val="hybridMultilevel"/>
    <w:tmpl w:val="FFFFFFFF"/>
    <w:lvl w:ilvl="0" w:tplc="56F6922C">
      <w:start w:val="1"/>
      <w:numFmt w:val="lowerLetter"/>
      <w:lvlText w:val="%1."/>
      <w:lvlJc w:val="left"/>
      <w:pPr>
        <w:ind w:left="720" w:hanging="360"/>
      </w:pPr>
    </w:lvl>
    <w:lvl w:ilvl="1" w:tplc="1D10378E">
      <w:start w:val="1"/>
      <w:numFmt w:val="lowerLetter"/>
      <w:lvlText w:val="%2."/>
      <w:lvlJc w:val="left"/>
      <w:pPr>
        <w:ind w:left="1440" w:hanging="360"/>
      </w:pPr>
    </w:lvl>
    <w:lvl w:ilvl="2" w:tplc="95E636AC">
      <w:start w:val="1"/>
      <w:numFmt w:val="lowerRoman"/>
      <w:lvlText w:val="%3."/>
      <w:lvlJc w:val="right"/>
      <w:pPr>
        <w:ind w:left="2160" w:hanging="180"/>
      </w:pPr>
    </w:lvl>
    <w:lvl w:ilvl="3" w:tplc="C2F8348C">
      <w:start w:val="1"/>
      <w:numFmt w:val="decimal"/>
      <w:lvlText w:val="%4."/>
      <w:lvlJc w:val="left"/>
      <w:pPr>
        <w:ind w:left="2880" w:hanging="360"/>
      </w:pPr>
    </w:lvl>
    <w:lvl w:ilvl="4" w:tplc="3474C0CA">
      <w:start w:val="1"/>
      <w:numFmt w:val="lowerLetter"/>
      <w:lvlText w:val="%5."/>
      <w:lvlJc w:val="left"/>
      <w:pPr>
        <w:ind w:left="3600" w:hanging="360"/>
      </w:pPr>
    </w:lvl>
    <w:lvl w:ilvl="5" w:tplc="7B700742">
      <w:start w:val="1"/>
      <w:numFmt w:val="lowerRoman"/>
      <w:lvlText w:val="%6."/>
      <w:lvlJc w:val="right"/>
      <w:pPr>
        <w:ind w:left="4320" w:hanging="180"/>
      </w:pPr>
    </w:lvl>
    <w:lvl w:ilvl="6" w:tplc="D34C9512">
      <w:start w:val="1"/>
      <w:numFmt w:val="decimal"/>
      <w:lvlText w:val="%7."/>
      <w:lvlJc w:val="left"/>
      <w:pPr>
        <w:ind w:left="5040" w:hanging="360"/>
      </w:pPr>
    </w:lvl>
    <w:lvl w:ilvl="7" w:tplc="7AEE8A28">
      <w:start w:val="1"/>
      <w:numFmt w:val="lowerLetter"/>
      <w:lvlText w:val="%8."/>
      <w:lvlJc w:val="left"/>
      <w:pPr>
        <w:ind w:left="5760" w:hanging="360"/>
      </w:pPr>
    </w:lvl>
    <w:lvl w:ilvl="8" w:tplc="C87E24E8">
      <w:start w:val="1"/>
      <w:numFmt w:val="lowerRoman"/>
      <w:lvlText w:val="%9."/>
      <w:lvlJc w:val="right"/>
      <w:pPr>
        <w:ind w:left="6480" w:hanging="180"/>
      </w:pPr>
    </w:lvl>
  </w:abstractNum>
  <w:abstractNum w:abstractNumId="18" w15:restartNumberingAfterBreak="0">
    <w:nsid w:val="48D27053"/>
    <w:multiLevelType w:val="multilevel"/>
    <w:tmpl w:val="DF206CCC"/>
    <w:lvl w:ilvl="0">
      <w:start w:val="2"/>
      <w:numFmt w:val="decimal"/>
      <w:lvlText w:val="%1"/>
      <w:lvlJc w:val="left"/>
      <w:pPr>
        <w:ind w:left="360" w:hanging="360"/>
      </w:pPr>
      <w:rPr>
        <w:rFonts w:eastAsia="DengXian" w:hint="default"/>
      </w:rPr>
    </w:lvl>
    <w:lvl w:ilvl="1">
      <w:start w:val="3"/>
      <w:numFmt w:val="decimal"/>
      <w:lvlText w:val="%1.%2"/>
      <w:lvlJc w:val="left"/>
      <w:pPr>
        <w:ind w:left="360" w:hanging="360"/>
      </w:pPr>
      <w:rPr>
        <w:rFonts w:eastAsia="DengXian" w:hint="default"/>
      </w:rPr>
    </w:lvl>
    <w:lvl w:ilvl="2">
      <w:start w:val="1"/>
      <w:numFmt w:val="decimal"/>
      <w:lvlText w:val="%1.%2.%3"/>
      <w:lvlJc w:val="left"/>
      <w:pPr>
        <w:ind w:left="720" w:hanging="720"/>
      </w:pPr>
      <w:rPr>
        <w:rFonts w:eastAsia="DengXian" w:hint="default"/>
      </w:rPr>
    </w:lvl>
    <w:lvl w:ilvl="3">
      <w:start w:val="1"/>
      <w:numFmt w:val="decimal"/>
      <w:lvlText w:val="%1.%2.%3.%4"/>
      <w:lvlJc w:val="left"/>
      <w:pPr>
        <w:ind w:left="1080" w:hanging="1080"/>
      </w:pPr>
      <w:rPr>
        <w:rFonts w:eastAsia="DengXian" w:hint="default"/>
      </w:rPr>
    </w:lvl>
    <w:lvl w:ilvl="4">
      <w:start w:val="1"/>
      <w:numFmt w:val="decimal"/>
      <w:lvlText w:val="%1.%2.%3.%4.%5"/>
      <w:lvlJc w:val="left"/>
      <w:pPr>
        <w:ind w:left="1080" w:hanging="1080"/>
      </w:pPr>
      <w:rPr>
        <w:rFonts w:eastAsia="DengXian" w:hint="default"/>
      </w:rPr>
    </w:lvl>
    <w:lvl w:ilvl="5">
      <w:start w:val="1"/>
      <w:numFmt w:val="decimal"/>
      <w:lvlText w:val="%1.%2.%3.%4.%5.%6"/>
      <w:lvlJc w:val="left"/>
      <w:pPr>
        <w:ind w:left="1440" w:hanging="1440"/>
      </w:pPr>
      <w:rPr>
        <w:rFonts w:eastAsia="DengXian" w:hint="default"/>
      </w:rPr>
    </w:lvl>
    <w:lvl w:ilvl="6">
      <w:start w:val="1"/>
      <w:numFmt w:val="decimal"/>
      <w:lvlText w:val="%1.%2.%3.%4.%5.%6.%7"/>
      <w:lvlJc w:val="left"/>
      <w:pPr>
        <w:ind w:left="1440" w:hanging="1440"/>
      </w:pPr>
      <w:rPr>
        <w:rFonts w:eastAsia="DengXian" w:hint="default"/>
      </w:rPr>
    </w:lvl>
    <w:lvl w:ilvl="7">
      <w:start w:val="1"/>
      <w:numFmt w:val="decimal"/>
      <w:lvlText w:val="%1.%2.%3.%4.%5.%6.%7.%8"/>
      <w:lvlJc w:val="left"/>
      <w:pPr>
        <w:ind w:left="1800" w:hanging="1800"/>
      </w:pPr>
      <w:rPr>
        <w:rFonts w:eastAsia="DengXian" w:hint="default"/>
      </w:rPr>
    </w:lvl>
    <w:lvl w:ilvl="8">
      <w:start w:val="1"/>
      <w:numFmt w:val="decimal"/>
      <w:lvlText w:val="%1.%2.%3.%4.%5.%6.%7.%8.%9"/>
      <w:lvlJc w:val="left"/>
      <w:pPr>
        <w:ind w:left="1800" w:hanging="1800"/>
      </w:pPr>
      <w:rPr>
        <w:rFonts w:eastAsia="DengXian" w:hint="default"/>
      </w:rPr>
    </w:lvl>
  </w:abstractNum>
  <w:abstractNum w:abstractNumId="19" w15:restartNumberingAfterBreak="0">
    <w:nsid w:val="4F565601"/>
    <w:multiLevelType w:val="multilevel"/>
    <w:tmpl w:val="84D2F51E"/>
    <w:lvl w:ilvl="0">
      <w:start w:val="2"/>
      <w:numFmt w:val="decimal"/>
      <w:lvlText w:val="%1"/>
      <w:lvlJc w:val="left"/>
      <w:pPr>
        <w:ind w:left="360" w:hanging="360"/>
      </w:pPr>
      <w:rPr>
        <w:rFonts w:hint="default"/>
      </w:rPr>
    </w:lvl>
    <w:lvl w:ilvl="1">
      <w:start w:val="1"/>
      <w:numFmt w:val="decimal"/>
      <w:lvlText w:val="%1.%2"/>
      <w:lvlJc w:val="left"/>
      <w:pPr>
        <w:ind w:left="530" w:hanging="53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0" w15:restartNumberingAfterBreak="0">
    <w:nsid w:val="51351FE1"/>
    <w:multiLevelType w:val="multilevel"/>
    <w:tmpl w:val="47948768"/>
    <w:lvl w:ilvl="0">
      <w:start w:val="2"/>
      <w:numFmt w:val="decimal"/>
      <w:lvlText w:val="%1"/>
      <w:lvlJc w:val="left"/>
      <w:pPr>
        <w:ind w:left="530" w:hanging="530"/>
      </w:pPr>
      <w:rPr>
        <w:rFonts w:eastAsia="DengXian" w:hint="default"/>
      </w:rPr>
    </w:lvl>
    <w:lvl w:ilvl="1">
      <w:start w:val="2"/>
      <w:numFmt w:val="decimal"/>
      <w:lvlText w:val="%1.%2"/>
      <w:lvlJc w:val="left"/>
      <w:pPr>
        <w:ind w:left="530" w:hanging="530"/>
      </w:pPr>
      <w:rPr>
        <w:rFonts w:eastAsia="DengXian" w:hint="default"/>
      </w:rPr>
    </w:lvl>
    <w:lvl w:ilvl="2">
      <w:start w:val="1"/>
      <w:numFmt w:val="decimal"/>
      <w:lvlText w:val="%1.%2.%3"/>
      <w:lvlJc w:val="left"/>
      <w:pPr>
        <w:ind w:left="720" w:hanging="720"/>
      </w:pPr>
      <w:rPr>
        <w:rFonts w:eastAsia="DengXian" w:hint="default"/>
      </w:rPr>
    </w:lvl>
    <w:lvl w:ilvl="3">
      <w:start w:val="1"/>
      <w:numFmt w:val="decimal"/>
      <w:lvlText w:val="%1.%2.%3.%4"/>
      <w:lvlJc w:val="left"/>
      <w:pPr>
        <w:ind w:left="1080" w:hanging="1080"/>
      </w:pPr>
      <w:rPr>
        <w:rFonts w:eastAsia="DengXian" w:hint="default"/>
      </w:rPr>
    </w:lvl>
    <w:lvl w:ilvl="4">
      <w:start w:val="1"/>
      <w:numFmt w:val="decimal"/>
      <w:lvlText w:val="%1.%2.%3.%4.%5"/>
      <w:lvlJc w:val="left"/>
      <w:pPr>
        <w:ind w:left="1080" w:hanging="1080"/>
      </w:pPr>
      <w:rPr>
        <w:rFonts w:eastAsia="DengXian" w:hint="default"/>
      </w:rPr>
    </w:lvl>
    <w:lvl w:ilvl="5">
      <w:start w:val="1"/>
      <w:numFmt w:val="decimal"/>
      <w:lvlText w:val="%1.%2.%3.%4.%5.%6"/>
      <w:lvlJc w:val="left"/>
      <w:pPr>
        <w:ind w:left="1440" w:hanging="1440"/>
      </w:pPr>
      <w:rPr>
        <w:rFonts w:eastAsia="DengXian" w:hint="default"/>
      </w:rPr>
    </w:lvl>
    <w:lvl w:ilvl="6">
      <w:start w:val="1"/>
      <w:numFmt w:val="decimal"/>
      <w:lvlText w:val="%1.%2.%3.%4.%5.%6.%7"/>
      <w:lvlJc w:val="left"/>
      <w:pPr>
        <w:ind w:left="1440" w:hanging="1440"/>
      </w:pPr>
      <w:rPr>
        <w:rFonts w:eastAsia="DengXian" w:hint="default"/>
      </w:rPr>
    </w:lvl>
    <w:lvl w:ilvl="7">
      <w:start w:val="1"/>
      <w:numFmt w:val="decimal"/>
      <w:lvlText w:val="%1.%2.%3.%4.%5.%6.%7.%8"/>
      <w:lvlJc w:val="left"/>
      <w:pPr>
        <w:ind w:left="1800" w:hanging="1800"/>
      </w:pPr>
      <w:rPr>
        <w:rFonts w:eastAsia="DengXian" w:hint="default"/>
      </w:rPr>
    </w:lvl>
    <w:lvl w:ilvl="8">
      <w:start w:val="1"/>
      <w:numFmt w:val="decimal"/>
      <w:lvlText w:val="%1.%2.%3.%4.%5.%6.%7.%8.%9"/>
      <w:lvlJc w:val="left"/>
      <w:pPr>
        <w:ind w:left="1800" w:hanging="1800"/>
      </w:pPr>
      <w:rPr>
        <w:rFonts w:eastAsia="DengXian" w:hint="default"/>
      </w:rPr>
    </w:lvl>
  </w:abstractNum>
  <w:abstractNum w:abstractNumId="21" w15:restartNumberingAfterBreak="0">
    <w:nsid w:val="5A5D48DD"/>
    <w:multiLevelType w:val="hybridMultilevel"/>
    <w:tmpl w:val="FFFFFFFF"/>
    <w:lvl w:ilvl="0" w:tplc="991A0A02">
      <w:numFmt w:val="none"/>
      <w:lvlText w:val=""/>
      <w:lvlJc w:val="left"/>
      <w:pPr>
        <w:tabs>
          <w:tab w:val="num" w:pos="360"/>
        </w:tabs>
      </w:pPr>
    </w:lvl>
    <w:lvl w:ilvl="1" w:tplc="44F01C38">
      <w:start w:val="1"/>
      <w:numFmt w:val="lowerLetter"/>
      <w:lvlText w:val="%2."/>
      <w:lvlJc w:val="left"/>
      <w:pPr>
        <w:ind w:left="1440" w:hanging="360"/>
      </w:pPr>
    </w:lvl>
    <w:lvl w:ilvl="2" w:tplc="DF1A61B6">
      <w:start w:val="1"/>
      <w:numFmt w:val="lowerRoman"/>
      <w:lvlText w:val="%3."/>
      <w:lvlJc w:val="right"/>
      <w:pPr>
        <w:ind w:left="2160" w:hanging="180"/>
      </w:pPr>
    </w:lvl>
    <w:lvl w:ilvl="3" w:tplc="DE7A7C20">
      <w:start w:val="1"/>
      <w:numFmt w:val="decimal"/>
      <w:lvlText w:val="%4."/>
      <w:lvlJc w:val="left"/>
      <w:pPr>
        <w:ind w:left="2880" w:hanging="360"/>
      </w:pPr>
    </w:lvl>
    <w:lvl w:ilvl="4" w:tplc="3D287C1E">
      <w:start w:val="1"/>
      <w:numFmt w:val="lowerLetter"/>
      <w:lvlText w:val="%5."/>
      <w:lvlJc w:val="left"/>
      <w:pPr>
        <w:ind w:left="3600" w:hanging="360"/>
      </w:pPr>
    </w:lvl>
    <w:lvl w:ilvl="5" w:tplc="2D20A546">
      <w:start w:val="1"/>
      <w:numFmt w:val="lowerRoman"/>
      <w:lvlText w:val="%6."/>
      <w:lvlJc w:val="right"/>
      <w:pPr>
        <w:ind w:left="4320" w:hanging="180"/>
      </w:pPr>
    </w:lvl>
    <w:lvl w:ilvl="6" w:tplc="EA647EC4">
      <w:start w:val="1"/>
      <w:numFmt w:val="decimal"/>
      <w:lvlText w:val="%7."/>
      <w:lvlJc w:val="left"/>
      <w:pPr>
        <w:ind w:left="5040" w:hanging="360"/>
      </w:pPr>
    </w:lvl>
    <w:lvl w:ilvl="7" w:tplc="889AF516">
      <w:start w:val="1"/>
      <w:numFmt w:val="lowerLetter"/>
      <w:lvlText w:val="%8."/>
      <w:lvlJc w:val="left"/>
      <w:pPr>
        <w:ind w:left="5760" w:hanging="360"/>
      </w:pPr>
    </w:lvl>
    <w:lvl w:ilvl="8" w:tplc="0BF29732">
      <w:start w:val="1"/>
      <w:numFmt w:val="lowerRoman"/>
      <w:lvlText w:val="%9."/>
      <w:lvlJc w:val="right"/>
      <w:pPr>
        <w:ind w:left="6480" w:hanging="180"/>
      </w:pPr>
    </w:lvl>
  </w:abstractNum>
  <w:abstractNum w:abstractNumId="22" w15:restartNumberingAfterBreak="0">
    <w:nsid w:val="5B6DDF1B"/>
    <w:multiLevelType w:val="hybridMultilevel"/>
    <w:tmpl w:val="6FF6ADC8"/>
    <w:lvl w:ilvl="0" w:tplc="46E429A2">
      <w:start w:val="1"/>
      <w:numFmt w:val="decimal"/>
      <w:lvlText w:val="%1."/>
      <w:lvlJc w:val="left"/>
      <w:pPr>
        <w:ind w:left="720" w:hanging="360"/>
      </w:pPr>
    </w:lvl>
    <w:lvl w:ilvl="1" w:tplc="9FA62986">
      <w:start w:val="1"/>
      <w:numFmt w:val="lowerLetter"/>
      <w:lvlText w:val="%2."/>
      <w:lvlJc w:val="left"/>
      <w:pPr>
        <w:ind w:left="1440" w:hanging="360"/>
      </w:pPr>
    </w:lvl>
    <w:lvl w:ilvl="2" w:tplc="4C96AD16">
      <w:start w:val="1"/>
      <w:numFmt w:val="lowerRoman"/>
      <w:lvlText w:val="%3."/>
      <w:lvlJc w:val="right"/>
      <w:pPr>
        <w:ind w:left="2160" w:hanging="180"/>
      </w:pPr>
    </w:lvl>
    <w:lvl w:ilvl="3" w:tplc="B6F42A08">
      <w:start w:val="1"/>
      <w:numFmt w:val="decimal"/>
      <w:lvlText w:val="%4."/>
      <w:lvlJc w:val="left"/>
      <w:pPr>
        <w:ind w:left="2880" w:hanging="360"/>
      </w:pPr>
    </w:lvl>
    <w:lvl w:ilvl="4" w:tplc="FBA48468">
      <w:start w:val="1"/>
      <w:numFmt w:val="lowerLetter"/>
      <w:lvlText w:val="%5."/>
      <w:lvlJc w:val="left"/>
      <w:pPr>
        <w:ind w:left="3600" w:hanging="360"/>
      </w:pPr>
    </w:lvl>
    <w:lvl w:ilvl="5" w:tplc="30CE99CC">
      <w:start w:val="1"/>
      <w:numFmt w:val="lowerRoman"/>
      <w:lvlText w:val="%6."/>
      <w:lvlJc w:val="right"/>
      <w:pPr>
        <w:ind w:left="4320" w:hanging="180"/>
      </w:pPr>
    </w:lvl>
    <w:lvl w:ilvl="6" w:tplc="B226FECE">
      <w:start w:val="1"/>
      <w:numFmt w:val="decimal"/>
      <w:lvlText w:val="%7."/>
      <w:lvlJc w:val="left"/>
      <w:pPr>
        <w:ind w:left="5040" w:hanging="360"/>
      </w:pPr>
    </w:lvl>
    <w:lvl w:ilvl="7" w:tplc="C5B8C82E">
      <w:start w:val="1"/>
      <w:numFmt w:val="lowerLetter"/>
      <w:lvlText w:val="%8."/>
      <w:lvlJc w:val="left"/>
      <w:pPr>
        <w:ind w:left="5760" w:hanging="360"/>
      </w:pPr>
    </w:lvl>
    <w:lvl w:ilvl="8" w:tplc="21200DDE">
      <w:start w:val="1"/>
      <w:numFmt w:val="lowerRoman"/>
      <w:lvlText w:val="%9."/>
      <w:lvlJc w:val="right"/>
      <w:pPr>
        <w:ind w:left="6480" w:hanging="180"/>
      </w:pPr>
    </w:lvl>
  </w:abstractNum>
  <w:abstractNum w:abstractNumId="23" w15:restartNumberingAfterBreak="0">
    <w:nsid w:val="6D6991F7"/>
    <w:multiLevelType w:val="multilevel"/>
    <w:tmpl w:val="FFFFFFFF"/>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6ECE1159"/>
    <w:multiLevelType w:val="hybridMultilevel"/>
    <w:tmpl w:val="FFFFFFFF"/>
    <w:lvl w:ilvl="0" w:tplc="A7A05900">
      <w:start w:val="1"/>
      <w:numFmt w:val="decimal"/>
      <w:lvlText w:val="%1."/>
      <w:lvlJc w:val="left"/>
      <w:pPr>
        <w:ind w:left="720" w:hanging="360"/>
      </w:pPr>
    </w:lvl>
    <w:lvl w:ilvl="1" w:tplc="EBF01360">
      <w:start w:val="1"/>
      <w:numFmt w:val="lowerLetter"/>
      <w:lvlText w:val="%2."/>
      <w:lvlJc w:val="left"/>
      <w:pPr>
        <w:ind w:left="1440" w:hanging="360"/>
      </w:pPr>
    </w:lvl>
    <w:lvl w:ilvl="2" w:tplc="8892D440">
      <w:start w:val="1"/>
      <w:numFmt w:val="lowerRoman"/>
      <w:lvlText w:val="%3."/>
      <w:lvlJc w:val="right"/>
      <w:pPr>
        <w:ind w:left="2160" w:hanging="180"/>
      </w:pPr>
    </w:lvl>
    <w:lvl w:ilvl="3" w:tplc="26001E3C">
      <w:start w:val="1"/>
      <w:numFmt w:val="decimal"/>
      <w:lvlText w:val="%4."/>
      <w:lvlJc w:val="left"/>
      <w:pPr>
        <w:ind w:left="2880" w:hanging="360"/>
      </w:pPr>
    </w:lvl>
    <w:lvl w:ilvl="4" w:tplc="4922F792">
      <w:start w:val="1"/>
      <w:numFmt w:val="lowerLetter"/>
      <w:lvlText w:val="%5."/>
      <w:lvlJc w:val="left"/>
      <w:pPr>
        <w:ind w:left="3600" w:hanging="360"/>
      </w:pPr>
    </w:lvl>
    <w:lvl w:ilvl="5" w:tplc="6666E38E">
      <w:start w:val="1"/>
      <w:numFmt w:val="lowerRoman"/>
      <w:lvlText w:val="%6."/>
      <w:lvlJc w:val="right"/>
      <w:pPr>
        <w:ind w:left="4320" w:hanging="180"/>
      </w:pPr>
    </w:lvl>
    <w:lvl w:ilvl="6" w:tplc="77986918">
      <w:start w:val="1"/>
      <w:numFmt w:val="decimal"/>
      <w:lvlText w:val="%7."/>
      <w:lvlJc w:val="left"/>
      <w:pPr>
        <w:ind w:left="5040" w:hanging="360"/>
      </w:pPr>
    </w:lvl>
    <w:lvl w:ilvl="7" w:tplc="49361056">
      <w:start w:val="1"/>
      <w:numFmt w:val="lowerLetter"/>
      <w:lvlText w:val="%8."/>
      <w:lvlJc w:val="left"/>
      <w:pPr>
        <w:ind w:left="5760" w:hanging="360"/>
      </w:pPr>
    </w:lvl>
    <w:lvl w:ilvl="8" w:tplc="FA7047F2">
      <w:start w:val="1"/>
      <w:numFmt w:val="lowerRoman"/>
      <w:lvlText w:val="%9."/>
      <w:lvlJc w:val="right"/>
      <w:pPr>
        <w:ind w:left="6480" w:hanging="180"/>
      </w:pPr>
    </w:lvl>
  </w:abstractNum>
  <w:abstractNum w:abstractNumId="25" w15:restartNumberingAfterBreak="0">
    <w:nsid w:val="6FC47868"/>
    <w:multiLevelType w:val="multilevel"/>
    <w:tmpl w:val="81CCF45A"/>
    <w:lvl w:ilvl="0">
      <w:start w:val="4"/>
      <w:numFmt w:val="decimal"/>
      <w:lvlText w:val="%1."/>
      <w:lvlJc w:val="left"/>
      <w:pPr>
        <w:ind w:left="360" w:hanging="360"/>
      </w:pPr>
      <w:rPr>
        <w:rFonts w:eastAsia="DengXian" w:hint="default"/>
      </w:rPr>
    </w:lvl>
    <w:lvl w:ilvl="1">
      <w:start w:val="1"/>
      <w:numFmt w:val="decimal"/>
      <w:isLgl/>
      <w:lvlText w:val="%1.%2"/>
      <w:lvlJc w:val="left"/>
      <w:pPr>
        <w:ind w:left="390" w:hanging="390"/>
      </w:pPr>
      <w:rPr>
        <w:rFonts w:hint="default"/>
        <w:sz w:val="28"/>
      </w:rPr>
    </w:lvl>
    <w:lvl w:ilvl="2">
      <w:start w:val="1"/>
      <w:numFmt w:val="decimal"/>
      <w:isLgl/>
      <w:lvlText w:val="%1.%2.%3"/>
      <w:lvlJc w:val="left"/>
      <w:pPr>
        <w:ind w:left="720" w:hanging="720"/>
      </w:pPr>
      <w:rPr>
        <w:rFonts w:hint="default"/>
        <w:sz w:val="28"/>
      </w:rPr>
    </w:lvl>
    <w:lvl w:ilvl="3">
      <w:start w:val="1"/>
      <w:numFmt w:val="decimal"/>
      <w:isLgl/>
      <w:lvlText w:val="%1.%2.%3.%4"/>
      <w:lvlJc w:val="left"/>
      <w:pPr>
        <w:ind w:left="1080" w:hanging="1080"/>
      </w:pPr>
      <w:rPr>
        <w:rFonts w:hint="default"/>
        <w:sz w:val="28"/>
      </w:rPr>
    </w:lvl>
    <w:lvl w:ilvl="4">
      <w:start w:val="1"/>
      <w:numFmt w:val="decimal"/>
      <w:isLgl/>
      <w:lvlText w:val="%1.%2.%3.%4.%5"/>
      <w:lvlJc w:val="left"/>
      <w:pPr>
        <w:ind w:left="1080" w:hanging="1080"/>
      </w:pPr>
      <w:rPr>
        <w:rFonts w:hint="default"/>
        <w:sz w:val="28"/>
      </w:rPr>
    </w:lvl>
    <w:lvl w:ilvl="5">
      <w:start w:val="1"/>
      <w:numFmt w:val="decimal"/>
      <w:isLgl/>
      <w:lvlText w:val="%1.%2.%3.%4.%5.%6"/>
      <w:lvlJc w:val="left"/>
      <w:pPr>
        <w:ind w:left="1440" w:hanging="1440"/>
      </w:pPr>
      <w:rPr>
        <w:rFonts w:hint="default"/>
        <w:sz w:val="28"/>
      </w:rPr>
    </w:lvl>
    <w:lvl w:ilvl="6">
      <w:start w:val="1"/>
      <w:numFmt w:val="decimal"/>
      <w:isLgl/>
      <w:lvlText w:val="%1.%2.%3.%4.%5.%6.%7"/>
      <w:lvlJc w:val="left"/>
      <w:pPr>
        <w:ind w:left="1440" w:hanging="1440"/>
      </w:pPr>
      <w:rPr>
        <w:rFonts w:hint="default"/>
        <w:sz w:val="28"/>
      </w:rPr>
    </w:lvl>
    <w:lvl w:ilvl="7">
      <w:start w:val="1"/>
      <w:numFmt w:val="decimal"/>
      <w:isLgl/>
      <w:lvlText w:val="%1.%2.%3.%4.%5.%6.%7.%8"/>
      <w:lvlJc w:val="left"/>
      <w:pPr>
        <w:ind w:left="1800" w:hanging="1800"/>
      </w:pPr>
      <w:rPr>
        <w:rFonts w:hint="default"/>
        <w:sz w:val="28"/>
      </w:rPr>
    </w:lvl>
    <w:lvl w:ilvl="8">
      <w:start w:val="1"/>
      <w:numFmt w:val="decimal"/>
      <w:isLgl/>
      <w:lvlText w:val="%1.%2.%3.%4.%5.%6.%7.%8.%9"/>
      <w:lvlJc w:val="left"/>
      <w:pPr>
        <w:ind w:left="1800" w:hanging="1800"/>
      </w:pPr>
      <w:rPr>
        <w:rFonts w:hint="default"/>
        <w:sz w:val="28"/>
      </w:rPr>
    </w:lvl>
  </w:abstractNum>
  <w:abstractNum w:abstractNumId="26" w15:restartNumberingAfterBreak="0">
    <w:nsid w:val="742CFD82"/>
    <w:multiLevelType w:val="multilevel"/>
    <w:tmpl w:val="02B65230"/>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36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36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360"/>
      </w:pPr>
    </w:lvl>
  </w:abstractNum>
  <w:abstractNum w:abstractNumId="27" w15:restartNumberingAfterBreak="0">
    <w:nsid w:val="7CA47A5A"/>
    <w:multiLevelType w:val="multilevel"/>
    <w:tmpl w:val="3E86F0E2"/>
    <w:lvl w:ilvl="0">
      <w:start w:val="2"/>
      <w:numFmt w:val="decimal"/>
      <w:lvlText w:val="%1"/>
      <w:lvlJc w:val="left"/>
      <w:pPr>
        <w:ind w:left="530" w:hanging="530"/>
      </w:pPr>
      <w:rPr>
        <w:rFonts w:eastAsia="DengXian" w:hint="default"/>
      </w:rPr>
    </w:lvl>
    <w:lvl w:ilvl="1">
      <w:start w:val="3"/>
      <w:numFmt w:val="decimal"/>
      <w:lvlText w:val="%1.%2"/>
      <w:lvlJc w:val="left"/>
      <w:pPr>
        <w:ind w:left="530" w:hanging="530"/>
      </w:pPr>
      <w:rPr>
        <w:rFonts w:eastAsia="DengXian" w:hint="default"/>
      </w:rPr>
    </w:lvl>
    <w:lvl w:ilvl="2">
      <w:start w:val="2"/>
      <w:numFmt w:val="decimal"/>
      <w:lvlText w:val="%1.%2.%3"/>
      <w:lvlJc w:val="left"/>
      <w:pPr>
        <w:ind w:left="720" w:hanging="720"/>
      </w:pPr>
    </w:lvl>
    <w:lvl w:ilvl="3">
      <w:start w:val="1"/>
      <w:numFmt w:val="decimal"/>
      <w:lvlText w:val="%1.%2.%3.%4"/>
      <w:lvlJc w:val="left"/>
      <w:pPr>
        <w:ind w:left="1080" w:hanging="1080"/>
      </w:pPr>
      <w:rPr>
        <w:rFonts w:eastAsia="DengXian" w:hint="default"/>
      </w:rPr>
    </w:lvl>
    <w:lvl w:ilvl="4">
      <w:start w:val="1"/>
      <w:numFmt w:val="decimal"/>
      <w:lvlText w:val="%1.%2.%3.%4.%5"/>
      <w:lvlJc w:val="left"/>
      <w:pPr>
        <w:ind w:left="1080" w:hanging="1080"/>
      </w:pPr>
      <w:rPr>
        <w:rFonts w:eastAsia="DengXian" w:hint="default"/>
      </w:rPr>
    </w:lvl>
    <w:lvl w:ilvl="5">
      <w:start w:val="1"/>
      <w:numFmt w:val="decimal"/>
      <w:lvlText w:val="%1.%2.%3.%4.%5.%6"/>
      <w:lvlJc w:val="left"/>
      <w:pPr>
        <w:ind w:left="1440" w:hanging="1440"/>
      </w:pPr>
      <w:rPr>
        <w:rFonts w:eastAsia="DengXian" w:hint="default"/>
      </w:rPr>
    </w:lvl>
    <w:lvl w:ilvl="6">
      <w:start w:val="1"/>
      <w:numFmt w:val="decimal"/>
      <w:lvlText w:val="%1.%2.%3.%4.%5.%6.%7"/>
      <w:lvlJc w:val="left"/>
      <w:pPr>
        <w:ind w:left="1440" w:hanging="1440"/>
      </w:pPr>
      <w:rPr>
        <w:rFonts w:eastAsia="DengXian" w:hint="default"/>
      </w:rPr>
    </w:lvl>
    <w:lvl w:ilvl="7">
      <w:start w:val="1"/>
      <w:numFmt w:val="decimal"/>
      <w:lvlText w:val="%1.%2.%3.%4.%5.%6.%7.%8"/>
      <w:lvlJc w:val="left"/>
      <w:pPr>
        <w:ind w:left="1800" w:hanging="1800"/>
      </w:pPr>
      <w:rPr>
        <w:rFonts w:eastAsia="DengXian" w:hint="default"/>
      </w:rPr>
    </w:lvl>
    <w:lvl w:ilvl="8">
      <w:start w:val="1"/>
      <w:numFmt w:val="decimal"/>
      <w:lvlText w:val="%1.%2.%3.%4.%5.%6.%7.%8.%9"/>
      <w:lvlJc w:val="left"/>
      <w:pPr>
        <w:ind w:left="1800" w:hanging="1800"/>
      </w:pPr>
      <w:rPr>
        <w:rFonts w:eastAsia="DengXian" w:hint="default"/>
      </w:rPr>
    </w:lvl>
  </w:abstractNum>
  <w:abstractNum w:abstractNumId="28" w15:restartNumberingAfterBreak="0">
    <w:nsid w:val="7DD9429C"/>
    <w:multiLevelType w:val="hybridMultilevel"/>
    <w:tmpl w:val="23A4D4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DFF60BA"/>
    <w:multiLevelType w:val="hybridMultilevel"/>
    <w:tmpl w:val="FFFFFFFF"/>
    <w:lvl w:ilvl="0" w:tplc="CCF421BC">
      <w:start w:val="1"/>
      <w:numFmt w:val="decimal"/>
      <w:lvlText w:val="%1."/>
      <w:lvlJc w:val="left"/>
      <w:pPr>
        <w:ind w:left="720" w:hanging="360"/>
      </w:pPr>
    </w:lvl>
    <w:lvl w:ilvl="1" w:tplc="A1084A96">
      <w:start w:val="1"/>
      <w:numFmt w:val="lowerLetter"/>
      <w:lvlText w:val="%2."/>
      <w:lvlJc w:val="left"/>
      <w:pPr>
        <w:ind w:left="1440" w:hanging="360"/>
      </w:pPr>
    </w:lvl>
    <w:lvl w:ilvl="2" w:tplc="F3860C0A">
      <w:start w:val="1"/>
      <w:numFmt w:val="lowerRoman"/>
      <w:lvlText w:val="%3."/>
      <w:lvlJc w:val="right"/>
      <w:pPr>
        <w:ind w:left="2160" w:hanging="180"/>
      </w:pPr>
    </w:lvl>
    <w:lvl w:ilvl="3" w:tplc="203618CA">
      <w:start w:val="1"/>
      <w:numFmt w:val="decimal"/>
      <w:lvlText w:val="%4."/>
      <w:lvlJc w:val="left"/>
      <w:pPr>
        <w:ind w:left="2880" w:hanging="360"/>
      </w:pPr>
    </w:lvl>
    <w:lvl w:ilvl="4" w:tplc="7694807E">
      <w:start w:val="1"/>
      <w:numFmt w:val="lowerLetter"/>
      <w:lvlText w:val="%5."/>
      <w:lvlJc w:val="left"/>
      <w:pPr>
        <w:ind w:left="3600" w:hanging="360"/>
      </w:pPr>
    </w:lvl>
    <w:lvl w:ilvl="5" w:tplc="C66215EC">
      <w:start w:val="1"/>
      <w:numFmt w:val="lowerRoman"/>
      <w:lvlText w:val="%6."/>
      <w:lvlJc w:val="right"/>
      <w:pPr>
        <w:ind w:left="4320" w:hanging="180"/>
      </w:pPr>
    </w:lvl>
    <w:lvl w:ilvl="6" w:tplc="49C81224">
      <w:start w:val="1"/>
      <w:numFmt w:val="decimal"/>
      <w:lvlText w:val="%7."/>
      <w:lvlJc w:val="left"/>
      <w:pPr>
        <w:ind w:left="5040" w:hanging="360"/>
      </w:pPr>
    </w:lvl>
    <w:lvl w:ilvl="7" w:tplc="66181884">
      <w:start w:val="1"/>
      <w:numFmt w:val="lowerLetter"/>
      <w:lvlText w:val="%8."/>
      <w:lvlJc w:val="left"/>
      <w:pPr>
        <w:ind w:left="5760" w:hanging="360"/>
      </w:pPr>
    </w:lvl>
    <w:lvl w:ilvl="8" w:tplc="DA7A2A44">
      <w:start w:val="1"/>
      <w:numFmt w:val="lowerRoman"/>
      <w:lvlText w:val="%9."/>
      <w:lvlJc w:val="right"/>
      <w:pPr>
        <w:ind w:left="6480" w:hanging="180"/>
      </w:pPr>
    </w:lvl>
  </w:abstractNum>
  <w:num w:numId="1" w16cid:durableId="1921212805">
    <w:abstractNumId w:val="8"/>
  </w:num>
  <w:num w:numId="2" w16cid:durableId="1727141541">
    <w:abstractNumId w:val="1"/>
  </w:num>
  <w:num w:numId="3" w16cid:durableId="1417901443">
    <w:abstractNumId w:val="7"/>
  </w:num>
  <w:num w:numId="4" w16cid:durableId="779298090">
    <w:abstractNumId w:val="18"/>
  </w:num>
  <w:num w:numId="5" w16cid:durableId="1379820204">
    <w:abstractNumId w:val="27"/>
  </w:num>
  <w:num w:numId="6" w16cid:durableId="397635848">
    <w:abstractNumId w:val="20"/>
  </w:num>
  <w:num w:numId="7" w16cid:durableId="579405881">
    <w:abstractNumId w:val="12"/>
  </w:num>
  <w:num w:numId="8" w16cid:durableId="563183108">
    <w:abstractNumId w:val="2"/>
  </w:num>
  <w:num w:numId="9" w16cid:durableId="28989906">
    <w:abstractNumId w:val="9"/>
  </w:num>
  <w:num w:numId="10" w16cid:durableId="841046532">
    <w:abstractNumId w:val="26"/>
  </w:num>
  <w:num w:numId="11" w16cid:durableId="224881807">
    <w:abstractNumId w:val="21"/>
  </w:num>
  <w:num w:numId="12" w16cid:durableId="1961111717">
    <w:abstractNumId w:val="13"/>
  </w:num>
  <w:num w:numId="13" w16cid:durableId="1032807672">
    <w:abstractNumId w:val="23"/>
  </w:num>
  <w:num w:numId="14" w16cid:durableId="2140223005">
    <w:abstractNumId w:val="5"/>
  </w:num>
  <w:num w:numId="15" w16cid:durableId="94788513">
    <w:abstractNumId w:val="22"/>
  </w:num>
  <w:num w:numId="16" w16cid:durableId="229312527">
    <w:abstractNumId w:val="6"/>
  </w:num>
  <w:num w:numId="17" w16cid:durableId="1643075290">
    <w:abstractNumId w:val="0"/>
  </w:num>
  <w:num w:numId="18" w16cid:durableId="549418280">
    <w:abstractNumId w:val="4"/>
  </w:num>
  <w:num w:numId="19" w16cid:durableId="1472868183">
    <w:abstractNumId w:val="11"/>
  </w:num>
  <w:num w:numId="20" w16cid:durableId="1165628166">
    <w:abstractNumId w:val="28"/>
  </w:num>
  <w:num w:numId="21" w16cid:durableId="2145419009">
    <w:abstractNumId w:val="3"/>
  </w:num>
  <w:num w:numId="22" w16cid:durableId="964428107">
    <w:abstractNumId w:val="19"/>
  </w:num>
  <w:num w:numId="23" w16cid:durableId="1413040991">
    <w:abstractNumId w:val="15"/>
  </w:num>
  <w:num w:numId="24" w16cid:durableId="79717924">
    <w:abstractNumId w:val="29"/>
  </w:num>
  <w:num w:numId="25" w16cid:durableId="1198935604">
    <w:abstractNumId w:val="16"/>
  </w:num>
  <w:num w:numId="26" w16cid:durableId="208764276">
    <w:abstractNumId w:val="25"/>
  </w:num>
  <w:num w:numId="27" w16cid:durableId="503784220">
    <w:abstractNumId w:val="14"/>
  </w:num>
  <w:num w:numId="28" w16cid:durableId="419178111">
    <w:abstractNumId w:val="17"/>
  </w:num>
  <w:num w:numId="29" w16cid:durableId="1406224797">
    <w:abstractNumId w:val="10"/>
  </w:num>
  <w:num w:numId="30" w16cid:durableId="407000722">
    <w:abstractNumId w:val="2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turov, Konstantin I">
    <w15:presenceInfo w15:providerId="AD" w15:userId="S::konstantin.i.arturov@intel.com::28d4a7aa-a5bb-4be1-9018-017cf6f49ef7"/>
  </w15:person>
  <w15:person w15:author="Huang, Tai">
    <w15:presenceInfo w15:providerId="AD" w15:userId="S::tai.huang@intel.com::be251857-e2aa-4057-854a-fe1a33514eb8"/>
  </w15:person>
  <w15:person w15:author="Shen, Haihao">
    <w15:presenceInfo w15:providerId="AD" w15:userId="S::haihao.shen@intel.com::53db16ef-6100-426f-81df-cfe05c69b30c"/>
  </w15:person>
  <w15:person w15:author="Gouicem, Mourad">
    <w15:presenceInfo w15:providerId="AD" w15:userId="S::mourad.gouicem@intel.com::6b501f35-a517-48b0-9445-763c754df07e"/>
  </w15:person>
  <w15:person w15:author="Grischenko, Andrei L">
    <w15:presenceInfo w15:providerId="AD" w15:userId="S::andrei.l.grischenko@intel.com::d62b9e41-6c52-4f56-868e-83729c0dd756"/>
  </w15:person>
  <w15:person w15:author="Laskowski, Krzysztof">
    <w15:presenceInfo w15:providerId="AD" w15:userId="S::krzysztof.laskowski@intel.com::b5ca0f01-63b5-4f3f-b84e-f1b92f23f2cd"/>
  </w15:person>
  <w15:person w15:author="He, Xin3">
    <w15:presenceInfo w15:providerId="AD" w15:userId="S::xin3.he@intel.com::fea83fb2-c462-4fb2-9e75-3eb05d2097ec"/>
  </w15:person>
  <w15:person w15:author="Liu, Yi4">
    <w15:presenceInfo w15:providerId="AD" w15:userId="S::yi4.liu@intel.com::e01eb7f5-51d6-4c09-b142-44c3a5fc27af"/>
  </w15:person>
  <w15:person w15:author="Sinha, Mohit">
    <w15:presenceInfo w15:providerId="AD" w15:userId="S::mohit.sinha@intel.com::fdb17e63-8c77-4c44-8669-242ab118efe7"/>
  </w15:person>
  <w15:person w15:author="Yao, Matrix">
    <w15:presenceInfo w15:providerId="AD" w15:userId="S::matrix.yao@intel.com::91e6eb1a-048c-4633-b24a-39dc0b9a00b4"/>
  </w15:person>
  <w15:person w15:author="Lv, Kaokao">
    <w15:presenceInfo w15:providerId="AD" w15:userId="S::kaokao.lv@intel.com::98c36796-3473-445a-9778-c3e2a1ebd0c9"/>
  </w15:person>
  <w15:person w15:author="Lei, Zhenyuan">
    <w15:presenceInfo w15:providerId="AD" w15:userId="S::zhenyuan.lei@intel.com::c4359041-5ab7-440d-961a-c1080f2f748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029"/>
    <w:rsid w:val="00000084"/>
    <w:rsid w:val="0000073A"/>
    <w:rsid w:val="0000080C"/>
    <w:rsid w:val="0000091E"/>
    <w:rsid w:val="00001058"/>
    <w:rsid w:val="000015AA"/>
    <w:rsid w:val="00001B01"/>
    <w:rsid w:val="00001B54"/>
    <w:rsid w:val="0000233A"/>
    <w:rsid w:val="00002E30"/>
    <w:rsid w:val="00002EFB"/>
    <w:rsid w:val="00003180"/>
    <w:rsid w:val="00003688"/>
    <w:rsid w:val="0000420C"/>
    <w:rsid w:val="000043B9"/>
    <w:rsid w:val="00004449"/>
    <w:rsid w:val="00004ADC"/>
    <w:rsid w:val="00004FCF"/>
    <w:rsid w:val="00005369"/>
    <w:rsid w:val="00005676"/>
    <w:rsid w:val="00005CB8"/>
    <w:rsid w:val="00005F23"/>
    <w:rsid w:val="00005FA9"/>
    <w:rsid w:val="0000666B"/>
    <w:rsid w:val="000066F7"/>
    <w:rsid w:val="00006E1A"/>
    <w:rsid w:val="00006F50"/>
    <w:rsid w:val="0000718E"/>
    <w:rsid w:val="00007400"/>
    <w:rsid w:val="000074F5"/>
    <w:rsid w:val="00007A7C"/>
    <w:rsid w:val="00007AAF"/>
    <w:rsid w:val="00007C30"/>
    <w:rsid w:val="000104DC"/>
    <w:rsid w:val="00010844"/>
    <w:rsid w:val="000108F8"/>
    <w:rsid w:val="00010B8C"/>
    <w:rsid w:val="000110DB"/>
    <w:rsid w:val="00011295"/>
    <w:rsid w:val="00011315"/>
    <w:rsid w:val="0001155A"/>
    <w:rsid w:val="00011589"/>
    <w:rsid w:val="0001175A"/>
    <w:rsid w:val="00012D45"/>
    <w:rsid w:val="0001305A"/>
    <w:rsid w:val="000135E4"/>
    <w:rsid w:val="00013C18"/>
    <w:rsid w:val="00013E26"/>
    <w:rsid w:val="00013EE8"/>
    <w:rsid w:val="0001444A"/>
    <w:rsid w:val="000144AE"/>
    <w:rsid w:val="000157A2"/>
    <w:rsid w:val="0001585A"/>
    <w:rsid w:val="000158E9"/>
    <w:rsid w:val="00015DC6"/>
    <w:rsid w:val="00015E9A"/>
    <w:rsid w:val="000162F5"/>
    <w:rsid w:val="00016AE2"/>
    <w:rsid w:val="00016F1F"/>
    <w:rsid w:val="00016F9C"/>
    <w:rsid w:val="00017956"/>
    <w:rsid w:val="00017B88"/>
    <w:rsid w:val="00017BDF"/>
    <w:rsid w:val="0002075F"/>
    <w:rsid w:val="0002155F"/>
    <w:rsid w:val="00021CFC"/>
    <w:rsid w:val="00021D53"/>
    <w:rsid w:val="00021E05"/>
    <w:rsid w:val="0002222B"/>
    <w:rsid w:val="00022548"/>
    <w:rsid w:val="00022D6E"/>
    <w:rsid w:val="00022EAC"/>
    <w:rsid w:val="00023712"/>
    <w:rsid w:val="000237AD"/>
    <w:rsid w:val="00023BC7"/>
    <w:rsid w:val="00024086"/>
    <w:rsid w:val="0002410F"/>
    <w:rsid w:val="00024B6E"/>
    <w:rsid w:val="000254B2"/>
    <w:rsid w:val="00025A2C"/>
    <w:rsid w:val="00025DE8"/>
    <w:rsid w:val="000260E7"/>
    <w:rsid w:val="000267F0"/>
    <w:rsid w:val="00026AE3"/>
    <w:rsid w:val="00026B1E"/>
    <w:rsid w:val="00026BA2"/>
    <w:rsid w:val="00027766"/>
    <w:rsid w:val="0002788D"/>
    <w:rsid w:val="000279A3"/>
    <w:rsid w:val="00027BDA"/>
    <w:rsid w:val="0003017C"/>
    <w:rsid w:val="00030596"/>
    <w:rsid w:val="00030665"/>
    <w:rsid w:val="000307EE"/>
    <w:rsid w:val="0003084A"/>
    <w:rsid w:val="00030B87"/>
    <w:rsid w:val="00030E6B"/>
    <w:rsid w:val="0003114C"/>
    <w:rsid w:val="0003129A"/>
    <w:rsid w:val="0003175E"/>
    <w:rsid w:val="00031932"/>
    <w:rsid w:val="00031CB3"/>
    <w:rsid w:val="00031DBB"/>
    <w:rsid w:val="0003207A"/>
    <w:rsid w:val="00032170"/>
    <w:rsid w:val="00032829"/>
    <w:rsid w:val="00033080"/>
    <w:rsid w:val="0003321D"/>
    <w:rsid w:val="0003355E"/>
    <w:rsid w:val="000337B3"/>
    <w:rsid w:val="00033A41"/>
    <w:rsid w:val="00034772"/>
    <w:rsid w:val="00035196"/>
    <w:rsid w:val="000351D9"/>
    <w:rsid w:val="000357CE"/>
    <w:rsid w:val="000358D3"/>
    <w:rsid w:val="00035C95"/>
    <w:rsid w:val="00037B30"/>
    <w:rsid w:val="00037D12"/>
    <w:rsid w:val="000402C2"/>
    <w:rsid w:val="00040482"/>
    <w:rsid w:val="000404EC"/>
    <w:rsid w:val="000409A0"/>
    <w:rsid w:val="00040AC9"/>
    <w:rsid w:val="00040BCC"/>
    <w:rsid w:val="000410E3"/>
    <w:rsid w:val="000414B1"/>
    <w:rsid w:val="00041CEB"/>
    <w:rsid w:val="00041E0E"/>
    <w:rsid w:val="00041EB7"/>
    <w:rsid w:val="00043283"/>
    <w:rsid w:val="0004415F"/>
    <w:rsid w:val="000441FA"/>
    <w:rsid w:val="00044336"/>
    <w:rsid w:val="00044658"/>
    <w:rsid w:val="000451A9"/>
    <w:rsid w:val="0004558B"/>
    <w:rsid w:val="00045836"/>
    <w:rsid w:val="00045AC1"/>
    <w:rsid w:val="00045C63"/>
    <w:rsid w:val="00045ED1"/>
    <w:rsid w:val="00046423"/>
    <w:rsid w:val="0004667E"/>
    <w:rsid w:val="000467EA"/>
    <w:rsid w:val="00046975"/>
    <w:rsid w:val="000469EA"/>
    <w:rsid w:val="00046F14"/>
    <w:rsid w:val="0004735A"/>
    <w:rsid w:val="000473A7"/>
    <w:rsid w:val="0004749D"/>
    <w:rsid w:val="000476C9"/>
    <w:rsid w:val="00047E26"/>
    <w:rsid w:val="00047FEF"/>
    <w:rsid w:val="00050450"/>
    <w:rsid w:val="000505F5"/>
    <w:rsid w:val="00050781"/>
    <w:rsid w:val="000517F2"/>
    <w:rsid w:val="00051931"/>
    <w:rsid w:val="00051AE1"/>
    <w:rsid w:val="00051C95"/>
    <w:rsid w:val="00051FD4"/>
    <w:rsid w:val="000525E6"/>
    <w:rsid w:val="00052636"/>
    <w:rsid w:val="00052DEE"/>
    <w:rsid w:val="00052EB4"/>
    <w:rsid w:val="00052FFC"/>
    <w:rsid w:val="00053120"/>
    <w:rsid w:val="00053578"/>
    <w:rsid w:val="00053815"/>
    <w:rsid w:val="00053850"/>
    <w:rsid w:val="00053BA1"/>
    <w:rsid w:val="00053BCF"/>
    <w:rsid w:val="0005416E"/>
    <w:rsid w:val="000545FF"/>
    <w:rsid w:val="000546E4"/>
    <w:rsid w:val="000546F4"/>
    <w:rsid w:val="000550B4"/>
    <w:rsid w:val="000550BF"/>
    <w:rsid w:val="0005546A"/>
    <w:rsid w:val="0005558F"/>
    <w:rsid w:val="000558EB"/>
    <w:rsid w:val="00055DC6"/>
    <w:rsid w:val="00056059"/>
    <w:rsid w:val="00056197"/>
    <w:rsid w:val="000568E0"/>
    <w:rsid w:val="00056A1E"/>
    <w:rsid w:val="00056E07"/>
    <w:rsid w:val="00057A63"/>
    <w:rsid w:val="00057C11"/>
    <w:rsid w:val="00060153"/>
    <w:rsid w:val="000606EA"/>
    <w:rsid w:val="000608FA"/>
    <w:rsid w:val="000610C4"/>
    <w:rsid w:val="0006155F"/>
    <w:rsid w:val="00061920"/>
    <w:rsid w:val="00061D60"/>
    <w:rsid w:val="00061D6E"/>
    <w:rsid w:val="00062119"/>
    <w:rsid w:val="0006211E"/>
    <w:rsid w:val="0006212E"/>
    <w:rsid w:val="000626BD"/>
    <w:rsid w:val="00062E00"/>
    <w:rsid w:val="0006362D"/>
    <w:rsid w:val="00063B57"/>
    <w:rsid w:val="00064156"/>
    <w:rsid w:val="000643D6"/>
    <w:rsid w:val="0006496A"/>
    <w:rsid w:val="00064DA4"/>
    <w:rsid w:val="0006549A"/>
    <w:rsid w:val="0006576A"/>
    <w:rsid w:val="0006582E"/>
    <w:rsid w:val="000659AE"/>
    <w:rsid w:val="00065CA4"/>
    <w:rsid w:val="00065D59"/>
    <w:rsid w:val="00066941"/>
    <w:rsid w:val="00066B0C"/>
    <w:rsid w:val="00066DF2"/>
    <w:rsid w:val="00066F9E"/>
    <w:rsid w:val="000676A6"/>
    <w:rsid w:val="000677EB"/>
    <w:rsid w:val="000678AB"/>
    <w:rsid w:val="00067910"/>
    <w:rsid w:val="00067E0D"/>
    <w:rsid w:val="0007050C"/>
    <w:rsid w:val="00070F9E"/>
    <w:rsid w:val="00071401"/>
    <w:rsid w:val="0007144A"/>
    <w:rsid w:val="000715CE"/>
    <w:rsid w:val="0007186F"/>
    <w:rsid w:val="00071A97"/>
    <w:rsid w:val="000721F4"/>
    <w:rsid w:val="00072A8C"/>
    <w:rsid w:val="0007326D"/>
    <w:rsid w:val="00073325"/>
    <w:rsid w:val="000736A7"/>
    <w:rsid w:val="000738E2"/>
    <w:rsid w:val="0007395A"/>
    <w:rsid w:val="00073B1E"/>
    <w:rsid w:val="00073B29"/>
    <w:rsid w:val="00073D17"/>
    <w:rsid w:val="0007428A"/>
    <w:rsid w:val="000743D2"/>
    <w:rsid w:val="0007461B"/>
    <w:rsid w:val="00074F10"/>
    <w:rsid w:val="000752E1"/>
    <w:rsid w:val="00075482"/>
    <w:rsid w:val="00075995"/>
    <w:rsid w:val="00076851"/>
    <w:rsid w:val="00077453"/>
    <w:rsid w:val="000774DB"/>
    <w:rsid w:val="00077B1A"/>
    <w:rsid w:val="0008025F"/>
    <w:rsid w:val="000805AF"/>
    <w:rsid w:val="000813EE"/>
    <w:rsid w:val="00081672"/>
    <w:rsid w:val="0008197F"/>
    <w:rsid w:val="00081CA3"/>
    <w:rsid w:val="00081D0A"/>
    <w:rsid w:val="00081DC0"/>
    <w:rsid w:val="00081E86"/>
    <w:rsid w:val="000822C3"/>
    <w:rsid w:val="000823A0"/>
    <w:rsid w:val="0008315C"/>
    <w:rsid w:val="00083162"/>
    <w:rsid w:val="000833DD"/>
    <w:rsid w:val="00083C31"/>
    <w:rsid w:val="0008410E"/>
    <w:rsid w:val="000842AC"/>
    <w:rsid w:val="00084E11"/>
    <w:rsid w:val="000850A4"/>
    <w:rsid w:val="0008566D"/>
    <w:rsid w:val="00085931"/>
    <w:rsid w:val="000862F5"/>
    <w:rsid w:val="00086304"/>
    <w:rsid w:val="0008631D"/>
    <w:rsid w:val="0008656B"/>
    <w:rsid w:val="00086FCE"/>
    <w:rsid w:val="000874C5"/>
    <w:rsid w:val="00087672"/>
    <w:rsid w:val="00087D67"/>
    <w:rsid w:val="000903B5"/>
    <w:rsid w:val="00090653"/>
    <w:rsid w:val="00090D61"/>
    <w:rsid w:val="000913E7"/>
    <w:rsid w:val="00091C9C"/>
    <w:rsid w:val="00091D32"/>
    <w:rsid w:val="00092025"/>
    <w:rsid w:val="000922BB"/>
    <w:rsid w:val="00092415"/>
    <w:rsid w:val="0009369E"/>
    <w:rsid w:val="00093CA3"/>
    <w:rsid w:val="00094085"/>
    <w:rsid w:val="000943E6"/>
    <w:rsid w:val="00094981"/>
    <w:rsid w:val="00094A42"/>
    <w:rsid w:val="00095452"/>
    <w:rsid w:val="00095972"/>
    <w:rsid w:val="00095AC9"/>
    <w:rsid w:val="00095EA8"/>
    <w:rsid w:val="000969AF"/>
    <w:rsid w:val="0009742F"/>
    <w:rsid w:val="00097A5D"/>
    <w:rsid w:val="00097B0D"/>
    <w:rsid w:val="00097C79"/>
    <w:rsid w:val="00097D83"/>
    <w:rsid w:val="000A0178"/>
    <w:rsid w:val="000A01E4"/>
    <w:rsid w:val="000A020B"/>
    <w:rsid w:val="000A0AF6"/>
    <w:rsid w:val="000A0EE1"/>
    <w:rsid w:val="000A1C62"/>
    <w:rsid w:val="000A262A"/>
    <w:rsid w:val="000A27E7"/>
    <w:rsid w:val="000A368B"/>
    <w:rsid w:val="000A3B70"/>
    <w:rsid w:val="000A3C72"/>
    <w:rsid w:val="000A4250"/>
    <w:rsid w:val="000A474E"/>
    <w:rsid w:val="000A47F2"/>
    <w:rsid w:val="000A4E00"/>
    <w:rsid w:val="000A4F2A"/>
    <w:rsid w:val="000A5088"/>
    <w:rsid w:val="000A51CA"/>
    <w:rsid w:val="000A54AA"/>
    <w:rsid w:val="000A66EF"/>
    <w:rsid w:val="000A6A5D"/>
    <w:rsid w:val="000A71B4"/>
    <w:rsid w:val="000A755C"/>
    <w:rsid w:val="000A7579"/>
    <w:rsid w:val="000A77C3"/>
    <w:rsid w:val="000A7D70"/>
    <w:rsid w:val="000B0F33"/>
    <w:rsid w:val="000B10BF"/>
    <w:rsid w:val="000B1A4D"/>
    <w:rsid w:val="000B1EE5"/>
    <w:rsid w:val="000B2E30"/>
    <w:rsid w:val="000B3308"/>
    <w:rsid w:val="000B3EFF"/>
    <w:rsid w:val="000B3FE8"/>
    <w:rsid w:val="000B419F"/>
    <w:rsid w:val="000B420C"/>
    <w:rsid w:val="000B466C"/>
    <w:rsid w:val="000B4E01"/>
    <w:rsid w:val="000B5024"/>
    <w:rsid w:val="000B50CE"/>
    <w:rsid w:val="000B5409"/>
    <w:rsid w:val="000B5D21"/>
    <w:rsid w:val="000B5F6A"/>
    <w:rsid w:val="000B5F92"/>
    <w:rsid w:val="000B69E8"/>
    <w:rsid w:val="000B6BBC"/>
    <w:rsid w:val="000B72DD"/>
    <w:rsid w:val="000B75AF"/>
    <w:rsid w:val="000B7C95"/>
    <w:rsid w:val="000C0767"/>
    <w:rsid w:val="000C07C8"/>
    <w:rsid w:val="000C0DE1"/>
    <w:rsid w:val="000C0FB0"/>
    <w:rsid w:val="000C11D7"/>
    <w:rsid w:val="000C193F"/>
    <w:rsid w:val="000C1D35"/>
    <w:rsid w:val="000C2055"/>
    <w:rsid w:val="000C22BA"/>
    <w:rsid w:val="000C230E"/>
    <w:rsid w:val="000C235F"/>
    <w:rsid w:val="000C273C"/>
    <w:rsid w:val="000C2752"/>
    <w:rsid w:val="000C2E9D"/>
    <w:rsid w:val="000C3110"/>
    <w:rsid w:val="000C31A9"/>
    <w:rsid w:val="000C325E"/>
    <w:rsid w:val="000C32EE"/>
    <w:rsid w:val="000C3322"/>
    <w:rsid w:val="000C35A7"/>
    <w:rsid w:val="000C38F0"/>
    <w:rsid w:val="000C41F0"/>
    <w:rsid w:val="000C4B11"/>
    <w:rsid w:val="000C4F03"/>
    <w:rsid w:val="000C4FF5"/>
    <w:rsid w:val="000C535D"/>
    <w:rsid w:val="000C53D2"/>
    <w:rsid w:val="000C5AAE"/>
    <w:rsid w:val="000C5E3E"/>
    <w:rsid w:val="000C6AB6"/>
    <w:rsid w:val="000C7404"/>
    <w:rsid w:val="000C74C2"/>
    <w:rsid w:val="000C7A33"/>
    <w:rsid w:val="000C7F1C"/>
    <w:rsid w:val="000D09F6"/>
    <w:rsid w:val="000D0F61"/>
    <w:rsid w:val="000D1049"/>
    <w:rsid w:val="000D13A1"/>
    <w:rsid w:val="000D1963"/>
    <w:rsid w:val="000D1F96"/>
    <w:rsid w:val="000D223C"/>
    <w:rsid w:val="000D23D3"/>
    <w:rsid w:val="000D2986"/>
    <w:rsid w:val="000D2B4B"/>
    <w:rsid w:val="000D2C13"/>
    <w:rsid w:val="000D31A0"/>
    <w:rsid w:val="000D37E0"/>
    <w:rsid w:val="000D40CC"/>
    <w:rsid w:val="000D4A9A"/>
    <w:rsid w:val="000D4CBC"/>
    <w:rsid w:val="000D55AF"/>
    <w:rsid w:val="000D5D9A"/>
    <w:rsid w:val="000D5DC5"/>
    <w:rsid w:val="000D624A"/>
    <w:rsid w:val="000D6EDB"/>
    <w:rsid w:val="000D7A67"/>
    <w:rsid w:val="000E0726"/>
    <w:rsid w:val="000E0C20"/>
    <w:rsid w:val="000E0EB6"/>
    <w:rsid w:val="000E13BE"/>
    <w:rsid w:val="000E1E88"/>
    <w:rsid w:val="000E2014"/>
    <w:rsid w:val="000E20B2"/>
    <w:rsid w:val="000E223F"/>
    <w:rsid w:val="000E25A7"/>
    <w:rsid w:val="000E2C40"/>
    <w:rsid w:val="000E30ED"/>
    <w:rsid w:val="000E3251"/>
    <w:rsid w:val="000E34E9"/>
    <w:rsid w:val="000E3606"/>
    <w:rsid w:val="000E38E0"/>
    <w:rsid w:val="000E3AF0"/>
    <w:rsid w:val="000E42D4"/>
    <w:rsid w:val="000E43DF"/>
    <w:rsid w:val="000E44E7"/>
    <w:rsid w:val="000E4525"/>
    <w:rsid w:val="000E4640"/>
    <w:rsid w:val="000E4B6E"/>
    <w:rsid w:val="000E4DD2"/>
    <w:rsid w:val="000E5034"/>
    <w:rsid w:val="000E52A4"/>
    <w:rsid w:val="000E591B"/>
    <w:rsid w:val="000E5939"/>
    <w:rsid w:val="000E5994"/>
    <w:rsid w:val="000E5AD7"/>
    <w:rsid w:val="000E5AF2"/>
    <w:rsid w:val="000E5DAB"/>
    <w:rsid w:val="000E5DD3"/>
    <w:rsid w:val="000E5EE8"/>
    <w:rsid w:val="000E672B"/>
    <w:rsid w:val="000E6D8D"/>
    <w:rsid w:val="000E6EF8"/>
    <w:rsid w:val="000E7246"/>
    <w:rsid w:val="000E724D"/>
    <w:rsid w:val="000E734E"/>
    <w:rsid w:val="000E76A4"/>
    <w:rsid w:val="000E79F2"/>
    <w:rsid w:val="000E7ACE"/>
    <w:rsid w:val="000E7D8D"/>
    <w:rsid w:val="000F05A9"/>
    <w:rsid w:val="000F05C9"/>
    <w:rsid w:val="000F063A"/>
    <w:rsid w:val="000F1251"/>
    <w:rsid w:val="000F17C9"/>
    <w:rsid w:val="000F1C1C"/>
    <w:rsid w:val="000F1EA5"/>
    <w:rsid w:val="000F22C6"/>
    <w:rsid w:val="000F236E"/>
    <w:rsid w:val="000F2384"/>
    <w:rsid w:val="000F2B86"/>
    <w:rsid w:val="000F2BB2"/>
    <w:rsid w:val="000F2CC3"/>
    <w:rsid w:val="000F3353"/>
    <w:rsid w:val="000F3B11"/>
    <w:rsid w:val="000F4276"/>
    <w:rsid w:val="000F4579"/>
    <w:rsid w:val="000F4A6B"/>
    <w:rsid w:val="000F50A6"/>
    <w:rsid w:val="000F55AF"/>
    <w:rsid w:val="000F5D07"/>
    <w:rsid w:val="000F5DB1"/>
    <w:rsid w:val="000F67FD"/>
    <w:rsid w:val="000F6AFC"/>
    <w:rsid w:val="000F6B65"/>
    <w:rsid w:val="000F7159"/>
    <w:rsid w:val="000F73FD"/>
    <w:rsid w:val="000F7DF8"/>
    <w:rsid w:val="00100649"/>
    <w:rsid w:val="0010067C"/>
    <w:rsid w:val="0010103C"/>
    <w:rsid w:val="001016CD"/>
    <w:rsid w:val="001025B5"/>
    <w:rsid w:val="0010287B"/>
    <w:rsid w:val="001029F0"/>
    <w:rsid w:val="0010300B"/>
    <w:rsid w:val="00103017"/>
    <w:rsid w:val="001033CE"/>
    <w:rsid w:val="0010356F"/>
    <w:rsid w:val="00103649"/>
    <w:rsid w:val="00103A75"/>
    <w:rsid w:val="00103C6E"/>
    <w:rsid w:val="00103D87"/>
    <w:rsid w:val="0010513E"/>
    <w:rsid w:val="00105833"/>
    <w:rsid w:val="0010587C"/>
    <w:rsid w:val="00105B39"/>
    <w:rsid w:val="00105C29"/>
    <w:rsid w:val="00105DCE"/>
    <w:rsid w:val="00105E1D"/>
    <w:rsid w:val="00105E8F"/>
    <w:rsid w:val="001062B5"/>
    <w:rsid w:val="0010634D"/>
    <w:rsid w:val="00107096"/>
    <w:rsid w:val="0010714B"/>
    <w:rsid w:val="00107707"/>
    <w:rsid w:val="00107724"/>
    <w:rsid w:val="00107787"/>
    <w:rsid w:val="001079D2"/>
    <w:rsid w:val="00107B3E"/>
    <w:rsid w:val="00107D28"/>
    <w:rsid w:val="00107DF7"/>
    <w:rsid w:val="0011007A"/>
    <w:rsid w:val="00110355"/>
    <w:rsid w:val="00110B1F"/>
    <w:rsid w:val="0011140A"/>
    <w:rsid w:val="0011168D"/>
    <w:rsid w:val="001119B8"/>
    <w:rsid w:val="00111E1D"/>
    <w:rsid w:val="00112450"/>
    <w:rsid w:val="00112624"/>
    <w:rsid w:val="0011288C"/>
    <w:rsid w:val="00112A1A"/>
    <w:rsid w:val="00113736"/>
    <w:rsid w:val="001137BB"/>
    <w:rsid w:val="00113960"/>
    <w:rsid w:val="00113BC4"/>
    <w:rsid w:val="00113BF3"/>
    <w:rsid w:val="00113C46"/>
    <w:rsid w:val="00113ED9"/>
    <w:rsid w:val="00114723"/>
    <w:rsid w:val="00116297"/>
    <w:rsid w:val="001163E7"/>
    <w:rsid w:val="001168D2"/>
    <w:rsid w:val="00116A0E"/>
    <w:rsid w:val="001171F1"/>
    <w:rsid w:val="0011794E"/>
    <w:rsid w:val="00117A1F"/>
    <w:rsid w:val="001203B0"/>
    <w:rsid w:val="0012076C"/>
    <w:rsid w:val="0012093B"/>
    <w:rsid w:val="00120C99"/>
    <w:rsid w:val="0012117B"/>
    <w:rsid w:val="001212CA"/>
    <w:rsid w:val="0012145B"/>
    <w:rsid w:val="00121474"/>
    <w:rsid w:val="001216E9"/>
    <w:rsid w:val="001217E4"/>
    <w:rsid w:val="00121A25"/>
    <w:rsid w:val="00121B91"/>
    <w:rsid w:val="00121C0B"/>
    <w:rsid w:val="00121D9F"/>
    <w:rsid w:val="00121E8F"/>
    <w:rsid w:val="0012242B"/>
    <w:rsid w:val="001227B8"/>
    <w:rsid w:val="00122893"/>
    <w:rsid w:val="0012290F"/>
    <w:rsid w:val="00122A83"/>
    <w:rsid w:val="00122C3A"/>
    <w:rsid w:val="0012375E"/>
    <w:rsid w:val="00123A1B"/>
    <w:rsid w:val="001249AF"/>
    <w:rsid w:val="001249B6"/>
    <w:rsid w:val="00124AEE"/>
    <w:rsid w:val="00125EF5"/>
    <w:rsid w:val="00125F2F"/>
    <w:rsid w:val="00125FB9"/>
    <w:rsid w:val="0012606B"/>
    <w:rsid w:val="00126527"/>
    <w:rsid w:val="00127650"/>
    <w:rsid w:val="001300F4"/>
    <w:rsid w:val="0013046D"/>
    <w:rsid w:val="0013053E"/>
    <w:rsid w:val="00130659"/>
    <w:rsid w:val="0013093F"/>
    <w:rsid w:val="00130BB3"/>
    <w:rsid w:val="00130D31"/>
    <w:rsid w:val="00131235"/>
    <w:rsid w:val="001313B3"/>
    <w:rsid w:val="001313B7"/>
    <w:rsid w:val="00131AEB"/>
    <w:rsid w:val="00132353"/>
    <w:rsid w:val="00132731"/>
    <w:rsid w:val="00132735"/>
    <w:rsid w:val="00132C07"/>
    <w:rsid w:val="001330FE"/>
    <w:rsid w:val="001331A7"/>
    <w:rsid w:val="00133953"/>
    <w:rsid w:val="00133C10"/>
    <w:rsid w:val="0013422D"/>
    <w:rsid w:val="0013492D"/>
    <w:rsid w:val="00134B6B"/>
    <w:rsid w:val="001350B9"/>
    <w:rsid w:val="00135212"/>
    <w:rsid w:val="00136088"/>
    <w:rsid w:val="001360A6"/>
    <w:rsid w:val="00136210"/>
    <w:rsid w:val="0013664E"/>
    <w:rsid w:val="00136D71"/>
    <w:rsid w:val="00137C07"/>
    <w:rsid w:val="00137F8A"/>
    <w:rsid w:val="001400CB"/>
    <w:rsid w:val="0014059C"/>
    <w:rsid w:val="00140BD8"/>
    <w:rsid w:val="00140F9D"/>
    <w:rsid w:val="0014167D"/>
    <w:rsid w:val="00141D00"/>
    <w:rsid w:val="0014209D"/>
    <w:rsid w:val="001424CA"/>
    <w:rsid w:val="00143166"/>
    <w:rsid w:val="00143189"/>
    <w:rsid w:val="0014344F"/>
    <w:rsid w:val="00143A74"/>
    <w:rsid w:val="00144367"/>
    <w:rsid w:val="00144892"/>
    <w:rsid w:val="00144899"/>
    <w:rsid w:val="001449E1"/>
    <w:rsid w:val="00144CF6"/>
    <w:rsid w:val="00144EEA"/>
    <w:rsid w:val="001455D4"/>
    <w:rsid w:val="001460B3"/>
    <w:rsid w:val="001465A6"/>
    <w:rsid w:val="00146908"/>
    <w:rsid w:val="00146A91"/>
    <w:rsid w:val="00146CA4"/>
    <w:rsid w:val="00146FF6"/>
    <w:rsid w:val="00147345"/>
    <w:rsid w:val="001477C7"/>
    <w:rsid w:val="001477F2"/>
    <w:rsid w:val="00147B28"/>
    <w:rsid w:val="00147D8B"/>
    <w:rsid w:val="001500F9"/>
    <w:rsid w:val="001506D1"/>
    <w:rsid w:val="00150851"/>
    <w:rsid w:val="0015095C"/>
    <w:rsid w:val="00150FAD"/>
    <w:rsid w:val="0015130E"/>
    <w:rsid w:val="001514D4"/>
    <w:rsid w:val="0015159F"/>
    <w:rsid w:val="00151756"/>
    <w:rsid w:val="001519F9"/>
    <w:rsid w:val="00152105"/>
    <w:rsid w:val="001521E5"/>
    <w:rsid w:val="00152809"/>
    <w:rsid w:val="00152B69"/>
    <w:rsid w:val="00152BAB"/>
    <w:rsid w:val="00152F62"/>
    <w:rsid w:val="00153872"/>
    <w:rsid w:val="00153B08"/>
    <w:rsid w:val="00153CE3"/>
    <w:rsid w:val="001540E5"/>
    <w:rsid w:val="00154308"/>
    <w:rsid w:val="0015439D"/>
    <w:rsid w:val="00154641"/>
    <w:rsid w:val="00154BE1"/>
    <w:rsid w:val="00154EE8"/>
    <w:rsid w:val="00155165"/>
    <w:rsid w:val="001554BE"/>
    <w:rsid w:val="001555AD"/>
    <w:rsid w:val="00155C23"/>
    <w:rsid w:val="00156152"/>
    <w:rsid w:val="001566CB"/>
    <w:rsid w:val="00156706"/>
    <w:rsid w:val="00156BA0"/>
    <w:rsid w:val="00156CD5"/>
    <w:rsid w:val="00156EA6"/>
    <w:rsid w:val="00157CA8"/>
    <w:rsid w:val="0015F98C"/>
    <w:rsid w:val="00160516"/>
    <w:rsid w:val="001605E9"/>
    <w:rsid w:val="0016062E"/>
    <w:rsid w:val="00160C45"/>
    <w:rsid w:val="00160E47"/>
    <w:rsid w:val="0016111B"/>
    <w:rsid w:val="00161705"/>
    <w:rsid w:val="001619C3"/>
    <w:rsid w:val="00161AFE"/>
    <w:rsid w:val="00161C97"/>
    <w:rsid w:val="00161F1C"/>
    <w:rsid w:val="00162261"/>
    <w:rsid w:val="00162D73"/>
    <w:rsid w:val="001635E0"/>
    <w:rsid w:val="00163A3E"/>
    <w:rsid w:val="00163B7E"/>
    <w:rsid w:val="00164062"/>
    <w:rsid w:val="001640BA"/>
    <w:rsid w:val="00164664"/>
    <w:rsid w:val="001647B2"/>
    <w:rsid w:val="00164826"/>
    <w:rsid w:val="00164879"/>
    <w:rsid w:val="00164953"/>
    <w:rsid w:val="00164AE2"/>
    <w:rsid w:val="00164B46"/>
    <w:rsid w:val="00164D47"/>
    <w:rsid w:val="00164DF2"/>
    <w:rsid w:val="00165211"/>
    <w:rsid w:val="0016548A"/>
    <w:rsid w:val="0016568C"/>
    <w:rsid w:val="00165C79"/>
    <w:rsid w:val="00166A5C"/>
    <w:rsid w:val="00166B48"/>
    <w:rsid w:val="00166BCB"/>
    <w:rsid w:val="0016723E"/>
    <w:rsid w:val="001679CF"/>
    <w:rsid w:val="00167EDE"/>
    <w:rsid w:val="00170478"/>
    <w:rsid w:val="00170ABE"/>
    <w:rsid w:val="00170CD9"/>
    <w:rsid w:val="00170CF2"/>
    <w:rsid w:val="001713B5"/>
    <w:rsid w:val="00171A83"/>
    <w:rsid w:val="00171DA3"/>
    <w:rsid w:val="00171EC2"/>
    <w:rsid w:val="00172225"/>
    <w:rsid w:val="0017252D"/>
    <w:rsid w:val="001735DF"/>
    <w:rsid w:val="001738CE"/>
    <w:rsid w:val="001742C4"/>
    <w:rsid w:val="00174310"/>
    <w:rsid w:val="001745DB"/>
    <w:rsid w:val="00174662"/>
    <w:rsid w:val="001749CE"/>
    <w:rsid w:val="00174D74"/>
    <w:rsid w:val="00174E9C"/>
    <w:rsid w:val="00175420"/>
    <w:rsid w:val="00175679"/>
    <w:rsid w:val="0017591D"/>
    <w:rsid w:val="00175ACD"/>
    <w:rsid w:val="0017601E"/>
    <w:rsid w:val="0017607D"/>
    <w:rsid w:val="001760BD"/>
    <w:rsid w:val="00176155"/>
    <w:rsid w:val="00176377"/>
    <w:rsid w:val="0017667B"/>
    <w:rsid w:val="0017697D"/>
    <w:rsid w:val="00177163"/>
    <w:rsid w:val="0017717E"/>
    <w:rsid w:val="001771EB"/>
    <w:rsid w:val="00177EC6"/>
    <w:rsid w:val="00180269"/>
    <w:rsid w:val="001803A6"/>
    <w:rsid w:val="00180610"/>
    <w:rsid w:val="0018144C"/>
    <w:rsid w:val="00181486"/>
    <w:rsid w:val="0018150F"/>
    <w:rsid w:val="0018158B"/>
    <w:rsid w:val="0018184B"/>
    <w:rsid w:val="00181892"/>
    <w:rsid w:val="00181BBC"/>
    <w:rsid w:val="00181D9A"/>
    <w:rsid w:val="001824FE"/>
    <w:rsid w:val="00182B3A"/>
    <w:rsid w:val="00183909"/>
    <w:rsid w:val="00184799"/>
    <w:rsid w:val="00184B43"/>
    <w:rsid w:val="0018515A"/>
    <w:rsid w:val="001851B2"/>
    <w:rsid w:val="00185517"/>
    <w:rsid w:val="0018563D"/>
    <w:rsid w:val="0018564A"/>
    <w:rsid w:val="00185744"/>
    <w:rsid w:val="001857EE"/>
    <w:rsid w:val="0018591F"/>
    <w:rsid w:val="00185AEE"/>
    <w:rsid w:val="00185FAF"/>
    <w:rsid w:val="00186168"/>
    <w:rsid w:val="0018619E"/>
    <w:rsid w:val="001863C0"/>
    <w:rsid w:val="00186663"/>
    <w:rsid w:val="0018674E"/>
    <w:rsid w:val="001868E9"/>
    <w:rsid w:val="00186989"/>
    <w:rsid w:val="00186C93"/>
    <w:rsid w:val="00186DA9"/>
    <w:rsid w:val="0018777C"/>
    <w:rsid w:val="00187B9E"/>
    <w:rsid w:val="001902F2"/>
    <w:rsid w:val="0019066B"/>
    <w:rsid w:val="0019071D"/>
    <w:rsid w:val="001908B8"/>
    <w:rsid w:val="001918B2"/>
    <w:rsid w:val="0019192E"/>
    <w:rsid w:val="00191EBC"/>
    <w:rsid w:val="00192646"/>
    <w:rsid w:val="001926D3"/>
    <w:rsid w:val="00192CA5"/>
    <w:rsid w:val="00192D4E"/>
    <w:rsid w:val="001933AE"/>
    <w:rsid w:val="00193BE6"/>
    <w:rsid w:val="001945F4"/>
    <w:rsid w:val="00194ADB"/>
    <w:rsid w:val="00194D9F"/>
    <w:rsid w:val="00194EBC"/>
    <w:rsid w:val="00194ED9"/>
    <w:rsid w:val="001956E7"/>
    <w:rsid w:val="00195919"/>
    <w:rsid w:val="00195C5E"/>
    <w:rsid w:val="00195C67"/>
    <w:rsid w:val="00195E11"/>
    <w:rsid w:val="00195E7C"/>
    <w:rsid w:val="00196142"/>
    <w:rsid w:val="0019616C"/>
    <w:rsid w:val="001967B7"/>
    <w:rsid w:val="00196FE2"/>
    <w:rsid w:val="00197622"/>
    <w:rsid w:val="00199119"/>
    <w:rsid w:val="001A0260"/>
    <w:rsid w:val="001A03CE"/>
    <w:rsid w:val="001A065C"/>
    <w:rsid w:val="001A0D9D"/>
    <w:rsid w:val="001A1315"/>
    <w:rsid w:val="001A13E0"/>
    <w:rsid w:val="001A1523"/>
    <w:rsid w:val="001A16B0"/>
    <w:rsid w:val="001A171B"/>
    <w:rsid w:val="001A1A08"/>
    <w:rsid w:val="001A1CF8"/>
    <w:rsid w:val="001A20E4"/>
    <w:rsid w:val="001A2552"/>
    <w:rsid w:val="001A27C5"/>
    <w:rsid w:val="001A2DAA"/>
    <w:rsid w:val="001A3C3F"/>
    <w:rsid w:val="001A3E27"/>
    <w:rsid w:val="001A4534"/>
    <w:rsid w:val="001A47CF"/>
    <w:rsid w:val="001A4E6F"/>
    <w:rsid w:val="001A543A"/>
    <w:rsid w:val="001A5D4A"/>
    <w:rsid w:val="001A5F5B"/>
    <w:rsid w:val="001A63C6"/>
    <w:rsid w:val="001A661E"/>
    <w:rsid w:val="001A6652"/>
    <w:rsid w:val="001A66AC"/>
    <w:rsid w:val="001A7562"/>
    <w:rsid w:val="001A75FB"/>
    <w:rsid w:val="001A7EAC"/>
    <w:rsid w:val="001B04FF"/>
    <w:rsid w:val="001B0BB7"/>
    <w:rsid w:val="001B1375"/>
    <w:rsid w:val="001B17EA"/>
    <w:rsid w:val="001B1958"/>
    <w:rsid w:val="001B1B98"/>
    <w:rsid w:val="001B21F8"/>
    <w:rsid w:val="001B26F3"/>
    <w:rsid w:val="001B2DF5"/>
    <w:rsid w:val="001B3366"/>
    <w:rsid w:val="001B359E"/>
    <w:rsid w:val="001B39D5"/>
    <w:rsid w:val="001B3BDA"/>
    <w:rsid w:val="001B3DA3"/>
    <w:rsid w:val="001B4203"/>
    <w:rsid w:val="001B4409"/>
    <w:rsid w:val="001B44FE"/>
    <w:rsid w:val="001B4670"/>
    <w:rsid w:val="001B47AF"/>
    <w:rsid w:val="001B4B00"/>
    <w:rsid w:val="001B535C"/>
    <w:rsid w:val="001B536B"/>
    <w:rsid w:val="001B5CCE"/>
    <w:rsid w:val="001B5EFE"/>
    <w:rsid w:val="001B62E9"/>
    <w:rsid w:val="001B631A"/>
    <w:rsid w:val="001B68B3"/>
    <w:rsid w:val="001B6CD9"/>
    <w:rsid w:val="001B6D1A"/>
    <w:rsid w:val="001B70A7"/>
    <w:rsid w:val="001B765B"/>
    <w:rsid w:val="001B7B59"/>
    <w:rsid w:val="001B7C53"/>
    <w:rsid w:val="001C09E2"/>
    <w:rsid w:val="001C1133"/>
    <w:rsid w:val="001C11EE"/>
    <w:rsid w:val="001C14CA"/>
    <w:rsid w:val="001C18A2"/>
    <w:rsid w:val="001C1902"/>
    <w:rsid w:val="001C1AD2"/>
    <w:rsid w:val="001C1FE1"/>
    <w:rsid w:val="001C238F"/>
    <w:rsid w:val="001C25F4"/>
    <w:rsid w:val="001C2ABE"/>
    <w:rsid w:val="001C2C1A"/>
    <w:rsid w:val="001C2D1A"/>
    <w:rsid w:val="001C2EAD"/>
    <w:rsid w:val="001C315D"/>
    <w:rsid w:val="001C34EA"/>
    <w:rsid w:val="001C377E"/>
    <w:rsid w:val="001C3C1B"/>
    <w:rsid w:val="001C44B3"/>
    <w:rsid w:val="001C45A2"/>
    <w:rsid w:val="001C45B8"/>
    <w:rsid w:val="001C4616"/>
    <w:rsid w:val="001C4674"/>
    <w:rsid w:val="001C468C"/>
    <w:rsid w:val="001C49EB"/>
    <w:rsid w:val="001C4F95"/>
    <w:rsid w:val="001C5162"/>
    <w:rsid w:val="001C5A16"/>
    <w:rsid w:val="001C5CC2"/>
    <w:rsid w:val="001C5D8E"/>
    <w:rsid w:val="001C5E8F"/>
    <w:rsid w:val="001C623D"/>
    <w:rsid w:val="001C6DED"/>
    <w:rsid w:val="001C758E"/>
    <w:rsid w:val="001C75F5"/>
    <w:rsid w:val="001C77B2"/>
    <w:rsid w:val="001C790E"/>
    <w:rsid w:val="001C7912"/>
    <w:rsid w:val="001C7A65"/>
    <w:rsid w:val="001D04B9"/>
    <w:rsid w:val="001D06F4"/>
    <w:rsid w:val="001D07F3"/>
    <w:rsid w:val="001D08B5"/>
    <w:rsid w:val="001D0C49"/>
    <w:rsid w:val="001D0C5F"/>
    <w:rsid w:val="001D0EEF"/>
    <w:rsid w:val="001D0EF0"/>
    <w:rsid w:val="001D1856"/>
    <w:rsid w:val="001D1CC3"/>
    <w:rsid w:val="001D1D96"/>
    <w:rsid w:val="001D24AF"/>
    <w:rsid w:val="001D26FE"/>
    <w:rsid w:val="001D28B3"/>
    <w:rsid w:val="001D28FB"/>
    <w:rsid w:val="001D2CC6"/>
    <w:rsid w:val="001D2D98"/>
    <w:rsid w:val="001D30B5"/>
    <w:rsid w:val="001D391D"/>
    <w:rsid w:val="001D39E5"/>
    <w:rsid w:val="001D3C4C"/>
    <w:rsid w:val="001D3DE0"/>
    <w:rsid w:val="001D3E06"/>
    <w:rsid w:val="001D497F"/>
    <w:rsid w:val="001D4A2D"/>
    <w:rsid w:val="001D4ABA"/>
    <w:rsid w:val="001D4B6B"/>
    <w:rsid w:val="001D4C76"/>
    <w:rsid w:val="001D4C99"/>
    <w:rsid w:val="001D525F"/>
    <w:rsid w:val="001D5AA0"/>
    <w:rsid w:val="001D5D34"/>
    <w:rsid w:val="001D5E27"/>
    <w:rsid w:val="001D64EC"/>
    <w:rsid w:val="001D6596"/>
    <w:rsid w:val="001D6BEA"/>
    <w:rsid w:val="001D6FA6"/>
    <w:rsid w:val="001D70B2"/>
    <w:rsid w:val="001D70B7"/>
    <w:rsid w:val="001D7140"/>
    <w:rsid w:val="001D758D"/>
    <w:rsid w:val="001D79EF"/>
    <w:rsid w:val="001D7B31"/>
    <w:rsid w:val="001E0303"/>
    <w:rsid w:val="001E089A"/>
    <w:rsid w:val="001E0FE7"/>
    <w:rsid w:val="001E117F"/>
    <w:rsid w:val="001E13C4"/>
    <w:rsid w:val="001E1921"/>
    <w:rsid w:val="001E1959"/>
    <w:rsid w:val="001E1A62"/>
    <w:rsid w:val="001E1B07"/>
    <w:rsid w:val="001E222A"/>
    <w:rsid w:val="001E24A4"/>
    <w:rsid w:val="001E2556"/>
    <w:rsid w:val="001E29BD"/>
    <w:rsid w:val="001E2BD0"/>
    <w:rsid w:val="001E354C"/>
    <w:rsid w:val="001E3BA0"/>
    <w:rsid w:val="001E3E2E"/>
    <w:rsid w:val="001E3FDB"/>
    <w:rsid w:val="001E437F"/>
    <w:rsid w:val="001E4517"/>
    <w:rsid w:val="001E4607"/>
    <w:rsid w:val="001E4783"/>
    <w:rsid w:val="001E4D11"/>
    <w:rsid w:val="001E524A"/>
    <w:rsid w:val="001E53E2"/>
    <w:rsid w:val="001E58A3"/>
    <w:rsid w:val="001E5C2F"/>
    <w:rsid w:val="001E61BC"/>
    <w:rsid w:val="001E6752"/>
    <w:rsid w:val="001E6D03"/>
    <w:rsid w:val="001E6FBD"/>
    <w:rsid w:val="001E72B5"/>
    <w:rsid w:val="001E749A"/>
    <w:rsid w:val="001E7770"/>
    <w:rsid w:val="001E7A76"/>
    <w:rsid w:val="001E7C2D"/>
    <w:rsid w:val="001E7D64"/>
    <w:rsid w:val="001E7DD4"/>
    <w:rsid w:val="001E7EE4"/>
    <w:rsid w:val="001F02FF"/>
    <w:rsid w:val="001F050C"/>
    <w:rsid w:val="001F0626"/>
    <w:rsid w:val="001F0DAF"/>
    <w:rsid w:val="001F0E4F"/>
    <w:rsid w:val="001F1127"/>
    <w:rsid w:val="001F205C"/>
    <w:rsid w:val="001F21A9"/>
    <w:rsid w:val="001F2E12"/>
    <w:rsid w:val="001F2E1F"/>
    <w:rsid w:val="001F31E6"/>
    <w:rsid w:val="001F3742"/>
    <w:rsid w:val="001F3A1A"/>
    <w:rsid w:val="001F3C9F"/>
    <w:rsid w:val="001F41A0"/>
    <w:rsid w:val="001F46DA"/>
    <w:rsid w:val="001F4E05"/>
    <w:rsid w:val="001F5269"/>
    <w:rsid w:val="001F53AF"/>
    <w:rsid w:val="001F5E69"/>
    <w:rsid w:val="001F6881"/>
    <w:rsid w:val="001F6A1C"/>
    <w:rsid w:val="001F6D64"/>
    <w:rsid w:val="001F75B6"/>
    <w:rsid w:val="001F7D13"/>
    <w:rsid w:val="00200536"/>
    <w:rsid w:val="002006C1"/>
    <w:rsid w:val="00200812"/>
    <w:rsid w:val="00200BC1"/>
    <w:rsid w:val="0020109D"/>
    <w:rsid w:val="00201554"/>
    <w:rsid w:val="00201E69"/>
    <w:rsid w:val="00202187"/>
    <w:rsid w:val="002027FE"/>
    <w:rsid w:val="00202D91"/>
    <w:rsid w:val="00203110"/>
    <w:rsid w:val="00203A92"/>
    <w:rsid w:val="00203C4C"/>
    <w:rsid w:val="00203E60"/>
    <w:rsid w:val="00203F8E"/>
    <w:rsid w:val="00203FE2"/>
    <w:rsid w:val="00204276"/>
    <w:rsid w:val="00204B74"/>
    <w:rsid w:val="00204C53"/>
    <w:rsid w:val="00204F32"/>
    <w:rsid w:val="002058E5"/>
    <w:rsid w:val="002064D8"/>
    <w:rsid w:val="0020655E"/>
    <w:rsid w:val="002065FB"/>
    <w:rsid w:val="002067BF"/>
    <w:rsid w:val="00206CA9"/>
    <w:rsid w:val="00207287"/>
    <w:rsid w:val="00207CA2"/>
    <w:rsid w:val="00207CD3"/>
    <w:rsid w:val="00210743"/>
    <w:rsid w:val="00210762"/>
    <w:rsid w:val="00211568"/>
    <w:rsid w:val="002115DC"/>
    <w:rsid w:val="002117F8"/>
    <w:rsid w:val="00211A4A"/>
    <w:rsid w:val="00211CD5"/>
    <w:rsid w:val="00211D71"/>
    <w:rsid w:val="00212079"/>
    <w:rsid w:val="00212308"/>
    <w:rsid w:val="002124AB"/>
    <w:rsid w:val="002128FD"/>
    <w:rsid w:val="00212A96"/>
    <w:rsid w:val="00213191"/>
    <w:rsid w:val="00213423"/>
    <w:rsid w:val="0021350D"/>
    <w:rsid w:val="00213757"/>
    <w:rsid w:val="00213856"/>
    <w:rsid w:val="00213A40"/>
    <w:rsid w:val="00213A9F"/>
    <w:rsid w:val="00214E99"/>
    <w:rsid w:val="00215891"/>
    <w:rsid w:val="00215CC8"/>
    <w:rsid w:val="002166F1"/>
    <w:rsid w:val="0021676B"/>
    <w:rsid w:val="00216EDC"/>
    <w:rsid w:val="00217973"/>
    <w:rsid w:val="00217F8F"/>
    <w:rsid w:val="002204BF"/>
    <w:rsid w:val="0022068C"/>
    <w:rsid w:val="00220A71"/>
    <w:rsid w:val="0022162E"/>
    <w:rsid w:val="00221D96"/>
    <w:rsid w:val="00221DBF"/>
    <w:rsid w:val="00222075"/>
    <w:rsid w:val="002225C2"/>
    <w:rsid w:val="0022278A"/>
    <w:rsid w:val="002227E8"/>
    <w:rsid w:val="00222985"/>
    <w:rsid w:val="002229C3"/>
    <w:rsid w:val="00222BF8"/>
    <w:rsid w:val="00223155"/>
    <w:rsid w:val="00223168"/>
    <w:rsid w:val="00223230"/>
    <w:rsid w:val="002236E1"/>
    <w:rsid w:val="00223895"/>
    <w:rsid w:val="00223BBD"/>
    <w:rsid w:val="00224008"/>
    <w:rsid w:val="00224234"/>
    <w:rsid w:val="002244E1"/>
    <w:rsid w:val="00224760"/>
    <w:rsid w:val="00224BB3"/>
    <w:rsid w:val="00224C4D"/>
    <w:rsid w:val="00224D3F"/>
    <w:rsid w:val="002251DC"/>
    <w:rsid w:val="0022542B"/>
    <w:rsid w:val="002256F8"/>
    <w:rsid w:val="00225A2F"/>
    <w:rsid w:val="00226564"/>
    <w:rsid w:val="002269C0"/>
    <w:rsid w:val="00227118"/>
    <w:rsid w:val="002273CD"/>
    <w:rsid w:val="00227620"/>
    <w:rsid w:val="00230213"/>
    <w:rsid w:val="00230B4C"/>
    <w:rsid w:val="002316FB"/>
    <w:rsid w:val="00232416"/>
    <w:rsid w:val="002324C8"/>
    <w:rsid w:val="00233067"/>
    <w:rsid w:val="00233939"/>
    <w:rsid w:val="00233B51"/>
    <w:rsid w:val="002345B1"/>
    <w:rsid w:val="00234726"/>
    <w:rsid w:val="00234B78"/>
    <w:rsid w:val="00235297"/>
    <w:rsid w:val="002357E2"/>
    <w:rsid w:val="002357F6"/>
    <w:rsid w:val="0023623E"/>
    <w:rsid w:val="00236658"/>
    <w:rsid w:val="00237575"/>
    <w:rsid w:val="002375FC"/>
    <w:rsid w:val="002375FD"/>
    <w:rsid w:val="002376BC"/>
    <w:rsid w:val="00237C3C"/>
    <w:rsid w:val="0024002C"/>
    <w:rsid w:val="002403C3"/>
    <w:rsid w:val="00240CFE"/>
    <w:rsid w:val="00241192"/>
    <w:rsid w:val="00241853"/>
    <w:rsid w:val="00241982"/>
    <w:rsid w:val="00241F80"/>
    <w:rsid w:val="002420AE"/>
    <w:rsid w:val="002422D0"/>
    <w:rsid w:val="002429AE"/>
    <w:rsid w:val="00242B3D"/>
    <w:rsid w:val="00242B5A"/>
    <w:rsid w:val="00242FD3"/>
    <w:rsid w:val="002438A1"/>
    <w:rsid w:val="00244636"/>
    <w:rsid w:val="00244797"/>
    <w:rsid w:val="00244D03"/>
    <w:rsid w:val="00244E4D"/>
    <w:rsid w:val="00245285"/>
    <w:rsid w:val="00245565"/>
    <w:rsid w:val="00245AEA"/>
    <w:rsid w:val="00245F3E"/>
    <w:rsid w:val="002460AC"/>
    <w:rsid w:val="002462F3"/>
    <w:rsid w:val="002468EE"/>
    <w:rsid w:val="00246986"/>
    <w:rsid w:val="00246E3E"/>
    <w:rsid w:val="00246E89"/>
    <w:rsid w:val="00246E98"/>
    <w:rsid w:val="00246FA8"/>
    <w:rsid w:val="00246FEF"/>
    <w:rsid w:val="00247984"/>
    <w:rsid w:val="00247DF9"/>
    <w:rsid w:val="00247FE2"/>
    <w:rsid w:val="002502E5"/>
    <w:rsid w:val="002507DE"/>
    <w:rsid w:val="00250871"/>
    <w:rsid w:val="0025144F"/>
    <w:rsid w:val="002519A9"/>
    <w:rsid w:val="00251C43"/>
    <w:rsid w:val="00252899"/>
    <w:rsid w:val="00252A49"/>
    <w:rsid w:val="00252D2F"/>
    <w:rsid w:val="00252F11"/>
    <w:rsid w:val="00252FDD"/>
    <w:rsid w:val="00253F3A"/>
    <w:rsid w:val="002542D1"/>
    <w:rsid w:val="002544A1"/>
    <w:rsid w:val="002556EC"/>
    <w:rsid w:val="0025605E"/>
    <w:rsid w:val="00256DEF"/>
    <w:rsid w:val="00257706"/>
    <w:rsid w:val="002578BB"/>
    <w:rsid w:val="002578E3"/>
    <w:rsid w:val="002579E1"/>
    <w:rsid w:val="00257BF7"/>
    <w:rsid w:val="0026100B"/>
    <w:rsid w:val="00261171"/>
    <w:rsid w:val="002611CD"/>
    <w:rsid w:val="002613B4"/>
    <w:rsid w:val="0026182E"/>
    <w:rsid w:val="00261A51"/>
    <w:rsid w:val="00262485"/>
    <w:rsid w:val="00262E82"/>
    <w:rsid w:val="002630C1"/>
    <w:rsid w:val="00263473"/>
    <w:rsid w:val="002639A1"/>
    <w:rsid w:val="00263C8B"/>
    <w:rsid w:val="00263F03"/>
    <w:rsid w:val="00264177"/>
    <w:rsid w:val="00264223"/>
    <w:rsid w:val="00264300"/>
    <w:rsid w:val="00264511"/>
    <w:rsid w:val="002645A2"/>
    <w:rsid w:val="00264631"/>
    <w:rsid w:val="00264851"/>
    <w:rsid w:val="002648C1"/>
    <w:rsid w:val="00264C0E"/>
    <w:rsid w:val="00265A91"/>
    <w:rsid w:val="00265EA5"/>
    <w:rsid w:val="0026679B"/>
    <w:rsid w:val="00266A37"/>
    <w:rsid w:val="00266D34"/>
    <w:rsid w:val="002674F0"/>
    <w:rsid w:val="00267702"/>
    <w:rsid w:val="00267BEE"/>
    <w:rsid w:val="00270651"/>
    <w:rsid w:val="00270A9A"/>
    <w:rsid w:val="00270DDD"/>
    <w:rsid w:val="00270DE4"/>
    <w:rsid w:val="00271095"/>
    <w:rsid w:val="002717D8"/>
    <w:rsid w:val="00271976"/>
    <w:rsid w:val="00271A2F"/>
    <w:rsid w:val="0027291B"/>
    <w:rsid w:val="00272C6E"/>
    <w:rsid w:val="002731FB"/>
    <w:rsid w:val="00273266"/>
    <w:rsid w:val="00273977"/>
    <w:rsid w:val="00273A10"/>
    <w:rsid w:val="00273C1E"/>
    <w:rsid w:val="00273CB7"/>
    <w:rsid w:val="00273EC9"/>
    <w:rsid w:val="00273EF0"/>
    <w:rsid w:val="00274297"/>
    <w:rsid w:val="0027433B"/>
    <w:rsid w:val="00274375"/>
    <w:rsid w:val="002744B1"/>
    <w:rsid w:val="00274A72"/>
    <w:rsid w:val="00275321"/>
    <w:rsid w:val="00275473"/>
    <w:rsid w:val="0027557B"/>
    <w:rsid w:val="002757D6"/>
    <w:rsid w:val="00275919"/>
    <w:rsid w:val="00275F1C"/>
    <w:rsid w:val="00276301"/>
    <w:rsid w:val="0027642C"/>
    <w:rsid w:val="00276471"/>
    <w:rsid w:val="00276918"/>
    <w:rsid w:val="0027706A"/>
    <w:rsid w:val="00277725"/>
    <w:rsid w:val="0027773F"/>
    <w:rsid w:val="00277D3A"/>
    <w:rsid w:val="00277D6B"/>
    <w:rsid w:val="002814FC"/>
    <w:rsid w:val="0028181E"/>
    <w:rsid w:val="00281849"/>
    <w:rsid w:val="002823E8"/>
    <w:rsid w:val="0028257B"/>
    <w:rsid w:val="002826A5"/>
    <w:rsid w:val="002826BA"/>
    <w:rsid w:val="002827BD"/>
    <w:rsid w:val="0028296F"/>
    <w:rsid w:val="00282F09"/>
    <w:rsid w:val="0028341A"/>
    <w:rsid w:val="0028388B"/>
    <w:rsid w:val="002846E4"/>
    <w:rsid w:val="00284C85"/>
    <w:rsid w:val="00285D6F"/>
    <w:rsid w:val="0028605F"/>
    <w:rsid w:val="0028632B"/>
    <w:rsid w:val="0028657A"/>
    <w:rsid w:val="002865DB"/>
    <w:rsid w:val="00286ADD"/>
    <w:rsid w:val="00286D6F"/>
    <w:rsid w:val="0028751C"/>
    <w:rsid w:val="002877FA"/>
    <w:rsid w:val="00287D3F"/>
    <w:rsid w:val="00287EED"/>
    <w:rsid w:val="002900CE"/>
    <w:rsid w:val="0029010D"/>
    <w:rsid w:val="00290313"/>
    <w:rsid w:val="00290329"/>
    <w:rsid w:val="002904C8"/>
    <w:rsid w:val="002909AA"/>
    <w:rsid w:val="00290ADC"/>
    <w:rsid w:val="00290F9F"/>
    <w:rsid w:val="00291503"/>
    <w:rsid w:val="002915CB"/>
    <w:rsid w:val="002915E6"/>
    <w:rsid w:val="00291719"/>
    <w:rsid w:val="002921F5"/>
    <w:rsid w:val="002921FC"/>
    <w:rsid w:val="00292266"/>
    <w:rsid w:val="0029274D"/>
    <w:rsid w:val="00292AEE"/>
    <w:rsid w:val="00292DE8"/>
    <w:rsid w:val="002930DF"/>
    <w:rsid w:val="0029318B"/>
    <w:rsid w:val="002931DF"/>
    <w:rsid w:val="002932D7"/>
    <w:rsid w:val="00293476"/>
    <w:rsid w:val="00293624"/>
    <w:rsid w:val="00293C60"/>
    <w:rsid w:val="00293CC2"/>
    <w:rsid w:val="00293F54"/>
    <w:rsid w:val="00294082"/>
    <w:rsid w:val="0029482B"/>
    <w:rsid w:val="00294F3F"/>
    <w:rsid w:val="00295B8F"/>
    <w:rsid w:val="002963FD"/>
    <w:rsid w:val="00296520"/>
    <w:rsid w:val="00296530"/>
    <w:rsid w:val="00296541"/>
    <w:rsid w:val="00296598"/>
    <w:rsid w:val="00296B92"/>
    <w:rsid w:val="00296D0D"/>
    <w:rsid w:val="00296DFE"/>
    <w:rsid w:val="00296E67"/>
    <w:rsid w:val="002971CE"/>
    <w:rsid w:val="002971E7"/>
    <w:rsid w:val="0029737F"/>
    <w:rsid w:val="0029781E"/>
    <w:rsid w:val="002978FC"/>
    <w:rsid w:val="002979FA"/>
    <w:rsid w:val="00297B30"/>
    <w:rsid w:val="00297EEC"/>
    <w:rsid w:val="002A0B0E"/>
    <w:rsid w:val="002A11FD"/>
    <w:rsid w:val="002A1289"/>
    <w:rsid w:val="002A175B"/>
    <w:rsid w:val="002A1AA8"/>
    <w:rsid w:val="002A1BF3"/>
    <w:rsid w:val="002A1C30"/>
    <w:rsid w:val="002A20B1"/>
    <w:rsid w:val="002A2ECE"/>
    <w:rsid w:val="002A3049"/>
    <w:rsid w:val="002A3188"/>
    <w:rsid w:val="002A3917"/>
    <w:rsid w:val="002A3BC7"/>
    <w:rsid w:val="002A3DFF"/>
    <w:rsid w:val="002A3F1B"/>
    <w:rsid w:val="002A405F"/>
    <w:rsid w:val="002A409E"/>
    <w:rsid w:val="002A40F0"/>
    <w:rsid w:val="002A45D2"/>
    <w:rsid w:val="002A4662"/>
    <w:rsid w:val="002A561D"/>
    <w:rsid w:val="002A5A31"/>
    <w:rsid w:val="002A60A4"/>
    <w:rsid w:val="002A686A"/>
    <w:rsid w:val="002A6F78"/>
    <w:rsid w:val="002A70DB"/>
    <w:rsid w:val="002A7183"/>
    <w:rsid w:val="002A741F"/>
    <w:rsid w:val="002A7819"/>
    <w:rsid w:val="002A7B7B"/>
    <w:rsid w:val="002B0079"/>
    <w:rsid w:val="002B00EC"/>
    <w:rsid w:val="002B015C"/>
    <w:rsid w:val="002B0344"/>
    <w:rsid w:val="002B04E1"/>
    <w:rsid w:val="002B0C74"/>
    <w:rsid w:val="002B10D4"/>
    <w:rsid w:val="002B127A"/>
    <w:rsid w:val="002B1ADF"/>
    <w:rsid w:val="002B1D44"/>
    <w:rsid w:val="002B23E7"/>
    <w:rsid w:val="002B2568"/>
    <w:rsid w:val="002B2CBC"/>
    <w:rsid w:val="002B3076"/>
    <w:rsid w:val="002B3117"/>
    <w:rsid w:val="002B31B0"/>
    <w:rsid w:val="002B37DB"/>
    <w:rsid w:val="002B3C30"/>
    <w:rsid w:val="002B4220"/>
    <w:rsid w:val="002B47A0"/>
    <w:rsid w:val="002B4B70"/>
    <w:rsid w:val="002B4DAF"/>
    <w:rsid w:val="002B50A0"/>
    <w:rsid w:val="002B51CD"/>
    <w:rsid w:val="002B5466"/>
    <w:rsid w:val="002B555C"/>
    <w:rsid w:val="002B5706"/>
    <w:rsid w:val="002B6176"/>
    <w:rsid w:val="002B63B0"/>
    <w:rsid w:val="002B7D8C"/>
    <w:rsid w:val="002B7F99"/>
    <w:rsid w:val="002B7FE8"/>
    <w:rsid w:val="002C0020"/>
    <w:rsid w:val="002C0388"/>
    <w:rsid w:val="002C085C"/>
    <w:rsid w:val="002C0C03"/>
    <w:rsid w:val="002C0F46"/>
    <w:rsid w:val="002C1516"/>
    <w:rsid w:val="002C20FA"/>
    <w:rsid w:val="002C246E"/>
    <w:rsid w:val="002C2605"/>
    <w:rsid w:val="002C3451"/>
    <w:rsid w:val="002C527C"/>
    <w:rsid w:val="002C5292"/>
    <w:rsid w:val="002C56C9"/>
    <w:rsid w:val="002C5871"/>
    <w:rsid w:val="002C5930"/>
    <w:rsid w:val="002C5E15"/>
    <w:rsid w:val="002C64D1"/>
    <w:rsid w:val="002C67B4"/>
    <w:rsid w:val="002C6BAE"/>
    <w:rsid w:val="002C7847"/>
    <w:rsid w:val="002C7877"/>
    <w:rsid w:val="002C78DC"/>
    <w:rsid w:val="002C7B0D"/>
    <w:rsid w:val="002C7CB2"/>
    <w:rsid w:val="002C7D29"/>
    <w:rsid w:val="002C7D7A"/>
    <w:rsid w:val="002C7D99"/>
    <w:rsid w:val="002C7DC2"/>
    <w:rsid w:val="002D0498"/>
    <w:rsid w:val="002D0B17"/>
    <w:rsid w:val="002D1143"/>
    <w:rsid w:val="002D129F"/>
    <w:rsid w:val="002D12B2"/>
    <w:rsid w:val="002D15CE"/>
    <w:rsid w:val="002D19C1"/>
    <w:rsid w:val="002D1A31"/>
    <w:rsid w:val="002D33B2"/>
    <w:rsid w:val="002D3498"/>
    <w:rsid w:val="002D363E"/>
    <w:rsid w:val="002D3EA0"/>
    <w:rsid w:val="002D41D0"/>
    <w:rsid w:val="002D43BF"/>
    <w:rsid w:val="002D4667"/>
    <w:rsid w:val="002D4911"/>
    <w:rsid w:val="002D4D09"/>
    <w:rsid w:val="002D5EBE"/>
    <w:rsid w:val="002D6053"/>
    <w:rsid w:val="002D6360"/>
    <w:rsid w:val="002D74B9"/>
    <w:rsid w:val="002D764F"/>
    <w:rsid w:val="002D7B22"/>
    <w:rsid w:val="002D7D39"/>
    <w:rsid w:val="002E00E6"/>
    <w:rsid w:val="002E0213"/>
    <w:rsid w:val="002E0622"/>
    <w:rsid w:val="002E0A48"/>
    <w:rsid w:val="002E0AB1"/>
    <w:rsid w:val="002E1274"/>
    <w:rsid w:val="002E188B"/>
    <w:rsid w:val="002E1DFD"/>
    <w:rsid w:val="002E2256"/>
    <w:rsid w:val="002E2427"/>
    <w:rsid w:val="002E2760"/>
    <w:rsid w:val="002E2A36"/>
    <w:rsid w:val="002E2C32"/>
    <w:rsid w:val="002E3495"/>
    <w:rsid w:val="002E3AFE"/>
    <w:rsid w:val="002E3F66"/>
    <w:rsid w:val="002E42C9"/>
    <w:rsid w:val="002E44F3"/>
    <w:rsid w:val="002E50E1"/>
    <w:rsid w:val="002E5311"/>
    <w:rsid w:val="002E53C9"/>
    <w:rsid w:val="002E556B"/>
    <w:rsid w:val="002E58B1"/>
    <w:rsid w:val="002E595C"/>
    <w:rsid w:val="002E5ADA"/>
    <w:rsid w:val="002E5D7F"/>
    <w:rsid w:val="002E648B"/>
    <w:rsid w:val="002E6DED"/>
    <w:rsid w:val="002E6FA2"/>
    <w:rsid w:val="002E6FBE"/>
    <w:rsid w:val="002E75D4"/>
    <w:rsid w:val="002E78F8"/>
    <w:rsid w:val="002E7928"/>
    <w:rsid w:val="002E7A9A"/>
    <w:rsid w:val="002E7CE9"/>
    <w:rsid w:val="002E7D17"/>
    <w:rsid w:val="002F00FA"/>
    <w:rsid w:val="002F08E5"/>
    <w:rsid w:val="002F0A50"/>
    <w:rsid w:val="002F1286"/>
    <w:rsid w:val="002F1705"/>
    <w:rsid w:val="002F1AB2"/>
    <w:rsid w:val="002F1EDA"/>
    <w:rsid w:val="002F1EDD"/>
    <w:rsid w:val="002F1F86"/>
    <w:rsid w:val="002F2127"/>
    <w:rsid w:val="002F236F"/>
    <w:rsid w:val="002F26A3"/>
    <w:rsid w:val="002F27C1"/>
    <w:rsid w:val="002F2A53"/>
    <w:rsid w:val="002F2AE6"/>
    <w:rsid w:val="002F2CDE"/>
    <w:rsid w:val="002F2CFB"/>
    <w:rsid w:val="002F3400"/>
    <w:rsid w:val="002F34D5"/>
    <w:rsid w:val="002F3709"/>
    <w:rsid w:val="002F47D0"/>
    <w:rsid w:val="002F5271"/>
    <w:rsid w:val="002F59B9"/>
    <w:rsid w:val="002F5FFC"/>
    <w:rsid w:val="002F63B8"/>
    <w:rsid w:val="002F6609"/>
    <w:rsid w:val="002F66E9"/>
    <w:rsid w:val="002F6801"/>
    <w:rsid w:val="002F68A0"/>
    <w:rsid w:val="002F6BFF"/>
    <w:rsid w:val="002F6F47"/>
    <w:rsid w:val="002F7441"/>
    <w:rsid w:val="00300617"/>
    <w:rsid w:val="0030073D"/>
    <w:rsid w:val="00301221"/>
    <w:rsid w:val="0030165F"/>
    <w:rsid w:val="00301946"/>
    <w:rsid w:val="00302026"/>
    <w:rsid w:val="003027CD"/>
    <w:rsid w:val="00302908"/>
    <w:rsid w:val="00302D6F"/>
    <w:rsid w:val="00303057"/>
    <w:rsid w:val="003032B5"/>
    <w:rsid w:val="003036B2"/>
    <w:rsid w:val="003037A7"/>
    <w:rsid w:val="003039F1"/>
    <w:rsid w:val="00303CA7"/>
    <w:rsid w:val="00303EC8"/>
    <w:rsid w:val="003047F0"/>
    <w:rsid w:val="003049A9"/>
    <w:rsid w:val="00304B09"/>
    <w:rsid w:val="00304D15"/>
    <w:rsid w:val="00304E06"/>
    <w:rsid w:val="00304E86"/>
    <w:rsid w:val="00305154"/>
    <w:rsid w:val="003052AD"/>
    <w:rsid w:val="0030569B"/>
    <w:rsid w:val="0030576D"/>
    <w:rsid w:val="003057D6"/>
    <w:rsid w:val="00305FE9"/>
    <w:rsid w:val="00306231"/>
    <w:rsid w:val="0030679C"/>
    <w:rsid w:val="00306AB1"/>
    <w:rsid w:val="00306ECE"/>
    <w:rsid w:val="0030745A"/>
    <w:rsid w:val="00307EEE"/>
    <w:rsid w:val="00307FB8"/>
    <w:rsid w:val="003102C7"/>
    <w:rsid w:val="003105BF"/>
    <w:rsid w:val="003106D9"/>
    <w:rsid w:val="003114E7"/>
    <w:rsid w:val="003115CA"/>
    <w:rsid w:val="00311819"/>
    <w:rsid w:val="00311A48"/>
    <w:rsid w:val="00312592"/>
    <w:rsid w:val="00312A33"/>
    <w:rsid w:val="00312F3C"/>
    <w:rsid w:val="00313D99"/>
    <w:rsid w:val="00313E59"/>
    <w:rsid w:val="00313F76"/>
    <w:rsid w:val="0031503F"/>
    <w:rsid w:val="003150C0"/>
    <w:rsid w:val="003152B5"/>
    <w:rsid w:val="003155CD"/>
    <w:rsid w:val="00315E65"/>
    <w:rsid w:val="00315E9B"/>
    <w:rsid w:val="00315EC2"/>
    <w:rsid w:val="00315EE2"/>
    <w:rsid w:val="0031602D"/>
    <w:rsid w:val="0031607C"/>
    <w:rsid w:val="003160CE"/>
    <w:rsid w:val="003160D0"/>
    <w:rsid w:val="00316297"/>
    <w:rsid w:val="0031666D"/>
    <w:rsid w:val="003169B7"/>
    <w:rsid w:val="00316AD1"/>
    <w:rsid w:val="00316B50"/>
    <w:rsid w:val="00316ED9"/>
    <w:rsid w:val="003171E2"/>
    <w:rsid w:val="00317295"/>
    <w:rsid w:val="0031769A"/>
    <w:rsid w:val="00317763"/>
    <w:rsid w:val="00317CA6"/>
    <w:rsid w:val="00317D85"/>
    <w:rsid w:val="00317FCB"/>
    <w:rsid w:val="003200F1"/>
    <w:rsid w:val="003202CC"/>
    <w:rsid w:val="003208E3"/>
    <w:rsid w:val="00320A6D"/>
    <w:rsid w:val="00320AD2"/>
    <w:rsid w:val="0032166E"/>
    <w:rsid w:val="00322735"/>
    <w:rsid w:val="0032304D"/>
    <w:rsid w:val="003235EA"/>
    <w:rsid w:val="0032382C"/>
    <w:rsid w:val="00324204"/>
    <w:rsid w:val="003245DB"/>
    <w:rsid w:val="0032461E"/>
    <w:rsid w:val="00324792"/>
    <w:rsid w:val="00324EA8"/>
    <w:rsid w:val="00324F7C"/>
    <w:rsid w:val="003254E2"/>
    <w:rsid w:val="003254E6"/>
    <w:rsid w:val="003258D0"/>
    <w:rsid w:val="00325A58"/>
    <w:rsid w:val="00325AB3"/>
    <w:rsid w:val="0032640A"/>
    <w:rsid w:val="00326854"/>
    <w:rsid w:val="00326AF7"/>
    <w:rsid w:val="00326BE7"/>
    <w:rsid w:val="00326C78"/>
    <w:rsid w:val="003271EF"/>
    <w:rsid w:val="00327353"/>
    <w:rsid w:val="00327556"/>
    <w:rsid w:val="003277A5"/>
    <w:rsid w:val="00327901"/>
    <w:rsid w:val="00327EA7"/>
    <w:rsid w:val="00330484"/>
    <w:rsid w:val="0033120D"/>
    <w:rsid w:val="00331215"/>
    <w:rsid w:val="003312E6"/>
    <w:rsid w:val="0033141D"/>
    <w:rsid w:val="00331F73"/>
    <w:rsid w:val="00332594"/>
    <w:rsid w:val="00332B96"/>
    <w:rsid w:val="00332CE1"/>
    <w:rsid w:val="00333AA4"/>
    <w:rsid w:val="00333B18"/>
    <w:rsid w:val="00333BA9"/>
    <w:rsid w:val="00333BB4"/>
    <w:rsid w:val="00333DF8"/>
    <w:rsid w:val="00333FFC"/>
    <w:rsid w:val="00334470"/>
    <w:rsid w:val="00334AEE"/>
    <w:rsid w:val="00334BD5"/>
    <w:rsid w:val="00334E1B"/>
    <w:rsid w:val="003353B5"/>
    <w:rsid w:val="003357B2"/>
    <w:rsid w:val="003357C1"/>
    <w:rsid w:val="00335806"/>
    <w:rsid w:val="00335AC9"/>
    <w:rsid w:val="00335CD4"/>
    <w:rsid w:val="00335E9E"/>
    <w:rsid w:val="00336415"/>
    <w:rsid w:val="00336580"/>
    <w:rsid w:val="003365AA"/>
    <w:rsid w:val="003367A4"/>
    <w:rsid w:val="00336EB1"/>
    <w:rsid w:val="003377C4"/>
    <w:rsid w:val="0033786C"/>
    <w:rsid w:val="00337C94"/>
    <w:rsid w:val="0034012A"/>
    <w:rsid w:val="0034036C"/>
    <w:rsid w:val="0034038D"/>
    <w:rsid w:val="00340CB8"/>
    <w:rsid w:val="00340CE1"/>
    <w:rsid w:val="0034111A"/>
    <w:rsid w:val="0034144A"/>
    <w:rsid w:val="003414A3"/>
    <w:rsid w:val="00341576"/>
    <w:rsid w:val="003418C5"/>
    <w:rsid w:val="00342543"/>
    <w:rsid w:val="00342C97"/>
    <w:rsid w:val="00343250"/>
    <w:rsid w:val="00343C02"/>
    <w:rsid w:val="0034431F"/>
    <w:rsid w:val="00344396"/>
    <w:rsid w:val="0034453A"/>
    <w:rsid w:val="0034463D"/>
    <w:rsid w:val="003449B5"/>
    <w:rsid w:val="003449DD"/>
    <w:rsid w:val="00344CD9"/>
    <w:rsid w:val="00344E0C"/>
    <w:rsid w:val="00344E4B"/>
    <w:rsid w:val="00344EE5"/>
    <w:rsid w:val="00344F75"/>
    <w:rsid w:val="00345041"/>
    <w:rsid w:val="00345374"/>
    <w:rsid w:val="00345846"/>
    <w:rsid w:val="00345A9A"/>
    <w:rsid w:val="0034613B"/>
    <w:rsid w:val="00346409"/>
    <w:rsid w:val="00346662"/>
    <w:rsid w:val="00346F7A"/>
    <w:rsid w:val="003474D3"/>
    <w:rsid w:val="003475E7"/>
    <w:rsid w:val="00347A03"/>
    <w:rsid w:val="0034A368"/>
    <w:rsid w:val="00350111"/>
    <w:rsid w:val="0035033B"/>
    <w:rsid w:val="003504D7"/>
    <w:rsid w:val="00351432"/>
    <w:rsid w:val="0035154C"/>
    <w:rsid w:val="0035160C"/>
    <w:rsid w:val="0035213B"/>
    <w:rsid w:val="003524A2"/>
    <w:rsid w:val="0035257F"/>
    <w:rsid w:val="003526BD"/>
    <w:rsid w:val="00352C83"/>
    <w:rsid w:val="00352E3D"/>
    <w:rsid w:val="003533A0"/>
    <w:rsid w:val="0035356B"/>
    <w:rsid w:val="0035370E"/>
    <w:rsid w:val="003544B5"/>
    <w:rsid w:val="0035470B"/>
    <w:rsid w:val="00354A9D"/>
    <w:rsid w:val="00354AE8"/>
    <w:rsid w:val="00354CDA"/>
    <w:rsid w:val="00354DE8"/>
    <w:rsid w:val="00354E46"/>
    <w:rsid w:val="0035584C"/>
    <w:rsid w:val="00355A28"/>
    <w:rsid w:val="00356CFF"/>
    <w:rsid w:val="00356F4A"/>
    <w:rsid w:val="0035706A"/>
    <w:rsid w:val="003572DF"/>
    <w:rsid w:val="0035736B"/>
    <w:rsid w:val="003576E9"/>
    <w:rsid w:val="0035776D"/>
    <w:rsid w:val="00357A61"/>
    <w:rsid w:val="00357D0D"/>
    <w:rsid w:val="00357EE3"/>
    <w:rsid w:val="003601BE"/>
    <w:rsid w:val="003601EC"/>
    <w:rsid w:val="0036020A"/>
    <w:rsid w:val="0036029E"/>
    <w:rsid w:val="00360803"/>
    <w:rsid w:val="003608D4"/>
    <w:rsid w:val="00360ADB"/>
    <w:rsid w:val="003610F3"/>
    <w:rsid w:val="00361E99"/>
    <w:rsid w:val="00362050"/>
    <w:rsid w:val="00362B1F"/>
    <w:rsid w:val="00362E17"/>
    <w:rsid w:val="0036361A"/>
    <w:rsid w:val="003636BA"/>
    <w:rsid w:val="003645AE"/>
    <w:rsid w:val="003646B0"/>
    <w:rsid w:val="00364EAE"/>
    <w:rsid w:val="003651D1"/>
    <w:rsid w:val="0036574A"/>
    <w:rsid w:val="00365A23"/>
    <w:rsid w:val="00365A2C"/>
    <w:rsid w:val="00365A72"/>
    <w:rsid w:val="00366154"/>
    <w:rsid w:val="00366701"/>
    <w:rsid w:val="00366BBC"/>
    <w:rsid w:val="0036718D"/>
    <w:rsid w:val="003672DC"/>
    <w:rsid w:val="0036732D"/>
    <w:rsid w:val="00367441"/>
    <w:rsid w:val="003675CC"/>
    <w:rsid w:val="00367AF0"/>
    <w:rsid w:val="00367C84"/>
    <w:rsid w:val="00367DA5"/>
    <w:rsid w:val="00370A02"/>
    <w:rsid w:val="003713AE"/>
    <w:rsid w:val="003723B3"/>
    <w:rsid w:val="00372451"/>
    <w:rsid w:val="003727E3"/>
    <w:rsid w:val="003730F0"/>
    <w:rsid w:val="0037342C"/>
    <w:rsid w:val="00373759"/>
    <w:rsid w:val="00373962"/>
    <w:rsid w:val="00373EBB"/>
    <w:rsid w:val="00373FAE"/>
    <w:rsid w:val="00373FFD"/>
    <w:rsid w:val="0037405D"/>
    <w:rsid w:val="00374697"/>
    <w:rsid w:val="00374858"/>
    <w:rsid w:val="00374BC2"/>
    <w:rsid w:val="00375D8D"/>
    <w:rsid w:val="00376E6C"/>
    <w:rsid w:val="003771AE"/>
    <w:rsid w:val="003806EE"/>
    <w:rsid w:val="00380A52"/>
    <w:rsid w:val="00381120"/>
    <w:rsid w:val="00381A78"/>
    <w:rsid w:val="0038229F"/>
    <w:rsid w:val="00382687"/>
    <w:rsid w:val="003827C3"/>
    <w:rsid w:val="00382B73"/>
    <w:rsid w:val="00382B89"/>
    <w:rsid w:val="00382E15"/>
    <w:rsid w:val="00382F71"/>
    <w:rsid w:val="003830D7"/>
    <w:rsid w:val="00383330"/>
    <w:rsid w:val="0038346A"/>
    <w:rsid w:val="003839AF"/>
    <w:rsid w:val="00383C04"/>
    <w:rsid w:val="00384471"/>
    <w:rsid w:val="003847BD"/>
    <w:rsid w:val="00384956"/>
    <w:rsid w:val="00385095"/>
    <w:rsid w:val="003850F1"/>
    <w:rsid w:val="00385B42"/>
    <w:rsid w:val="00386126"/>
    <w:rsid w:val="00386198"/>
    <w:rsid w:val="003862A0"/>
    <w:rsid w:val="0038633E"/>
    <w:rsid w:val="003868F6"/>
    <w:rsid w:val="003869D1"/>
    <w:rsid w:val="003872B3"/>
    <w:rsid w:val="003875DD"/>
    <w:rsid w:val="00387695"/>
    <w:rsid w:val="00387F3C"/>
    <w:rsid w:val="0038EB04"/>
    <w:rsid w:val="00390ECA"/>
    <w:rsid w:val="003916AF"/>
    <w:rsid w:val="00391BAF"/>
    <w:rsid w:val="00392010"/>
    <w:rsid w:val="003920A0"/>
    <w:rsid w:val="00392299"/>
    <w:rsid w:val="0039241A"/>
    <w:rsid w:val="00394176"/>
    <w:rsid w:val="0039422B"/>
    <w:rsid w:val="003949EA"/>
    <w:rsid w:val="00394A51"/>
    <w:rsid w:val="00394B20"/>
    <w:rsid w:val="00394BA2"/>
    <w:rsid w:val="00395898"/>
    <w:rsid w:val="00395C23"/>
    <w:rsid w:val="00395EFE"/>
    <w:rsid w:val="00396F59"/>
    <w:rsid w:val="003970D2"/>
    <w:rsid w:val="00397D99"/>
    <w:rsid w:val="003A03D2"/>
    <w:rsid w:val="003A0575"/>
    <w:rsid w:val="003A065C"/>
    <w:rsid w:val="003A0D66"/>
    <w:rsid w:val="003A0D6A"/>
    <w:rsid w:val="003A103B"/>
    <w:rsid w:val="003A14DC"/>
    <w:rsid w:val="003A1858"/>
    <w:rsid w:val="003A18CC"/>
    <w:rsid w:val="003A1DA2"/>
    <w:rsid w:val="003A1E26"/>
    <w:rsid w:val="003A1E60"/>
    <w:rsid w:val="003A229C"/>
    <w:rsid w:val="003A286F"/>
    <w:rsid w:val="003A2D56"/>
    <w:rsid w:val="003A30B9"/>
    <w:rsid w:val="003A3521"/>
    <w:rsid w:val="003A3823"/>
    <w:rsid w:val="003A39F2"/>
    <w:rsid w:val="003A3A8D"/>
    <w:rsid w:val="003A3D45"/>
    <w:rsid w:val="003A5EC0"/>
    <w:rsid w:val="003A675C"/>
    <w:rsid w:val="003A6FA1"/>
    <w:rsid w:val="003A77BC"/>
    <w:rsid w:val="003A79B8"/>
    <w:rsid w:val="003A7BBE"/>
    <w:rsid w:val="003A7EC9"/>
    <w:rsid w:val="003B02EE"/>
    <w:rsid w:val="003B0421"/>
    <w:rsid w:val="003B0501"/>
    <w:rsid w:val="003B0646"/>
    <w:rsid w:val="003B06BB"/>
    <w:rsid w:val="003B1A45"/>
    <w:rsid w:val="003B1D3A"/>
    <w:rsid w:val="003B2118"/>
    <w:rsid w:val="003B215C"/>
    <w:rsid w:val="003B2489"/>
    <w:rsid w:val="003B2A70"/>
    <w:rsid w:val="003B2F6A"/>
    <w:rsid w:val="003B3A5D"/>
    <w:rsid w:val="003B3C58"/>
    <w:rsid w:val="003B3CA2"/>
    <w:rsid w:val="003B3CE7"/>
    <w:rsid w:val="003B40B1"/>
    <w:rsid w:val="003B434C"/>
    <w:rsid w:val="003B43CE"/>
    <w:rsid w:val="003B4457"/>
    <w:rsid w:val="003B4842"/>
    <w:rsid w:val="003B5DDC"/>
    <w:rsid w:val="003B5F32"/>
    <w:rsid w:val="003B6248"/>
    <w:rsid w:val="003B624F"/>
    <w:rsid w:val="003B6AE1"/>
    <w:rsid w:val="003B6F62"/>
    <w:rsid w:val="003B7580"/>
    <w:rsid w:val="003B77B5"/>
    <w:rsid w:val="003B79C8"/>
    <w:rsid w:val="003C0973"/>
    <w:rsid w:val="003C0ED4"/>
    <w:rsid w:val="003C2139"/>
    <w:rsid w:val="003C23A6"/>
    <w:rsid w:val="003C2614"/>
    <w:rsid w:val="003C26F7"/>
    <w:rsid w:val="003C29A2"/>
    <w:rsid w:val="003C2D00"/>
    <w:rsid w:val="003C2DFF"/>
    <w:rsid w:val="003C30F4"/>
    <w:rsid w:val="003C3204"/>
    <w:rsid w:val="003C356A"/>
    <w:rsid w:val="003C373A"/>
    <w:rsid w:val="003C39E3"/>
    <w:rsid w:val="003C3B6E"/>
    <w:rsid w:val="003C3F13"/>
    <w:rsid w:val="003C4331"/>
    <w:rsid w:val="003C4515"/>
    <w:rsid w:val="003C498A"/>
    <w:rsid w:val="003C4D1A"/>
    <w:rsid w:val="003C4E4A"/>
    <w:rsid w:val="003C4EB4"/>
    <w:rsid w:val="003C5235"/>
    <w:rsid w:val="003C569A"/>
    <w:rsid w:val="003C5D1A"/>
    <w:rsid w:val="003C662C"/>
    <w:rsid w:val="003C750C"/>
    <w:rsid w:val="003C7B4C"/>
    <w:rsid w:val="003C7F9A"/>
    <w:rsid w:val="003D03F1"/>
    <w:rsid w:val="003D099A"/>
    <w:rsid w:val="003D0AA4"/>
    <w:rsid w:val="003D0AFC"/>
    <w:rsid w:val="003D0E48"/>
    <w:rsid w:val="003D13E8"/>
    <w:rsid w:val="003D149B"/>
    <w:rsid w:val="003D165D"/>
    <w:rsid w:val="003D17A0"/>
    <w:rsid w:val="003D1A49"/>
    <w:rsid w:val="003D1D86"/>
    <w:rsid w:val="003D20E4"/>
    <w:rsid w:val="003D2127"/>
    <w:rsid w:val="003D304C"/>
    <w:rsid w:val="003D3BE5"/>
    <w:rsid w:val="003D43EB"/>
    <w:rsid w:val="003D4884"/>
    <w:rsid w:val="003D4E5C"/>
    <w:rsid w:val="003D4F3A"/>
    <w:rsid w:val="003D51D1"/>
    <w:rsid w:val="003D55C4"/>
    <w:rsid w:val="003D5E0D"/>
    <w:rsid w:val="003D5EBE"/>
    <w:rsid w:val="003D670B"/>
    <w:rsid w:val="003D6ACF"/>
    <w:rsid w:val="003D6CA6"/>
    <w:rsid w:val="003D6CAC"/>
    <w:rsid w:val="003D7A0D"/>
    <w:rsid w:val="003D7AE7"/>
    <w:rsid w:val="003D7CFC"/>
    <w:rsid w:val="003E0771"/>
    <w:rsid w:val="003E0810"/>
    <w:rsid w:val="003E09C4"/>
    <w:rsid w:val="003E1552"/>
    <w:rsid w:val="003E1CD9"/>
    <w:rsid w:val="003E1DF8"/>
    <w:rsid w:val="003E216C"/>
    <w:rsid w:val="003E233F"/>
    <w:rsid w:val="003E2547"/>
    <w:rsid w:val="003E2750"/>
    <w:rsid w:val="003E2C7E"/>
    <w:rsid w:val="003E2E94"/>
    <w:rsid w:val="003E32BA"/>
    <w:rsid w:val="003E3950"/>
    <w:rsid w:val="003E3D45"/>
    <w:rsid w:val="003E3E04"/>
    <w:rsid w:val="003E442F"/>
    <w:rsid w:val="003E4939"/>
    <w:rsid w:val="003E4996"/>
    <w:rsid w:val="003E4D6B"/>
    <w:rsid w:val="003E50DB"/>
    <w:rsid w:val="003E516D"/>
    <w:rsid w:val="003E5750"/>
    <w:rsid w:val="003E59D9"/>
    <w:rsid w:val="003E5C0E"/>
    <w:rsid w:val="003E5F27"/>
    <w:rsid w:val="003E5F37"/>
    <w:rsid w:val="003E604E"/>
    <w:rsid w:val="003E64AE"/>
    <w:rsid w:val="003E66DA"/>
    <w:rsid w:val="003E6964"/>
    <w:rsid w:val="003E69F8"/>
    <w:rsid w:val="003E6AF6"/>
    <w:rsid w:val="003E75E5"/>
    <w:rsid w:val="003E7D4D"/>
    <w:rsid w:val="003F0446"/>
    <w:rsid w:val="003F1B4A"/>
    <w:rsid w:val="003F1F43"/>
    <w:rsid w:val="003F2914"/>
    <w:rsid w:val="003F2C17"/>
    <w:rsid w:val="003F324F"/>
    <w:rsid w:val="003F3445"/>
    <w:rsid w:val="003F36AA"/>
    <w:rsid w:val="003F3AA6"/>
    <w:rsid w:val="003F3C68"/>
    <w:rsid w:val="003F4119"/>
    <w:rsid w:val="003F454E"/>
    <w:rsid w:val="003F4916"/>
    <w:rsid w:val="003F4B2C"/>
    <w:rsid w:val="003F4E49"/>
    <w:rsid w:val="003F5889"/>
    <w:rsid w:val="003F59AB"/>
    <w:rsid w:val="003F59EF"/>
    <w:rsid w:val="003F5A87"/>
    <w:rsid w:val="003F63E5"/>
    <w:rsid w:val="003F6505"/>
    <w:rsid w:val="003F6639"/>
    <w:rsid w:val="003F66AA"/>
    <w:rsid w:val="003F693B"/>
    <w:rsid w:val="003F6CD7"/>
    <w:rsid w:val="003F7277"/>
    <w:rsid w:val="003F79F9"/>
    <w:rsid w:val="003F7B67"/>
    <w:rsid w:val="003F7E21"/>
    <w:rsid w:val="004004F9"/>
    <w:rsid w:val="0040095F"/>
    <w:rsid w:val="004009A3"/>
    <w:rsid w:val="00400AE6"/>
    <w:rsid w:val="00400D2C"/>
    <w:rsid w:val="004011BD"/>
    <w:rsid w:val="004012E9"/>
    <w:rsid w:val="00401344"/>
    <w:rsid w:val="00401445"/>
    <w:rsid w:val="004014CF"/>
    <w:rsid w:val="004018DC"/>
    <w:rsid w:val="0040194A"/>
    <w:rsid w:val="00401E39"/>
    <w:rsid w:val="004023E4"/>
    <w:rsid w:val="00402AA8"/>
    <w:rsid w:val="00402B1C"/>
    <w:rsid w:val="0040344E"/>
    <w:rsid w:val="0040373E"/>
    <w:rsid w:val="0040375C"/>
    <w:rsid w:val="00403CDE"/>
    <w:rsid w:val="00403D42"/>
    <w:rsid w:val="00403EBD"/>
    <w:rsid w:val="004048E6"/>
    <w:rsid w:val="00404FCF"/>
    <w:rsid w:val="00404FD5"/>
    <w:rsid w:val="00405908"/>
    <w:rsid w:val="0040600D"/>
    <w:rsid w:val="00406142"/>
    <w:rsid w:val="00406A23"/>
    <w:rsid w:val="00407418"/>
    <w:rsid w:val="00407ABD"/>
    <w:rsid w:val="00407AC6"/>
    <w:rsid w:val="00407D5E"/>
    <w:rsid w:val="004103C9"/>
    <w:rsid w:val="004103E0"/>
    <w:rsid w:val="0041043B"/>
    <w:rsid w:val="0041078E"/>
    <w:rsid w:val="004108DF"/>
    <w:rsid w:val="00410904"/>
    <w:rsid w:val="004109BE"/>
    <w:rsid w:val="00411156"/>
    <w:rsid w:val="00411B03"/>
    <w:rsid w:val="0041226D"/>
    <w:rsid w:val="00412321"/>
    <w:rsid w:val="00412384"/>
    <w:rsid w:val="0041291F"/>
    <w:rsid w:val="004137AA"/>
    <w:rsid w:val="00413873"/>
    <w:rsid w:val="00413913"/>
    <w:rsid w:val="00413932"/>
    <w:rsid w:val="00413A10"/>
    <w:rsid w:val="00413A2F"/>
    <w:rsid w:val="00413C55"/>
    <w:rsid w:val="00413F4C"/>
    <w:rsid w:val="00414079"/>
    <w:rsid w:val="00414827"/>
    <w:rsid w:val="004148CE"/>
    <w:rsid w:val="004150B0"/>
    <w:rsid w:val="004154E8"/>
    <w:rsid w:val="004158EE"/>
    <w:rsid w:val="0041596D"/>
    <w:rsid w:val="00415CA5"/>
    <w:rsid w:val="004162B7"/>
    <w:rsid w:val="004166B4"/>
    <w:rsid w:val="004169A4"/>
    <w:rsid w:val="004171E4"/>
    <w:rsid w:val="00417843"/>
    <w:rsid w:val="00417FAA"/>
    <w:rsid w:val="00417FDD"/>
    <w:rsid w:val="00420022"/>
    <w:rsid w:val="004204F3"/>
    <w:rsid w:val="004208C2"/>
    <w:rsid w:val="0042097A"/>
    <w:rsid w:val="00420C26"/>
    <w:rsid w:val="00420E35"/>
    <w:rsid w:val="0042148B"/>
    <w:rsid w:val="00421D5E"/>
    <w:rsid w:val="00421E30"/>
    <w:rsid w:val="00421F34"/>
    <w:rsid w:val="0042213D"/>
    <w:rsid w:val="004223BB"/>
    <w:rsid w:val="0042259E"/>
    <w:rsid w:val="0042280C"/>
    <w:rsid w:val="00423429"/>
    <w:rsid w:val="0042368A"/>
    <w:rsid w:val="0042393D"/>
    <w:rsid w:val="00423C5C"/>
    <w:rsid w:val="00424801"/>
    <w:rsid w:val="004248DB"/>
    <w:rsid w:val="0042499C"/>
    <w:rsid w:val="004256A2"/>
    <w:rsid w:val="00425A00"/>
    <w:rsid w:val="0042608A"/>
    <w:rsid w:val="004261AD"/>
    <w:rsid w:val="0042646F"/>
    <w:rsid w:val="00426AAC"/>
    <w:rsid w:val="004272EC"/>
    <w:rsid w:val="00427729"/>
    <w:rsid w:val="00427D84"/>
    <w:rsid w:val="004301A5"/>
    <w:rsid w:val="00430640"/>
    <w:rsid w:val="00430A29"/>
    <w:rsid w:val="00430BBE"/>
    <w:rsid w:val="00430D63"/>
    <w:rsid w:val="00431283"/>
    <w:rsid w:val="00431374"/>
    <w:rsid w:val="004318AA"/>
    <w:rsid w:val="00431A55"/>
    <w:rsid w:val="0043231D"/>
    <w:rsid w:val="00432564"/>
    <w:rsid w:val="004329C3"/>
    <w:rsid w:val="00432A75"/>
    <w:rsid w:val="00432C72"/>
    <w:rsid w:val="00433355"/>
    <w:rsid w:val="00433985"/>
    <w:rsid w:val="00433B4E"/>
    <w:rsid w:val="00433CD1"/>
    <w:rsid w:val="00433E0D"/>
    <w:rsid w:val="00433E60"/>
    <w:rsid w:val="004352A1"/>
    <w:rsid w:val="004352C6"/>
    <w:rsid w:val="00435452"/>
    <w:rsid w:val="004354CA"/>
    <w:rsid w:val="004357CA"/>
    <w:rsid w:val="00435D88"/>
    <w:rsid w:val="00435DA1"/>
    <w:rsid w:val="004361F5"/>
    <w:rsid w:val="00436BB4"/>
    <w:rsid w:val="00436C99"/>
    <w:rsid w:val="00436E21"/>
    <w:rsid w:val="00436F20"/>
    <w:rsid w:val="00436F47"/>
    <w:rsid w:val="004373DC"/>
    <w:rsid w:val="00437854"/>
    <w:rsid w:val="00437C0C"/>
    <w:rsid w:val="00437F2D"/>
    <w:rsid w:val="004401D2"/>
    <w:rsid w:val="004408BA"/>
    <w:rsid w:val="00440B8C"/>
    <w:rsid w:val="00440F3E"/>
    <w:rsid w:val="00441125"/>
    <w:rsid w:val="00442054"/>
    <w:rsid w:val="00442538"/>
    <w:rsid w:val="00442942"/>
    <w:rsid w:val="00443124"/>
    <w:rsid w:val="00443A6F"/>
    <w:rsid w:val="00443D76"/>
    <w:rsid w:val="00443DD2"/>
    <w:rsid w:val="00444A8F"/>
    <w:rsid w:val="00444EAA"/>
    <w:rsid w:val="00444EE2"/>
    <w:rsid w:val="00444F75"/>
    <w:rsid w:val="00444FC8"/>
    <w:rsid w:val="00445154"/>
    <w:rsid w:val="00445209"/>
    <w:rsid w:val="00445823"/>
    <w:rsid w:val="004462CD"/>
    <w:rsid w:val="0044638E"/>
    <w:rsid w:val="00446784"/>
    <w:rsid w:val="00447238"/>
    <w:rsid w:val="0044771E"/>
    <w:rsid w:val="004478DE"/>
    <w:rsid w:val="00447AB4"/>
    <w:rsid w:val="00448439"/>
    <w:rsid w:val="00450867"/>
    <w:rsid w:val="00450DC4"/>
    <w:rsid w:val="00451137"/>
    <w:rsid w:val="00451488"/>
    <w:rsid w:val="00451651"/>
    <w:rsid w:val="00452519"/>
    <w:rsid w:val="004526D0"/>
    <w:rsid w:val="00452E8A"/>
    <w:rsid w:val="004533AF"/>
    <w:rsid w:val="00453726"/>
    <w:rsid w:val="00453885"/>
    <w:rsid w:val="00453A5C"/>
    <w:rsid w:val="00453B94"/>
    <w:rsid w:val="00453CF1"/>
    <w:rsid w:val="00453F23"/>
    <w:rsid w:val="004541DE"/>
    <w:rsid w:val="004544DA"/>
    <w:rsid w:val="00454733"/>
    <w:rsid w:val="00454793"/>
    <w:rsid w:val="00454ACE"/>
    <w:rsid w:val="00454F20"/>
    <w:rsid w:val="00455228"/>
    <w:rsid w:val="00455553"/>
    <w:rsid w:val="00455753"/>
    <w:rsid w:val="00455BAD"/>
    <w:rsid w:val="004563E2"/>
    <w:rsid w:val="0045664C"/>
    <w:rsid w:val="00456CD8"/>
    <w:rsid w:val="00457073"/>
    <w:rsid w:val="00457B80"/>
    <w:rsid w:val="00457DA6"/>
    <w:rsid w:val="00457FA8"/>
    <w:rsid w:val="004603C5"/>
    <w:rsid w:val="00461450"/>
    <w:rsid w:val="00461783"/>
    <w:rsid w:val="00461FDB"/>
    <w:rsid w:val="0046241B"/>
    <w:rsid w:val="00462616"/>
    <w:rsid w:val="00463315"/>
    <w:rsid w:val="004638FC"/>
    <w:rsid w:val="00464799"/>
    <w:rsid w:val="00465B4B"/>
    <w:rsid w:val="00466422"/>
    <w:rsid w:val="00467128"/>
    <w:rsid w:val="0046719C"/>
    <w:rsid w:val="004671F4"/>
    <w:rsid w:val="00467449"/>
    <w:rsid w:val="004674DA"/>
    <w:rsid w:val="00467E07"/>
    <w:rsid w:val="00470343"/>
    <w:rsid w:val="004703B9"/>
    <w:rsid w:val="00470A92"/>
    <w:rsid w:val="00470E31"/>
    <w:rsid w:val="00470EB5"/>
    <w:rsid w:val="00471100"/>
    <w:rsid w:val="004711CA"/>
    <w:rsid w:val="00471771"/>
    <w:rsid w:val="004718D5"/>
    <w:rsid w:val="00471E52"/>
    <w:rsid w:val="00471E6B"/>
    <w:rsid w:val="0047243C"/>
    <w:rsid w:val="00472C17"/>
    <w:rsid w:val="00472C23"/>
    <w:rsid w:val="00472DD7"/>
    <w:rsid w:val="00472EE2"/>
    <w:rsid w:val="00473075"/>
    <w:rsid w:val="0047343A"/>
    <w:rsid w:val="00473A8F"/>
    <w:rsid w:val="00474020"/>
    <w:rsid w:val="004741C6"/>
    <w:rsid w:val="00474760"/>
    <w:rsid w:val="00474B2B"/>
    <w:rsid w:val="00475076"/>
    <w:rsid w:val="00475378"/>
    <w:rsid w:val="00475BA4"/>
    <w:rsid w:val="00475BCA"/>
    <w:rsid w:val="00475D15"/>
    <w:rsid w:val="00476534"/>
    <w:rsid w:val="004769E5"/>
    <w:rsid w:val="00476BFC"/>
    <w:rsid w:val="00476DEB"/>
    <w:rsid w:val="00476E5D"/>
    <w:rsid w:val="00476F7A"/>
    <w:rsid w:val="00477672"/>
    <w:rsid w:val="00477B92"/>
    <w:rsid w:val="00477CEA"/>
    <w:rsid w:val="00477E0E"/>
    <w:rsid w:val="00477E39"/>
    <w:rsid w:val="0048065A"/>
    <w:rsid w:val="00480BE9"/>
    <w:rsid w:val="00480C93"/>
    <w:rsid w:val="00480CCC"/>
    <w:rsid w:val="00480E81"/>
    <w:rsid w:val="00480FB5"/>
    <w:rsid w:val="00480FDC"/>
    <w:rsid w:val="00481020"/>
    <w:rsid w:val="00481998"/>
    <w:rsid w:val="00481D35"/>
    <w:rsid w:val="00482951"/>
    <w:rsid w:val="00482A9A"/>
    <w:rsid w:val="00482FBA"/>
    <w:rsid w:val="004831A5"/>
    <w:rsid w:val="004835C3"/>
    <w:rsid w:val="00483A8A"/>
    <w:rsid w:val="004840A5"/>
    <w:rsid w:val="004843E0"/>
    <w:rsid w:val="0048452C"/>
    <w:rsid w:val="0048453C"/>
    <w:rsid w:val="00484A45"/>
    <w:rsid w:val="00484EDE"/>
    <w:rsid w:val="004857B9"/>
    <w:rsid w:val="00485807"/>
    <w:rsid w:val="00485DE6"/>
    <w:rsid w:val="00486092"/>
    <w:rsid w:val="00486249"/>
    <w:rsid w:val="00486265"/>
    <w:rsid w:val="00486CD9"/>
    <w:rsid w:val="00487B30"/>
    <w:rsid w:val="00487D19"/>
    <w:rsid w:val="004908AB"/>
    <w:rsid w:val="004909CF"/>
    <w:rsid w:val="00490A35"/>
    <w:rsid w:val="00490F12"/>
    <w:rsid w:val="004911BA"/>
    <w:rsid w:val="0049152F"/>
    <w:rsid w:val="004915F1"/>
    <w:rsid w:val="00491B29"/>
    <w:rsid w:val="00491C47"/>
    <w:rsid w:val="0049246B"/>
    <w:rsid w:val="004926C7"/>
    <w:rsid w:val="004926CD"/>
    <w:rsid w:val="00493047"/>
    <w:rsid w:val="004933C7"/>
    <w:rsid w:val="0049378D"/>
    <w:rsid w:val="00493A21"/>
    <w:rsid w:val="00493ABD"/>
    <w:rsid w:val="00493B48"/>
    <w:rsid w:val="0049457D"/>
    <w:rsid w:val="00494BD5"/>
    <w:rsid w:val="00494BD7"/>
    <w:rsid w:val="00494F65"/>
    <w:rsid w:val="00494FC0"/>
    <w:rsid w:val="0049536F"/>
    <w:rsid w:val="004954AC"/>
    <w:rsid w:val="00495689"/>
    <w:rsid w:val="00495699"/>
    <w:rsid w:val="004956AA"/>
    <w:rsid w:val="00495A2C"/>
    <w:rsid w:val="0049675A"/>
    <w:rsid w:val="00496D65"/>
    <w:rsid w:val="004970E1"/>
    <w:rsid w:val="0049729C"/>
    <w:rsid w:val="00497802"/>
    <w:rsid w:val="00497EB2"/>
    <w:rsid w:val="00497FB3"/>
    <w:rsid w:val="004A0337"/>
    <w:rsid w:val="004A0775"/>
    <w:rsid w:val="004A09F6"/>
    <w:rsid w:val="004A1003"/>
    <w:rsid w:val="004A113E"/>
    <w:rsid w:val="004A1469"/>
    <w:rsid w:val="004A152A"/>
    <w:rsid w:val="004A1BC7"/>
    <w:rsid w:val="004A21C7"/>
    <w:rsid w:val="004A244F"/>
    <w:rsid w:val="004A2A66"/>
    <w:rsid w:val="004A355E"/>
    <w:rsid w:val="004A3BEF"/>
    <w:rsid w:val="004A3D8F"/>
    <w:rsid w:val="004A3E17"/>
    <w:rsid w:val="004A3EC4"/>
    <w:rsid w:val="004A4C15"/>
    <w:rsid w:val="004A4F7E"/>
    <w:rsid w:val="004A572F"/>
    <w:rsid w:val="004A5886"/>
    <w:rsid w:val="004A614A"/>
    <w:rsid w:val="004A6B7D"/>
    <w:rsid w:val="004A7749"/>
    <w:rsid w:val="004ADC6E"/>
    <w:rsid w:val="004B11FF"/>
    <w:rsid w:val="004B1A9D"/>
    <w:rsid w:val="004B1AAC"/>
    <w:rsid w:val="004B1B11"/>
    <w:rsid w:val="004B1E24"/>
    <w:rsid w:val="004B1F56"/>
    <w:rsid w:val="004B2A65"/>
    <w:rsid w:val="004B2E7D"/>
    <w:rsid w:val="004B391B"/>
    <w:rsid w:val="004B3CF1"/>
    <w:rsid w:val="004B4627"/>
    <w:rsid w:val="004B4764"/>
    <w:rsid w:val="004B49B5"/>
    <w:rsid w:val="004B49D5"/>
    <w:rsid w:val="004B4AEF"/>
    <w:rsid w:val="004B4C21"/>
    <w:rsid w:val="004B5550"/>
    <w:rsid w:val="004B560E"/>
    <w:rsid w:val="004B5E7F"/>
    <w:rsid w:val="004B5EAF"/>
    <w:rsid w:val="004B606C"/>
    <w:rsid w:val="004B6160"/>
    <w:rsid w:val="004B6B51"/>
    <w:rsid w:val="004B7299"/>
    <w:rsid w:val="004B77FC"/>
    <w:rsid w:val="004B783E"/>
    <w:rsid w:val="004B7F1D"/>
    <w:rsid w:val="004C0073"/>
    <w:rsid w:val="004C082B"/>
    <w:rsid w:val="004C0ACF"/>
    <w:rsid w:val="004C12DD"/>
    <w:rsid w:val="004C180F"/>
    <w:rsid w:val="004C1903"/>
    <w:rsid w:val="004C1D8E"/>
    <w:rsid w:val="004C24C9"/>
    <w:rsid w:val="004C28CD"/>
    <w:rsid w:val="004C2DCA"/>
    <w:rsid w:val="004C3395"/>
    <w:rsid w:val="004C36F4"/>
    <w:rsid w:val="004C3739"/>
    <w:rsid w:val="004C40CF"/>
    <w:rsid w:val="004C41E8"/>
    <w:rsid w:val="004C48AC"/>
    <w:rsid w:val="004C56EC"/>
    <w:rsid w:val="004C6874"/>
    <w:rsid w:val="004C7458"/>
    <w:rsid w:val="004C7809"/>
    <w:rsid w:val="004C7C18"/>
    <w:rsid w:val="004D042D"/>
    <w:rsid w:val="004D064A"/>
    <w:rsid w:val="004D0CA0"/>
    <w:rsid w:val="004D0E4C"/>
    <w:rsid w:val="004D0F92"/>
    <w:rsid w:val="004D10A6"/>
    <w:rsid w:val="004D1497"/>
    <w:rsid w:val="004D1824"/>
    <w:rsid w:val="004D190F"/>
    <w:rsid w:val="004D1A77"/>
    <w:rsid w:val="004D1BC1"/>
    <w:rsid w:val="004D1BCD"/>
    <w:rsid w:val="004D1ED6"/>
    <w:rsid w:val="004D244F"/>
    <w:rsid w:val="004D2538"/>
    <w:rsid w:val="004D2694"/>
    <w:rsid w:val="004D2AAC"/>
    <w:rsid w:val="004D2ACB"/>
    <w:rsid w:val="004D2CF0"/>
    <w:rsid w:val="004D2ECC"/>
    <w:rsid w:val="004D32A1"/>
    <w:rsid w:val="004D34CB"/>
    <w:rsid w:val="004D3B0C"/>
    <w:rsid w:val="004D3B3F"/>
    <w:rsid w:val="004D427D"/>
    <w:rsid w:val="004D4322"/>
    <w:rsid w:val="004D44E6"/>
    <w:rsid w:val="004D4953"/>
    <w:rsid w:val="004D51E6"/>
    <w:rsid w:val="004D58F2"/>
    <w:rsid w:val="004D5930"/>
    <w:rsid w:val="004D600D"/>
    <w:rsid w:val="004D62C3"/>
    <w:rsid w:val="004D632B"/>
    <w:rsid w:val="004D6535"/>
    <w:rsid w:val="004D6B22"/>
    <w:rsid w:val="004D6BC8"/>
    <w:rsid w:val="004D6D84"/>
    <w:rsid w:val="004D71DF"/>
    <w:rsid w:val="004D754B"/>
    <w:rsid w:val="004D7AE2"/>
    <w:rsid w:val="004DE504"/>
    <w:rsid w:val="004E0664"/>
    <w:rsid w:val="004E0BCD"/>
    <w:rsid w:val="004E0C96"/>
    <w:rsid w:val="004E0CEB"/>
    <w:rsid w:val="004E0DB0"/>
    <w:rsid w:val="004E0FA7"/>
    <w:rsid w:val="004E105B"/>
    <w:rsid w:val="004E125C"/>
    <w:rsid w:val="004E12F8"/>
    <w:rsid w:val="004E160F"/>
    <w:rsid w:val="004E196B"/>
    <w:rsid w:val="004E23BF"/>
    <w:rsid w:val="004E248E"/>
    <w:rsid w:val="004E25CB"/>
    <w:rsid w:val="004E2616"/>
    <w:rsid w:val="004E2C97"/>
    <w:rsid w:val="004E2D3C"/>
    <w:rsid w:val="004E2E78"/>
    <w:rsid w:val="004E3325"/>
    <w:rsid w:val="004E42CD"/>
    <w:rsid w:val="004E4567"/>
    <w:rsid w:val="004E4688"/>
    <w:rsid w:val="004E4F7D"/>
    <w:rsid w:val="004E50B0"/>
    <w:rsid w:val="004E517D"/>
    <w:rsid w:val="004E5331"/>
    <w:rsid w:val="004E5A94"/>
    <w:rsid w:val="004E644B"/>
    <w:rsid w:val="004E669F"/>
    <w:rsid w:val="004E712E"/>
    <w:rsid w:val="004E74F2"/>
    <w:rsid w:val="004E7593"/>
    <w:rsid w:val="004E7CB8"/>
    <w:rsid w:val="004E7CD8"/>
    <w:rsid w:val="004F027D"/>
    <w:rsid w:val="004F0DAB"/>
    <w:rsid w:val="004F14C9"/>
    <w:rsid w:val="004F15D8"/>
    <w:rsid w:val="004F1CBA"/>
    <w:rsid w:val="004F265A"/>
    <w:rsid w:val="004F289A"/>
    <w:rsid w:val="004F2BB7"/>
    <w:rsid w:val="004F3197"/>
    <w:rsid w:val="004F346A"/>
    <w:rsid w:val="004F4003"/>
    <w:rsid w:val="004F4074"/>
    <w:rsid w:val="004F4473"/>
    <w:rsid w:val="004F47D3"/>
    <w:rsid w:val="004F4D73"/>
    <w:rsid w:val="004F4E5C"/>
    <w:rsid w:val="004F5267"/>
    <w:rsid w:val="004F54ED"/>
    <w:rsid w:val="004F61DF"/>
    <w:rsid w:val="004F6DF2"/>
    <w:rsid w:val="004F7025"/>
    <w:rsid w:val="004F709A"/>
    <w:rsid w:val="004F7113"/>
    <w:rsid w:val="004F740B"/>
    <w:rsid w:val="004F7AD1"/>
    <w:rsid w:val="004F7B0D"/>
    <w:rsid w:val="004F7C39"/>
    <w:rsid w:val="004F7F9F"/>
    <w:rsid w:val="004F7FAC"/>
    <w:rsid w:val="004FCDD3"/>
    <w:rsid w:val="0050057F"/>
    <w:rsid w:val="00500951"/>
    <w:rsid w:val="00500F5F"/>
    <w:rsid w:val="00501429"/>
    <w:rsid w:val="0050163A"/>
    <w:rsid w:val="005017E7"/>
    <w:rsid w:val="005019C5"/>
    <w:rsid w:val="00501F85"/>
    <w:rsid w:val="0050261D"/>
    <w:rsid w:val="00502736"/>
    <w:rsid w:val="00502C3A"/>
    <w:rsid w:val="00502D33"/>
    <w:rsid w:val="00502DE8"/>
    <w:rsid w:val="00502F8A"/>
    <w:rsid w:val="00502FD3"/>
    <w:rsid w:val="00503527"/>
    <w:rsid w:val="005035B0"/>
    <w:rsid w:val="00503F9E"/>
    <w:rsid w:val="00503FE3"/>
    <w:rsid w:val="005047A9"/>
    <w:rsid w:val="00504817"/>
    <w:rsid w:val="00504A7A"/>
    <w:rsid w:val="00505208"/>
    <w:rsid w:val="0050542C"/>
    <w:rsid w:val="00505462"/>
    <w:rsid w:val="0050564E"/>
    <w:rsid w:val="0050587F"/>
    <w:rsid w:val="00505AAE"/>
    <w:rsid w:val="00505BA0"/>
    <w:rsid w:val="0050622B"/>
    <w:rsid w:val="0050630B"/>
    <w:rsid w:val="005065D1"/>
    <w:rsid w:val="00506836"/>
    <w:rsid w:val="00506B7B"/>
    <w:rsid w:val="0050726D"/>
    <w:rsid w:val="00507402"/>
    <w:rsid w:val="00507A3B"/>
    <w:rsid w:val="00507AA0"/>
    <w:rsid w:val="00507AD1"/>
    <w:rsid w:val="00507D71"/>
    <w:rsid w:val="00510766"/>
    <w:rsid w:val="005107FF"/>
    <w:rsid w:val="00510ED5"/>
    <w:rsid w:val="00511073"/>
    <w:rsid w:val="0051125C"/>
    <w:rsid w:val="005112B3"/>
    <w:rsid w:val="00511A9D"/>
    <w:rsid w:val="00512302"/>
    <w:rsid w:val="00513120"/>
    <w:rsid w:val="005131C8"/>
    <w:rsid w:val="0051331F"/>
    <w:rsid w:val="005134E0"/>
    <w:rsid w:val="00513528"/>
    <w:rsid w:val="00513C13"/>
    <w:rsid w:val="00513E41"/>
    <w:rsid w:val="005141CF"/>
    <w:rsid w:val="00514843"/>
    <w:rsid w:val="0051618C"/>
    <w:rsid w:val="0051632B"/>
    <w:rsid w:val="00516374"/>
    <w:rsid w:val="00517209"/>
    <w:rsid w:val="00517436"/>
    <w:rsid w:val="00517BA0"/>
    <w:rsid w:val="00517C37"/>
    <w:rsid w:val="00517CCA"/>
    <w:rsid w:val="005208DE"/>
    <w:rsid w:val="00520975"/>
    <w:rsid w:val="00520BCB"/>
    <w:rsid w:val="00520E2E"/>
    <w:rsid w:val="00521387"/>
    <w:rsid w:val="0052179E"/>
    <w:rsid w:val="00521877"/>
    <w:rsid w:val="005218EF"/>
    <w:rsid w:val="00521F51"/>
    <w:rsid w:val="005224F6"/>
    <w:rsid w:val="0052341B"/>
    <w:rsid w:val="0052363E"/>
    <w:rsid w:val="005239E8"/>
    <w:rsid w:val="00523EE7"/>
    <w:rsid w:val="005240EF"/>
    <w:rsid w:val="005245FB"/>
    <w:rsid w:val="00524744"/>
    <w:rsid w:val="005247B9"/>
    <w:rsid w:val="00524D38"/>
    <w:rsid w:val="00524DB9"/>
    <w:rsid w:val="00524E9C"/>
    <w:rsid w:val="0052526A"/>
    <w:rsid w:val="0052572E"/>
    <w:rsid w:val="00525A10"/>
    <w:rsid w:val="00526519"/>
    <w:rsid w:val="00526CF4"/>
    <w:rsid w:val="00527283"/>
    <w:rsid w:val="005278F5"/>
    <w:rsid w:val="00527B40"/>
    <w:rsid w:val="00527B7C"/>
    <w:rsid w:val="00527FA5"/>
    <w:rsid w:val="0052AA00"/>
    <w:rsid w:val="00530B35"/>
    <w:rsid w:val="00531254"/>
    <w:rsid w:val="00531372"/>
    <w:rsid w:val="00531416"/>
    <w:rsid w:val="005320F1"/>
    <w:rsid w:val="00532932"/>
    <w:rsid w:val="00532BDD"/>
    <w:rsid w:val="00532E0F"/>
    <w:rsid w:val="00533345"/>
    <w:rsid w:val="00533603"/>
    <w:rsid w:val="00533A5E"/>
    <w:rsid w:val="00533A8D"/>
    <w:rsid w:val="00534409"/>
    <w:rsid w:val="0053497D"/>
    <w:rsid w:val="00534E68"/>
    <w:rsid w:val="00535089"/>
    <w:rsid w:val="00535D7D"/>
    <w:rsid w:val="00535F14"/>
    <w:rsid w:val="005360DF"/>
    <w:rsid w:val="00536B7A"/>
    <w:rsid w:val="00536CEE"/>
    <w:rsid w:val="00536F05"/>
    <w:rsid w:val="005370C6"/>
    <w:rsid w:val="0053719D"/>
    <w:rsid w:val="00540732"/>
    <w:rsid w:val="00540AED"/>
    <w:rsid w:val="00540C45"/>
    <w:rsid w:val="0054117F"/>
    <w:rsid w:val="00541279"/>
    <w:rsid w:val="005418A8"/>
    <w:rsid w:val="0054195C"/>
    <w:rsid w:val="00541A79"/>
    <w:rsid w:val="00541AF3"/>
    <w:rsid w:val="00541E44"/>
    <w:rsid w:val="0054211D"/>
    <w:rsid w:val="00542269"/>
    <w:rsid w:val="00542650"/>
    <w:rsid w:val="00542876"/>
    <w:rsid w:val="00542ED3"/>
    <w:rsid w:val="00542EDA"/>
    <w:rsid w:val="005438D8"/>
    <w:rsid w:val="00543BEF"/>
    <w:rsid w:val="005445C3"/>
    <w:rsid w:val="00544B56"/>
    <w:rsid w:val="00544CF4"/>
    <w:rsid w:val="00544E28"/>
    <w:rsid w:val="00545173"/>
    <w:rsid w:val="00545C48"/>
    <w:rsid w:val="00545E5B"/>
    <w:rsid w:val="00546289"/>
    <w:rsid w:val="005466E8"/>
    <w:rsid w:val="005467A0"/>
    <w:rsid w:val="00546975"/>
    <w:rsid w:val="00547414"/>
    <w:rsid w:val="005476EB"/>
    <w:rsid w:val="00550476"/>
    <w:rsid w:val="005504C1"/>
    <w:rsid w:val="005507B5"/>
    <w:rsid w:val="00550AC2"/>
    <w:rsid w:val="00550CFE"/>
    <w:rsid w:val="00551228"/>
    <w:rsid w:val="0055122D"/>
    <w:rsid w:val="0055166A"/>
    <w:rsid w:val="005518DD"/>
    <w:rsid w:val="005527F4"/>
    <w:rsid w:val="00552BDB"/>
    <w:rsid w:val="005532D2"/>
    <w:rsid w:val="00553377"/>
    <w:rsid w:val="00553C3D"/>
    <w:rsid w:val="00554214"/>
    <w:rsid w:val="005548A7"/>
    <w:rsid w:val="00554915"/>
    <w:rsid w:val="00555103"/>
    <w:rsid w:val="00555361"/>
    <w:rsid w:val="00555606"/>
    <w:rsid w:val="00555BD4"/>
    <w:rsid w:val="00555F95"/>
    <w:rsid w:val="0055667D"/>
    <w:rsid w:val="00556D4E"/>
    <w:rsid w:val="00557355"/>
    <w:rsid w:val="0055756F"/>
    <w:rsid w:val="005576C8"/>
    <w:rsid w:val="0056004A"/>
    <w:rsid w:val="005601FC"/>
    <w:rsid w:val="0056021C"/>
    <w:rsid w:val="00560A2C"/>
    <w:rsid w:val="00560BAB"/>
    <w:rsid w:val="00560D5A"/>
    <w:rsid w:val="00560F5E"/>
    <w:rsid w:val="005612B9"/>
    <w:rsid w:val="005617E0"/>
    <w:rsid w:val="00561B87"/>
    <w:rsid w:val="005620E4"/>
    <w:rsid w:val="00562425"/>
    <w:rsid w:val="00562B80"/>
    <w:rsid w:val="00562D30"/>
    <w:rsid w:val="00562E51"/>
    <w:rsid w:val="00563012"/>
    <w:rsid w:val="005631E6"/>
    <w:rsid w:val="00563B7D"/>
    <w:rsid w:val="005640F4"/>
    <w:rsid w:val="00564945"/>
    <w:rsid w:val="005649DA"/>
    <w:rsid w:val="00564DC8"/>
    <w:rsid w:val="00564E1F"/>
    <w:rsid w:val="00564E8C"/>
    <w:rsid w:val="00565049"/>
    <w:rsid w:val="0056539B"/>
    <w:rsid w:val="005654C6"/>
    <w:rsid w:val="00565D0A"/>
    <w:rsid w:val="00565E45"/>
    <w:rsid w:val="005663A0"/>
    <w:rsid w:val="005664CE"/>
    <w:rsid w:val="00566817"/>
    <w:rsid w:val="00566943"/>
    <w:rsid w:val="005669BF"/>
    <w:rsid w:val="00566C24"/>
    <w:rsid w:val="00566E9B"/>
    <w:rsid w:val="00567165"/>
    <w:rsid w:val="005674BE"/>
    <w:rsid w:val="005677F7"/>
    <w:rsid w:val="0057042C"/>
    <w:rsid w:val="00570638"/>
    <w:rsid w:val="0057084A"/>
    <w:rsid w:val="00570AEE"/>
    <w:rsid w:val="005714A4"/>
    <w:rsid w:val="00571909"/>
    <w:rsid w:val="00571AE3"/>
    <w:rsid w:val="005729CC"/>
    <w:rsid w:val="00572A28"/>
    <w:rsid w:val="00572F25"/>
    <w:rsid w:val="005734A1"/>
    <w:rsid w:val="005736DD"/>
    <w:rsid w:val="00573CC3"/>
    <w:rsid w:val="00574359"/>
    <w:rsid w:val="0057438B"/>
    <w:rsid w:val="00574834"/>
    <w:rsid w:val="00574944"/>
    <w:rsid w:val="00574CF1"/>
    <w:rsid w:val="00574E9E"/>
    <w:rsid w:val="005754D5"/>
    <w:rsid w:val="005757D4"/>
    <w:rsid w:val="005758E8"/>
    <w:rsid w:val="00576098"/>
    <w:rsid w:val="0057618B"/>
    <w:rsid w:val="00576750"/>
    <w:rsid w:val="005775E5"/>
    <w:rsid w:val="005779DE"/>
    <w:rsid w:val="00580590"/>
    <w:rsid w:val="00580844"/>
    <w:rsid w:val="00580BB1"/>
    <w:rsid w:val="00580BFE"/>
    <w:rsid w:val="00580CDC"/>
    <w:rsid w:val="00581BCE"/>
    <w:rsid w:val="00581F67"/>
    <w:rsid w:val="00582053"/>
    <w:rsid w:val="005826B4"/>
    <w:rsid w:val="00582E99"/>
    <w:rsid w:val="0058438D"/>
    <w:rsid w:val="005844CC"/>
    <w:rsid w:val="005846DB"/>
    <w:rsid w:val="00584721"/>
    <w:rsid w:val="00584D0E"/>
    <w:rsid w:val="00584FD8"/>
    <w:rsid w:val="0058521A"/>
    <w:rsid w:val="0058524F"/>
    <w:rsid w:val="00585622"/>
    <w:rsid w:val="00585A7F"/>
    <w:rsid w:val="005862F0"/>
    <w:rsid w:val="00586A06"/>
    <w:rsid w:val="00586A0E"/>
    <w:rsid w:val="00586EE1"/>
    <w:rsid w:val="005877B8"/>
    <w:rsid w:val="00587C8E"/>
    <w:rsid w:val="00590308"/>
    <w:rsid w:val="00590C24"/>
    <w:rsid w:val="00591058"/>
    <w:rsid w:val="00591228"/>
    <w:rsid w:val="0059150A"/>
    <w:rsid w:val="00591692"/>
    <w:rsid w:val="00591A71"/>
    <w:rsid w:val="00591CC2"/>
    <w:rsid w:val="00591E95"/>
    <w:rsid w:val="00591FA5"/>
    <w:rsid w:val="0059226D"/>
    <w:rsid w:val="005924A2"/>
    <w:rsid w:val="0059257E"/>
    <w:rsid w:val="00592617"/>
    <w:rsid w:val="00592B26"/>
    <w:rsid w:val="00592F4A"/>
    <w:rsid w:val="00593081"/>
    <w:rsid w:val="00593712"/>
    <w:rsid w:val="00593B9B"/>
    <w:rsid w:val="0059438A"/>
    <w:rsid w:val="00594BF4"/>
    <w:rsid w:val="00594DBC"/>
    <w:rsid w:val="00594DE0"/>
    <w:rsid w:val="005950FD"/>
    <w:rsid w:val="005955A3"/>
    <w:rsid w:val="005965C9"/>
    <w:rsid w:val="0059675E"/>
    <w:rsid w:val="00596C6D"/>
    <w:rsid w:val="0059722B"/>
    <w:rsid w:val="005976FE"/>
    <w:rsid w:val="005978F0"/>
    <w:rsid w:val="00597CF5"/>
    <w:rsid w:val="00597FC8"/>
    <w:rsid w:val="005A0535"/>
    <w:rsid w:val="005A0570"/>
    <w:rsid w:val="005A07E1"/>
    <w:rsid w:val="005A0A26"/>
    <w:rsid w:val="005A0A5E"/>
    <w:rsid w:val="005A0DC6"/>
    <w:rsid w:val="005A11E6"/>
    <w:rsid w:val="005A1324"/>
    <w:rsid w:val="005A1C43"/>
    <w:rsid w:val="005A1DFC"/>
    <w:rsid w:val="005A2211"/>
    <w:rsid w:val="005A28E0"/>
    <w:rsid w:val="005A2C45"/>
    <w:rsid w:val="005A33E9"/>
    <w:rsid w:val="005A34E8"/>
    <w:rsid w:val="005A3570"/>
    <w:rsid w:val="005A3A3A"/>
    <w:rsid w:val="005A3ADF"/>
    <w:rsid w:val="005A3F7E"/>
    <w:rsid w:val="005A4193"/>
    <w:rsid w:val="005A4805"/>
    <w:rsid w:val="005A4AD7"/>
    <w:rsid w:val="005A4BCE"/>
    <w:rsid w:val="005A4E5C"/>
    <w:rsid w:val="005A4F16"/>
    <w:rsid w:val="005A56FC"/>
    <w:rsid w:val="005A57AF"/>
    <w:rsid w:val="005A59B0"/>
    <w:rsid w:val="005A5D1B"/>
    <w:rsid w:val="005A63DE"/>
    <w:rsid w:val="005A63FE"/>
    <w:rsid w:val="005A6401"/>
    <w:rsid w:val="005A64DC"/>
    <w:rsid w:val="005A6716"/>
    <w:rsid w:val="005A761E"/>
    <w:rsid w:val="005A79EC"/>
    <w:rsid w:val="005B05F9"/>
    <w:rsid w:val="005B0A3D"/>
    <w:rsid w:val="005B0B50"/>
    <w:rsid w:val="005B1330"/>
    <w:rsid w:val="005B1543"/>
    <w:rsid w:val="005B1C58"/>
    <w:rsid w:val="005B1EC3"/>
    <w:rsid w:val="005B1F91"/>
    <w:rsid w:val="005B2103"/>
    <w:rsid w:val="005B2289"/>
    <w:rsid w:val="005B2534"/>
    <w:rsid w:val="005B29E5"/>
    <w:rsid w:val="005B2B00"/>
    <w:rsid w:val="005B2C01"/>
    <w:rsid w:val="005B3B10"/>
    <w:rsid w:val="005B3DEF"/>
    <w:rsid w:val="005B3F9C"/>
    <w:rsid w:val="005B3FD2"/>
    <w:rsid w:val="005B41E7"/>
    <w:rsid w:val="005B4401"/>
    <w:rsid w:val="005B48EB"/>
    <w:rsid w:val="005B541B"/>
    <w:rsid w:val="005B6095"/>
    <w:rsid w:val="005B6630"/>
    <w:rsid w:val="005B6E1D"/>
    <w:rsid w:val="005B73E7"/>
    <w:rsid w:val="005B74DC"/>
    <w:rsid w:val="005B767E"/>
    <w:rsid w:val="005B7771"/>
    <w:rsid w:val="005C0F9C"/>
    <w:rsid w:val="005C10A7"/>
    <w:rsid w:val="005C12D0"/>
    <w:rsid w:val="005C1505"/>
    <w:rsid w:val="005C181E"/>
    <w:rsid w:val="005C1BB8"/>
    <w:rsid w:val="005C1DB1"/>
    <w:rsid w:val="005C2348"/>
    <w:rsid w:val="005C2764"/>
    <w:rsid w:val="005C2B5B"/>
    <w:rsid w:val="005C3198"/>
    <w:rsid w:val="005C3335"/>
    <w:rsid w:val="005C3960"/>
    <w:rsid w:val="005C3A9D"/>
    <w:rsid w:val="005C403A"/>
    <w:rsid w:val="005C4046"/>
    <w:rsid w:val="005C4566"/>
    <w:rsid w:val="005C4674"/>
    <w:rsid w:val="005C4CD9"/>
    <w:rsid w:val="005C4D04"/>
    <w:rsid w:val="005C53D0"/>
    <w:rsid w:val="005C570B"/>
    <w:rsid w:val="005C588D"/>
    <w:rsid w:val="005C58D2"/>
    <w:rsid w:val="005C5905"/>
    <w:rsid w:val="005C5A8A"/>
    <w:rsid w:val="005C635B"/>
    <w:rsid w:val="005C6549"/>
    <w:rsid w:val="005C6651"/>
    <w:rsid w:val="005C698C"/>
    <w:rsid w:val="005C6A06"/>
    <w:rsid w:val="005C6ACE"/>
    <w:rsid w:val="005C6B8F"/>
    <w:rsid w:val="005C7BFE"/>
    <w:rsid w:val="005C7CE2"/>
    <w:rsid w:val="005C7E98"/>
    <w:rsid w:val="005C7F32"/>
    <w:rsid w:val="005D08BF"/>
    <w:rsid w:val="005D0B21"/>
    <w:rsid w:val="005D0BE9"/>
    <w:rsid w:val="005D10C3"/>
    <w:rsid w:val="005D13FF"/>
    <w:rsid w:val="005D1642"/>
    <w:rsid w:val="005D1AC5"/>
    <w:rsid w:val="005D1EFB"/>
    <w:rsid w:val="005D1F4D"/>
    <w:rsid w:val="005D2090"/>
    <w:rsid w:val="005D2348"/>
    <w:rsid w:val="005D23FA"/>
    <w:rsid w:val="005D26FA"/>
    <w:rsid w:val="005D2E4F"/>
    <w:rsid w:val="005D350D"/>
    <w:rsid w:val="005D37A8"/>
    <w:rsid w:val="005D3A02"/>
    <w:rsid w:val="005D3B72"/>
    <w:rsid w:val="005D3F09"/>
    <w:rsid w:val="005D3F74"/>
    <w:rsid w:val="005D3FB4"/>
    <w:rsid w:val="005D4475"/>
    <w:rsid w:val="005D482E"/>
    <w:rsid w:val="005D51B0"/>
    <w:rsid w:val="005D52DF"/>
    <w:rsid w:val="005D5D7A"/>
    <w:rsid w:val="005D61FC"/>
    <w:rsid w:val="005D66D0"/>
    <w:rsid w:val="005D6F5B"/>
    <w:rsid w:val="005D73B1"/>
    <w:rsid w:val="005D74BD"/>
    <w:rsid w:val="005D7D28"/>
    <w:rsid w:val="005E000C"/>
    <w:rsid w:val="005E0BC2"/>
    <w:rsid w:val="005E0CE5"/>
    <w:rsid w:val="005E1918"/>
    <w:rsid w:val="005E1A19"/>
    <w:rsid w:val="005E1EC7"/>
    <w:rsid w:val="005E2796"/>
    <w:rsid w:val="005E3F64"/>
    <w:rsid w:val="005E460A"/>
    <w:rsid w:val="005E5665"/>
    <w:rsid w:val="005E58B5"/>
    <w:rsid w:val="005E5E63"/>
    <w:rsid w:val="005E5EB4"/>
    <w:rsid w:val="005E659F"/>
    <w:rsid w:val="005E6B65"/>
    <w:rsid w:val="005E6D30"/>
    <w:rsid w:val="005E6F74"/>
    <w:rsid w:val="005E701A"/>
    <w:rsid w:val="005E746F"/>
    <w:rsid w:val="005E77A7"/>
    <w:rsid w:val="005EFA70"/>
    <w:rsid w:val="005F00B6"/>
    <w:rsid w:val="005F06A2"/>
    <w:rsid w:val="005F0AB4"/>
    <w:rsid w:val="005F0ACB"/>
    <w:rsid w:val="005F0C53"/>
    <w:rsid w:val="005F128B"/>
    <w:rsid w:val="005F13A8"/>
    <w:rsid w:val="005F15FE"/>
    <w:rsid w:val="005F16D1"/>
    <w:rsid w:val="005F1A06"/>
    <w:rsid w:val="005F1D6F"/>
    <w:rsid w:val="005F20F4"/>
    <w:rsid w:val="005F218A"/>
    <w:rsid w:val="005F22B8"/>
    <w:rsid w:val="005F2543"/>
    <w:rsid w:val="005F272F"/>
    <w:rsid w:val="005F2ADA"/>
    <w:rsid w:val="005F3438"/>
    <w:rsid w:val="005F3892"/>
    <w:rsid w:val="005F3A37"/>
    <w:rsid w:val="005F40CF"/>
    <w:rsid w:val="005F48BB"/>
    <w:rsid w:val="005F49AD"/>
    <w:rsid w:val="005F54A6"/>
    <w:rsid w:val="005F56C6"/>
    <w:rsid w:val="005F56F6"/>
    <w:rsid w:val="005F59F0"/>
    <w:rsid w:val="005F5C96"/>
    <w:rsid w:val="005F5F06"/>
    <w:rsid w:val="005F6728"/>
    <w:rsid w:val="005F6A78"/>
    <w:rsid w:val="005F7329"/>
    <w:rsid w:val="005F74FA"/>
    <w:rsid w:val="005F77F9"/>
    <w:rsid w:val="005F79A6"/>
    <w:rsid w:val="005F7A7A"/>
    <w:rsid w:val="005F7F23"/>
    <w:rsid w:val="005F7FDC"/>
    <w:rsid w:val="006003CB"/>
    <w:rsid w:val="0060069D"/>
    <w:rsid w:val="0060087C"/>
    <w:rsid w:val="006009D4"/>
    <w:rsid w:val="00600CA4"/>
    <w:rsid w:val="00600D40"/>
    <w:rsid w:val="00601B98"/>
    <w:rsid w:val="00601D66"/>
    <w:rsid w:val="006024CD"/>
    <w:rsid w:val="00602AE0"/>
    <w:rsid w:val="00602E64"/>
    <w:rsid w:val="00602E98"/>
    <w:rsid w:val="006036AD"/>
    <w:rsid w:val="00603951"/>
    <w:rsid w:val="00604D8F"/>
    <w:rsid w:val="00604F0B"/>
    <w:rsid w:val="00606328"/>
    <w:rsid w:val="00606441"/>
    <w:rsid w:val="00606449"/>
    <w:rsid w:val="00606E96"/>
    <w:rsid w:val="00607552"/>
    <w:rsid w:val="00607EEC"/>
    <w:rsid w:val="0061086A"/>
    <w:rsid w:val="00610E59"/>
    <w:rsid w:val="00611674"/>
    <w:rsid w:val="006117EE"/>
    <w:rsid w:val="0061189D"/>
    <w:rsid w:val="00611C06"/>
    <w:rsid w:val="006123D3"/>
    <w:rsid w:val="00613347"/>
    <w:rsid w:val="006137BC"/>
    <w:rsid w:val="00614453"/>
    <w:rsid w:val="00614B9A"/>
    <w:rsid w:val="0061565D"/>
    <w:rsid w:val="00615717"/>
    <w:rsid w:val="00615BD5"/>
    <w:rsid w:val="00615CE8"/>
    <w:rsid w:val="00615D3B"/>
    <w:rsid w:val="00616075"/>
    <w:rsid w:val="00616886"/>
    <w:rsid w:val="006169E2"/>
    <w:rsid w:val="006178FB"/>
    <w:rsid w:val="00620146"/>
    <w:rsid w:val="006201B4"/>
    <w:rsid w:val="006206D8"/>
    <w:rsid w:val="00620F47"/>
    <w:rsid w:val="0062144C"/>
    <w:rsid w:val="00621742"/>
    <w:rsid w:val="0062182A"/>
    <w:rsid w:val="00621DF5"/>
    <w:rsid w:val="00621F9A"/>
    <w:rsid w:val="006220A7"/>
    <w:rsid w:val="00622116"/>
    <w:rsid w:val="006222A7"/>
    <w:rsid w:val="00622DC4"/>
    <w:rsid w:val="00622FCD"/>
    <w:rsid w:val="00623566"/>
    <w:rsid w:val="0062358E"/>
    <w:rsid w:val="006238A7"/>
    <w:rsid w:val="0062390D"/>
    <w:rsid w:val="00623B61"/>
    <w:rsid w:val="00623D9A"/>
    <w:rsid w:val="00623DB7"/>
    <w:rsid w:val="00624575"/>
    <w:rsid w:val="00624823"/>
    <w:rsid w:val="00624925"/>
    <w:rsid w:val="00625748"/>
    <w:rsid w:val="00625790"/>
    <w:rsid w:val="00625794"/>
    <w:rsid w:val="0062663B"/>
    <w:rsid w:val="00626734"/>
    <w:rsid w:val="00626F84"/>
    <w:rsid w:val="006273E3"/>
    <w:rsid w:val="00627A5A"/>
    <w:rsid w:val="00627B23"/>
    <w:rsid w:val="00627FA4"/>
    <w:rsid w:val="006302E1"/>
    <w:rsid w:val="00630865"/>
    <w:rsid w:val="00630D58"/>
    <w:rsid w:val="0063108A"/>
    <w:rsid w:val="006312EC"/>
    <w:rsid w:val="00631A54"/>
    <w:rsid w:val="00632416"/>
    <w:rsid w:val="00632553"/>
    <w:rsid w:val="006325E0"/>
    <w:rsid w:val="0063295B"/>
    <w:rsid w:val="00633813"/>
    <w:rsid w:val="00633AE0"/>
    <w:rsid w:val="006341B1"/>
    <w:rsid w:val="006341F6"/>
    <w:rsid w:val="00634769"/>
    <w:rsid w:val="006349B2"/>
    <w:rsid w:val="00634FB1"/>
    <w:rsid w:val="006356AB"/>
    <w:rsid w:val="00635A58"/>
    <w:rsid w:val="00635D82"/>
    <w:rsid w:val="00636198"/>
    <w:rsid w:val="00636293"/>
    <w:rsid w:val="00636B5A"/>
    <w:rsid w:val="00636E72"/>
    <w:rsid w:val="006372F3"/>
    <w:rsid w:val="006373B8"/>
    <w:rsid w:val="00637821"/>
    <w:rsid w:val="00637970"/>
    <w:rsid w:val="00637DD2"/>
    <w:rsid w:val="00637F71"/>
    <w:rsid w:val="00637FB4"/>
    <w:rsid w:val="006404E5"/>
    <w:rsid w:val="0064062D"/>
    <w:rsid w:val="00641011"/>
    <w:rsid w:val="00641623"/>
    <w:rsid w:val="006416C3"/>
    <w:rsid w:val="006418AD"/>
    <w:rsid w:val="00641E14"/>
    <w:rsid w:val="0064212F"/>
    <w:rsid w:val="006421D5"/>
    <w:rsid w:val="006435A4"/>
    <w:rsid w:val="006436EE"/>
    <w:rsid w:val="00644438"/>
    <w:rsid w:val="00644524"/>
    <w:rsid w:val="00644AA4"/>
    <w:rsid w:val="00644C29"/>
    <w:rsid w:val="0064578C"/>
    <w:rsid w:val="00645A69"/>
    <w:rsid w:val="00645CD4"/>
    <w:rsid w:val="00645E7A"/>
    <w:rsid w:val="006460CB"/>
    <w:rsid w:val="00646CAF"/>
    <w:rsid w:val="00646CDA"/>
    <w:rsid w:val="00647073"/>
    <w:rsid w:val="006471E5"/>
    <w:rsid w:val="006477A2"/>
    <w:rsid w:val="006477F9"/>
    <w:rsid w:val="00647821"/>
    <w:rsid w:val="0064787C"/>
    <w:rsid w:val="00647AF6"/>
    <w:rsid w:val="00650140"/>
    <w:rsid w:val="00650317"/>
    <w:rsid w:val="006507B2"/>
    <w:rsid w:val="006507D3"/>
    <w:rsid w:val="00650BB8"/>
    <w:rsid w:val="00651208"/>
    <w:rsid w:val="00651559"/>
    <w:rsid w:val="0065337C"/>
    <w:rsid w:val="00653B93"/>
    <w:rsid w:val="00654637"/>
    <w:rsid w:val="006548AA"/>
    <w:rsid w:val="00654ABD"/>
    <w:rsid w:val="00654D28"/>
    <w:rsid w:val="00655435"/>
    <w:rsid w:val="00655466"/>
    <w:rsid w:val="006556EC"/>
    <w:rsid w:val="00655FAF"/>
    <w:rsid w:val="0065656D"/>
    <w:rsid w:val="006567BA"/>
    <w:rsid w:val="00656D68"/>
    <w:rsid w:val="00656D95"/>
    <w:rsid w:val="00656F43"/>
    <w:rsid w:val="0065755E"/>
    <w:rsid w:val="00657A90"/>
    <w:rsid w:val="00657C7B"/>
    <w:rsid w:val="0066054B"/>
    <w:rsid w:val="00660B81"/>
    <w:rsid w:val="00660D07"/>
    <w:rsid w:val="00660E90"/>
    <w:rsid w:val="00660F12"/>
    <w:rsid w:val="006613C1"/>
    <w:rsid w:val="006616C4"/>
    <w:rsid w:val="0066196D"/>
    <w:rsid w:val="00661F0A"/>
    <w:rsid w:val="00661F65"/>
    <w:rsid w:val="00661F6D"/>
    <w:rsid w:val="00662068"/>
    <w:rsid w:val="006620AA"/>
    <w:rsid w:val="00662324"/>
    <w:rsid w:val="00662670"/>
    <w:rsid w:val="00663142"/>
    <w:rsid w:val="0066351D"/>
    <w:rsid w:val="006636C3"/>
    <w:rsid w:val="0066379E"/>
    <w:rsid w:val="00663DC7"/>
    <w:rsid w:val="00663E0A"/>
    <w:rsid w:val="00663E39"/>
    <w:rsid w:val="006643E9"/>
    <w:rsid w:val="00664561"/>
    <w:rsid w:val="00664684"/>
    <w:rsid w:val="00664912"/>
    <w:rsid w:val="00665943"/>
    <w:rsid w:val="0066642E"/>
    <w:rsid w:val="006667DE"/>
    <w:rsid w:val="0066683B"/>
    <w:rsid w:val="00666ADE"/>
    <w:rsid w:val="00666FA4"/>
    <w:rsid w:val="00667114"/>
    <w:rsid w:val="0066749E"/>
    <w:rsid w:val="00667CDD"/>
    <w:rsid w:val="00667DAA"/>
    <w:rsid w:val="00667E7B"/>
    <w:rsid w:val="00670204"/>
    <w:rsid w:val="00670240"/>
    <w:rsid w:val="00670C66"/>
    <w:rsid w:val="00671151"/>
    <w:rsid w:val="006715C9"/>
    <w:rsid w:val="006716EB"/>
    <w:rsid w:val="006718EA"/>
    <w:rsid w:val="00671AA1"/>
    <w:rsid w:val="00672005"/>
    <w:rsid w:val="00672188"/>
    <w:rsid w:val="00672BD5"/>
    <w:rsid w:val="00672EA6"/>
    <w:rsid w:val="006739CE"/>
    <w:rsid w:val="00674023"/>
    <w:rsid w:val="006744B0"/>
    <w:rsid w:val="006749CF"/>
    <w:rsid w:val="00674EDA"/>
    <w:rsid w:val="006753D8"/>
    <w:rsid w:val="00675679"/>
    <w:rsid w:val="00675B24"/>
    <w:rsid w:val="00676655"/>
    <w:rsid w:val="006767CB"/>
    <w:rsid w:val="00677593"/>
    <w:rsid w:val="00680054"/>
    <w:rsid w:val="00680262"/>
    <w:rsid w:val="006803B4"/>
    <w:rsid w:val="0068061F"/>
    <w:rsid w:val="0068067F"/>
    <w:rsid w:val="006808FA"/>
    <w:rsid w:val="0068158A"/>
    <w:rsid w:val="0068162C"/>
    <w:rsid w:val="006818F4"/>
    <w:rsid w:val="006823B1"/>
    <w:rsid w:val="00682510"/>
    <w:rsid w:val="00682A37"/>
    <w:rsid w:val="00682E8F"/>
    <w:rsid w:val="00682FFB"/>
    <w:rsid w:val="00683100"/>
    <w:rsid w:val="00683373"/>
    <w:rsid w:val="00683A94"/>
    <w:rsid w:val="00683C97"/>
    <w:rsid w:val="0068450D"/>
    <w:rsid w:val="0068488E"/>
    <w:rsid w:val="00684ED0"/>
    <w:rsid w:val="00685704"/>
    <w:rsid w:val="0068587F"/>
    <w:rsid w:val="00685C65"/>
    <w:rsid w:val="006863E0"/>
    <w:rsid w:val="006865B3"/>
    <w:rsid w:val="0068665D"/>
    <w:rsid w:val="006866C9"/>
    <w:rsid w:val="00686876"/>
    <w:rsid w:val="00686890"/>
    <w:rsid w:val="006869FC"/>
    <w:rsid w:val="006870FA"/>
    <w:rsid w:val="006875BD"/>
    <w:rsid w:val="0068767C"/>
    <w:rsid w:val="00687693"/>
    <w:rsid w:val="00687EF7"/>
    <w:rsid w:val="00687F8F"/>
    <w:rsid w:val="00689752"/>
    <w:rsid w:val="00690F53"/>
    <w:rsid w:val="006913C2"/>
    <w:rsid w:val="00691E64"/>
    <w:rsid w:val="00692051"/>
    <w:rsid w:val="00692073"/>
    <w:rsid w:val="0069260B"/>
    <w:rsid w:val="00692D82"/>
    <w:rsid w:val="00692D85"/>
    <w:rsid w:val="00692E1F"/>
    <w:rsid w:val="00693275"/>
    <w:rsid w:val="00693409"/>
    <w:rsid w:val="00693A3A"/>
    <w:rsid w:val="00693B3D"/>
    <w:rsid w:val="00693D81"/>
    <w:rsid w:val="006940DB"/>
    <w:rsid w:val="006941F2"/>
    <w:rsid w:val="006944C0"/>
    <w:rsid w:val="00694578"/>
    <w:rsid w:val="00694704"/>
    <w:rsid w:val="00694A38"/>
    <w:rsid w:val="00694B0B"/>
    <w:rsid w:val="006955CC"/>
    <w:rsid w:val="00695632"/>
    <w:rsid w:val="0069593E"/>
    <w:rsid w:val="00696194"/>
    <w:rsid w:val="00696DC8"/>
    <w:rsid w:val="00697311"/>
    <w:rsid w:val="00697450"/>
    <w:rsid w:val="00697724"/>
    <w:rsid w:val="006A0592"/>
    <w:rsid w:val="006A0D18"/>
    <w:rsid w:val="006A104A"/>
    <w:rsid w:val="006A1B7F"/>
    <w:rsid w:val="006A1DC2"/>
    <w:rsid w:val="006A1F8B"/>
    <w:rsid w:val="006A2B22"/>
    <w:rsid w:val="006A39B7"/>
    <w:rsid w:val="006A3B29"/>
    <w:rsid w:val="006A3D4D"/>
    <w:rsid w:val="006A3EFF"/>
    <w:rsid w:val="006A3F90"/>
    <w:rsid w:val="006A4243"/>
    <w:rsid w:val="006A430C"/>
    <w:rsid w:val="006A451B"/>
    <w:rsid w:val="006A4663"/>
    <w:rsid w:val="006A5189"/>
    <w:rsid w:val="006A535F"/>
    <w:rsid w:val="006A5717"/>
    <w:rsid w:val="006A5B02"/>
    <w:rsid w:val="006A63EA"/>
    <w:rsid w:val="006A64B7"/>
    <w:rsid w:val="006A64EA"/>
    <w:rsid w:val="006A66B6"/>
    <w:rsid w:val="006A698C"/>
    <w:rsid w:val="006A71F9"/>
    <w:rsid w:val="006A732B"/>
    <w:rsid w:val="006A787E"/>
    <w:rsid w:val="006B0190"/>
    <w:rsid w:val="006B06AF"/>
    <w:rsid w:val="006B0968"/>
    <w:rsid w:val="006B0C22"/>
    <w:rsid w:val="006B0E24"/>
    <w:rsid w:val="006B11BC"/>
    <w:rsid w:val="006B1735"/>
    <w:rsid w:val="006B19C6"/>
    <w:rsid w:val="006B1ABE"/>
    <w:rsid w:val="006B1B4C"/>
    <w:rsid w:val="006B1B8D"/>
    <w:rsid w:val="006B1DDA"/>
    <w:rsid w:val="006B1FA5"/>
    <w:rsid w:val="006B20F5"/>
    <w:rsid w:val="006B28D8"/>
    <w:rsid w:val="006B2E1E"/>
    <w:rsid w:val="006B2ECA"/>
    <w:rsid w:val="006B3770"/>
    <w:rsid w:val="006B3E80"/>
    <w:rsid w:val="006B3F33"/>
    <w:rsid w:val="006B3F8E"/>
    <w:rsid w:val="006B46AB"/>
    <w:rsid w:val="006B47C4"/>
    <w:rsid w:val="006B480C"/>
    <w:rsid w:val="006B4A91"/>
    <w:rsid w:val="006B4AD3"/>
    <w:rsid w:val="006B4C47"/>
    <w:rsid w:val="006B4E97"/>
    <w:rsid w:val="006B4E9C"/>
    <w:rsid w:val="006B5197"/>
    <w:rsid w:val="006B51A9"/>
    <w:rsid w:val="006B52E1"/>
    <w:rsid w:val="006B52E8"/>
    <w:rsid w:val="006B59F1"/>
    <w:rsid w:val="006B6062"/>
    <w:rsid w:val="006B60E1"/>
    <w:rsid w:val="006B6308"/>
    <w:rsid w:val="006B671E"/>
    <w:rsid w:val="006B676F"/>
    <w:rsid w:val="006B6CE3"/>
    <w:rsid w:val="006B6E0B"/>
    <w:rsid w:val="006B6F9F"/>
    <w:rsid w:val="006B73D4"/>
    <w:rsid w:val="006B7443"/>
    <w:rsid w:val="006B7788"/>
    <w:rsid w:val="006C0A11"/>
    <w:rsid w:val="006C0B17"/>
    <w:rsid w:val="006C0CBA"/>
    <w:rsid w:val="006C0EF0"/>
    <w:rsid w:val="006C1285"/>
    <w:rsid w:val="006C15FD"/>
    <w:rsid w:val="006C16C0"/>
    <w:rsid w:val="006C1AE2"/>
    <w:rsid w:val="006C1B43"/>
    <w:rsid w:val="006C2936"/>
    <w:rsid w:val="006C2BFA"/>
    <w:rsid w:val="006C2BFD"/>
    <w:rsid w:val="006C342D"/>
    <w:rsid w:val="006C3746"/>
    <w:rsid w:val="006C3EF2"/>
    <w:rsid w:val="006C433C"/>
    <w:rsid w:val="006C4FE3"/>
    <w:rsid w:val="006C5884"/>
    <w:rsid w:val="006C5A10"/>
    <w:rsid w:val="006C5CC0"/>
    <w:rsid w:val="006C5CDD"/>
    <w:rsid w:val="006C5E45"/>
    <w:rsid w:val="006C6113"/>
    <w:rsid w:val="006C66DE"/>
    <w:rsid w:val="006C66E6"/>
    <w:rsid w:val="006C6DC0"/>
    <w:rsid w:val="006C6ED6"/>
    <w:rsid w:val="006C706F"/>
    <w:rsid w:val="006C7191"/>
    <w:rsid w:val="006C71D8"/>
    <w:rsid w:val="006C783B"/>
    <w:rsid w:val="006D0178"/>
    <w:rsid w:val="006D0270"/>
    <w:rsid w:val="006D0C4A"/>
    <w:rsid w:val="006D1104"/>
    <w:rsid w:val="006D1243"/>
    <w:rsid w:val="006D15BF"/>
    <w:rsid w:val="006D18B8"/>
    <w:rsid w:val="006D1C7F"/>
    <w:rsid w:val="006D2426"/>
    <w:rsid w:val="006D2573"/>
    <w:rsid w:val="006D2C79"/>
    <w:rsid w:val="006D2C95"/>
    <w:rsid w:val="006D315C"/>
    <w:rsid w:val="006D35AA"/>
    <w:rsid w:val="006D4E4B"/>
    <w:rsid w:val="006D4F6E"/>
    <w:rsid w:val="006D5095"/>
    <w:rsid w:val="006D5571"/>
    <w:rsid w:val="006D5DF7"/>
    <w:rsid w:val="006D63E0"/>
    <w:rsid w:val="006D6A63"/>
    <w:rsid w:val="006D74FB"/>
    <w:rsid w:val="006D78A4"/>
    <w:rsid w:val="006D7CA2"/>
    <w:rsid w:val="006D7F47"/>
    <w:rsid w:val="006E05B9"/>
    <w:rsid w:val="006E0810"/>
    <w:rsid w:val="006E0A59"/>
    <w:rsid w:val="006E1BE2"/>
    <w:rsid w:val="006E23A1"/>
    <w:rsid w:val="006E2811"/>
    <w:rsid w:val="006E2979"/>
    <w:rsid w:val="006E2BE1"/>
    <w:rsid w:val="006E3A34"/>
    <w:rsid w:val="006E3BE5"/>
    <w:rsid w:val="006E3C16"/>
    <w:rsid w:val="006E5519"/>
    <w:rsid w:val="006E5FF3"/>
    <w:rsid w:val="006E6507"/>
    <w:rsid w:val="006E6536"/>
    <w:rsid w:val="006E654E"/>
    <w:rsid w:val="006E6915"/>
    <w:rsid w:val="006E6B47"/>
    <w:rsid w:val="006E6D62"/>
    <w:rsid w:val="006E6F3F"/>
    <w:rsid w:val="006E7322"/>
    <w:rsid w:val="006E73D3"/>
    <w:rsid w:val="006E7C27"/>
    <w:rsid w:val="006F1078"/>
    <w:rsid w:val="006F1161"/>
    <w:rsid w:val="006F11FC"/>
    <w:rsid w:val="006F13BE"/>
    <w:rsid w:val="006F16CC"/>
    <w:rsid w:val="006F1893"/>
    <w:rsid w:val="006F1A5E"/>
    <w:rsid w:val="006F1BE4"/>
    <w:rsid w:val="006F2010"/>
    <w:rsid w:val="006F215C"/>
    <w:rsid w:val="006F2A80"/>
    <w:rsid w:val="006F2BF5"/>
    <w:rsid w:val="006F2C8B"/>
    <w:rsid w:val="006F2F53"/>
    <w:rsid w:val="006F31DA"/>
    <w:rsid w:val="006F3BFE"/>
    <w:rsid w:val="006F3D32"/>
    <w:rsid w:val="006F3E8B"/>
    <w:rsid w:val="006F44BC"/>
    <w:rsid w:val="006F489A"/>
    <w:rsid w:val="006F492D"/>
    <w:rsid w:val="006F4EA5"/>
    <w:rsid w:val="006F513E"/>
    <w:rsid w:val="006F5270"/>
    <w:rsid w:val="006F5360"/>
    <w:rsid w:val="006F53CA"/>
    <w:rsid w:val="006F5546"/>
    <w:rsid w:val="006F5B12"/>
    <w:rsid w:val="006F62D0"/>
    <w:rsid w:val="006F63EA"/>
    <w:rsid w:val="006F653B"/>
    <w:rsid w:val="006F6EF2"/>
    <w:rsid w:val="006F7643"/>
    <w:rsid w:val="006F7B6F"/>
    <w:rsid w:val="006F7D14"/>
    <w:rsid w:val="00700336"/>
    <w:rsid w:val="00700B5B"/>
    <w:rsid w:val="00700D83"/>
    <w:rsid w:val="00701B6A"/>
    <w:rsid w:val="00701F40"/>
    <w:rsid w:val="00701FC4"/>
    <w:rsid w:val="0070201F"/>
    <w:rsid w:val="007031C4"/>
    <w:rsid w:val="00704650"/>
    <w:rsid w:val="007052A0"/>
    <w:rsid w:val="00705746"/>
    <w:rsid w:val="0070581E"/>
    <w:rsid w:val="00705CF5"/>
    <w:rsid w:val="00705D0F"/>
    <w:rsid w:val="00706067"/>
    <w:rsid w:val="007061FA"/>
    <w:rsid w:val="00706560"/>
    <w:rsid w:val="00706AA2"/>
    <w:rsid w:val="0070746B"/>
    <w:rsid w:val="007074E4"/>
    <w:rsid w:val="00710293"/>
    <w:rsid w:val="00710871"/>
    <w:rsid w:val="0071095B"/>
    <w:rsid w:val="00711008"/>
    <w:rsid w:val="00711A10"/>
    <w:rsid w:val="00711AD3"/>
    <w:rsid w:val="00711E8E"/>
    <w:rsid w:val="007121ED"/>
    <w:rsid w:val="00712850"/>
    <w:rsid w:val="007128A7"/>
    <w:rsid w:val="00712A4C"/>
    <w:rsid w:val="00712A70"/>
    <w:rsid w:val="00712B29"/>
    <w:rsid w:val="00712BFE"/>
    <w:rsid w:val="00712F18"/>
    <w:rsid w:val="00713121"/>
    <w:rsid w:val="007131FE"/>
    <w:rsid w:val="00713660"/>
    <w:rsid w:val="00713A47"/>
    <w:rsid w:val="00713C6C"/>
    <w:rsid w:val="00713CEC"/>
    <w:rsid w:val="00713F40"/>
    <w:rsid w:val="007142D5"/>
    <w:rsid w:val="0071464F"/>
    <w:rsid w:val="0071499A"/>
    <w:rsid w:val="00714F3B"/>
    <w:rsid w:val="00715393"/>
    <w:rsid w:val="0071563A"/>
    <w:rsid w:val="00716058"/>
    <w:rsid w:val="0071623A"/>
    <w:rsid w:val="00716263"/>
    <w:rsid w:val="00716F8E"/>
    <w:rsid w:val="0071728A"/>
    <w:rsid w:val="00717987"/>
    <w:rsid w:val="0071799E"/>
    <w:rsid w:val="00717DE3"/>
    <w:rsid w:val="007207DD"/>
    <w:rsid w:val="00720A83"/>
    <w:rsid w:val="00720E17"/>
    <w:rsid w:val="00721C4E"/>
    <w:rsid w:val="00721F45"/>
    <w:rsid w:val="00722210"/>
    <w:rsid w:val="0072258D"/>
    <w:rsid w:val="007227C2"/>
    <w:rsid w:val="00722BDF"/>
    <w:rsid w:val="00723565"/>
    <w:rsid w:val="00723A66"/>
    <w:rsid w:val="007246D7"/>
    <w:rsid w:val="00724B25"/>
    <w:rsid w:val="00724C3D"/>
    <w:rsid w:val="00725119"/>
    <w:rsid w:val="0072526E"/>
    <w:rsid w:val="007257D3"/>
    <w:rsid w:val="00725AD3"/>
    <w:rsid w:val="00725BB3"/>
    <w:rsid w:val="00725C85"/>
    <w:rsid w:val="00725CB2"/>
    <w:rsid w:val="00725DD4"/>
    <w:rsid w:val="007263A9"/>
    <w:rsid w:val="007274F2"/>
    <w:rsid w:val="00727626"/>
    <w:rsid w:val="007301E9"/>
    <w:rsid w:val="00730294"/>
    <w:rsid w:val="007304FB"/>
    <w:rsid w:val="0073056B"/>
    <w:rsid w:val="00730CEC"/>
    <w:rsid w:val="0073118F"/>
    <w:rsid w:val="007312BC"/>
    <w:rsid w:val="0073152D"/>
    <w:rsid w:val="0073165F"/>
    <w:rsid w:val="007329AD"/>
    <w:rsid w:val="00732E98"/>
    <w:rsid w:val="00732EDA"/>
    <w:rsid w:val="00734255"/>
    <w:rsid w:val="00734387"/>
    <w:rsid w:val="00734E55"/>
    <w:rsid w:val="007354A2"/>
    <w:rsid w:val="00735A7B"/>
    <w:rsid w:val="00735B8F"/>
    <w:rsid w:val="00735BB6"/>
    <w:rsid w:val="00735DE9"/>
    <w:rsid w:val="0073631B"/>
    <w:rsid w:val="00736B31"/>
    <w:rsid w:val="00737557"/>
    <w:rsid w:val="007376B8"/>
    <w:rsid w:val="00737947"/>
    <w:rsid w:val="00737B9E"/>
    <w:rsid w:val="00737BDD"/>
    <w:rsid w:val="00740066"/>
    <w:rsid w:val="00740944"/>
    <w:rsid w:val="007415A3"/>
    <w:rsid w:val="007418D0"/>
    <w:rsid w:val="00741A04"/>
    <w:rsid w:val="00742FB1"/>
    <w:rsid w:val="00743741"/>
    <w:rsid w:val="007439D0"/>
    <w:rsid w:val="00743C2A"/>
    <w:rsid w:val="00743FD9"/>
    <w:rsid w:val="0074484A"/>
    <w:rsid w:val="007449ED"/>
    <w:rsid w:val="00744F3D"/>
    <w:rsid w:val="007457A3"/>
    <w:rsid w:val="00745960"/>
    <w:rsid w:val="00746467"/>
    <w:rsid w:val="007465D6"/>
    <w:rsid w:val="0074695D"/>
    <w:rsid w:val="00746ACA"/>
    <w:rsid w:val="00747260"/>
    <w:rsid w:val="00747641"/>
    <w:rsid w:val="00747736"/>
    <w:rsid w:val="00747F83"/>
    <w:rsid w:val="00750255"/>
    <w:rsid w:val="007505D8"/>
    <w:rsid w:val="00750885"/>
    <w:rsid w:val="007511D4"/>
    <w:rsid w:val="0075151E"/>
    <w:rsid w:val="00751E73"/>
    <w:rsid w:val="007529BB"/>
    <w:rsid w:val="00752AA1"/>
    <w:rsid w:val="00752AF8"/>
    <w:rsid w:val="00752D3C"/>
    <w:rsid w:val="00753321"/>
    <w:rsid w:val="00753556"/>
    <w:rsid w:val="00753755"/>
    <w:rsid w:val="00753D98"/>
    <w:rsid w:val="0075500D"/>
    <w:rsid w:val="00755157"/>
    <w:rsid w:val="0075555A"/>
    <w:rsid w:val="00755586"/>
    <w:rsid w:val="007556FB"/>
    <w:rsid w:val="00755C2B"/>
    <w:rsid w:val="00756810"/>
    <w:rsid w:val="00756B64"/>
    <w:rsid w:val="00756FBC"/>
    <w:rsid w:val="00757B51"/>
    <w:rsid w:val="007606F2"/>
    <w:rsid w:val="0076165B"/>
    <w:rsid w:val="00761C0A"/>
    <w:rsid w:val="00761D7F"/>
    <w:rsid w:val="007620CA"/>
    <w:rsid w:val="007621EA"/>
    <w:rsid w:val="0076224E"/>
    <w:rsid w:val="007625FB"/>
    <w:rsid w:val="00762BBE"/>
    <w:rsid w:val="00762EDB"/>
    <w:rsid w:val="007630A7"/>
    <w:rsid w:val="0076313E"/>
    <w:rsid w:val="00763A03"/>
    <w:rsid w:val="0076426F"/>
    <w:rsid w:val="007649EB"/>
    <w:rsid w:val="00764B97"/>
    <w:rsid w:val="00764C40"/>
    <w:rsid w:val="00764D04"/>
    <w:rsid w:val="00764D82"/>
    <w:rsid w:val="00764ED8"/>
    <w:rsid w:val="00765419"/>
    <w:rsid w:val="00765487"/>
    <w:rsid w:val="00765829"/>
    <w:rsid w:val="00765D24"/>
    <w:rsid w:val="00765DEE"/>
    <w:rsid w:val="00766002"/>
    <w:rsid w:val="00766470"/>
    <w:rsid w:val="007665E6"/>
    <w:rsid w:val="0076662B"/>
    <w:rsid w:val="007667DC"/>
    <w:rsid w:val="007674A8"/>
    <w:rsid w:val="007701E2"/>
    <w:rsid w:val="0077032D"/>
    <w:rsid w:val="0077119F"/>
    <w:rsid w:val="0077180B"/>
    <w:rsid w:val="00771C2E"/>
    <w:rsid w:val="00771CBE"/>
    <w:rsid w:val="0077206A"/>
    <w:rsid w:val="007720EE"/>
    <w:rsid w:val="007727DD"/>
    <w:rsid w:val="00772F0E"/>
    <w:rsid w:val="00773093"/>
    <w:rsid w:val="007731B4"/>
    <w:rsid w:val="0077364F"/>
    <w:rsid w:val="0077465A"/>
    <w:rsid w:val="00774848"/>
    <w:rsid w:val="00774A98"/>
    <w:rsid w:val="00774E20"/>
    <w:rsid w:val="0077596F"/>
    <w:rsid w:val="007759B2"/>
    <w:rsid w:val="007759CD"/>
    <w:rsid w:val="00775A21"/>
    <w:rsid w:val="00775EA1"/>
    <w:rsid w:val="00776063"/>
    <w:rsid w:val="007762DE"/>
    <w:rsid w:val="0077638B"/>
    <w:rsid w:val="007764A5"/>
    <w:rsid w:val="0077687A"/>
    <w:rsid w:val="0077691E"/>
    <w:rsid w:val="00776DB7"/>
    <w:rsid w:val="00776E91"/>
    <w:rsid w:val="00776EDE"/>
    <w:rsid w:val="00776EED"/>
    <w:rsid w:val="00777013"/>
    <w:rsid w:val="007776D2"/>
    <w:rsid w:val="007776E7"/>
    <w:rsid w:val="00777BFA"/>
    <w:rsid w:val="00777EDF"/>
    <w:rsid w:val="0078031D"/>
    <w:rsid w:val="007808B8"/>
    <w:rsid w:val="00780CFB"/>
    <w:rsid w:val="00781191"/>
    <w:rsid w:val="00781269"/>
    <w:rsid w:val="007813F2"/>
    <w:rsid w:val="007816A0"/>
    <w:rsid w:val="007817A1"/>
    <w:rsid w:val="007819CD"/>
    <w:rsid w:val="007820F9"/>
    <w:rsid w:val="00783636"/>
    <w:rsid w:val="00784201"/>
    <w:rsid w:val="0078421D"/>
    <w:rsid w:val="00784270"/>
    <w:rsid w:val="007843AF"/>
    <w:rsid w:val="0078475B"/>
    <w:rsid w:val="007847E2"/>
    <w:rsid w:val="00785806"/>
    <w:rsid w:val="00785A82"/>
    <w:rsid w:val="00785DF0"/>
    <w:rsid w:val="00785E23"/>
    <w:rsid w:val="00785FC8"/>
    <w:rsid w:val="007872E5"/>
    <w:rsid w:val="00787306"/>
    <w:rsid w:val="007873B6"/>
    <w:rsid w:val="00787EA2"/>
    <w:rsid w:val="00790666"/>
    <w:rsid w:val="00790765"/>
    <w:rsid w:val="007909E7"/>
    <w:rsid w:val="007909FC"/>
    <w:rsid w:val="00790C72"/>
    <w:rsid w:val="0079103F"/>
    <w:rsid w:val="007913A5"/>
    <w:rsid w:val="007928C4"/>
    <w:rsid w:val="00792BF6"/>
    <w:rsid w:val="00793026"/>
    <w:rsid w:val="00793120"/>
    <w:rsid w:val="00793465"/>
    <w:rsid w:val="007941F5"/>
    <w:rsid w:val="00794332"/>
    <w:rsid w:val="007949A4"/>
    <w:rsid w:val="0079514D"/>
    <w:rsid w:val="00795C89"/>
    <w:rsid w:val="00796038"/>
    <w:rsid w:val="007964A0"/>
    <w:rsid w:val="00796625"/>
    <w:rsid w:val="00796711"/>
    <w:rsid w:val="0079672A"/>
    <w:rsid w:val="00796AC2"/>
    <w:rsid w:val="00797310"/>
    <w:rsid w:val="007A02F3"/>
    <w:rsid w:val="007A03A4"/>
    <w:rsid w:val="007A0652"/>
    <w:rsid w:val="007A0805"/>
    <w:rsid w:val="007A0E34"/>
    <w:rsid w:val="007A0ECB"/>
    <w:rsid w:val="007A1C17"/>
    <w:rsid w:val="007A1C79"/>
    <w:rsid w:val="007A1F4A"/>
    <w:rsid w:val="007A23B0"/>
    <w:rsid w:val="007A2809"/>
    <w:rsid w:val="007A2C3E"/>
    <w:rsid w:val="007A3550"/>
    <w:rsid w:val="007A399C"/>
    <w:rsid w:val="007A3E07"/>
    <w:rsid w:val="007A3E0D"/>
    <w:rsid w:val="007A444D"/>
    <w:rsid w:val="007A4706"/>
    <w:rsid w:val="007A478D"/>
    <w:rsid w:val="007A57CA"/>
    <w:rsid w:val="007A58C7"/>
    <w:rsid w:val="007A59F9"/>
    <w:rsid w:val="007A5A41"/>
    <w:rsid w:val="007A5B36"/>
    <w:rsid w:val="007A5BAA"/>
    <w:rsid w:val="007A5CB6"/>
    <w:rsid w:val="007A6D72"/>
    <w:rsid w:val="007A7867"/>
    <w:rsid w:val="007A7B93"/>
    <w:rsid w:val="007B00B4"/>
    <w:rsid w:val="007B037D"/>
    <w:rsid w:val="007B1B9E"/>
    <w:rsid w:val="007B1CFC"/>
    <w:rsid w:val="007B281A"/>
    <w:rsid w:val="007B296F"/>
    <w:rsid w:val="007B2E29"/>
    <w:rsid w:val="007B31E8"/>
    <w:rsid w:val="007B3227"/>
    <w:rsid w:val="007B3822"/>
    <w:rsid w:val="007B40BD"/>
    <w:rsid w:val="007B4D5A"/>
    <w:rsid w:val="007B53B8"/>
    <w:rsid w:val="007B56B9"/>
    <w:rsid w:val="007B5962"/>
    <w:rsid w:val="007B5D90"/>
    <w:rsid w:val="007B607B"/>
    <w:rsid w:val="007B6085"/>
    <w:rsid w:val="007B6506"/>
    <w:rsid w:val="007B6C39"/>
    <w:rsid w:val="007B6FF5"/>
    <w:rsid w:val="007B7000"/>
    <w:rsid w:val="007B73F8"/>
    <w:rsid w:val="007B7469"/>
    <w:rsid w:val="007B74B2"/>
    <w:rsid w:val="007B757F"/>
    <w:rsid w:val="007B7C9B"/>
    <w:rsid w:val="007B9435"/>
    <w:rsid w:val="007C067D"/>
    <w:rsid w:val="007C09A6"/>
    <w:rsid w:val="007C0BFB"/>
    <w:rsid w:val="007C114D"/>
    <w:rsid w:val="007C15DA"/>
    <w:rsid w:val="007C1697"/>
    <w:rsid w:val="007C1B97"/>
    <w:rsid w:val="007C1BDF"/>
    <w:rsid w:val="007C1C19"/>
    <w:rsid w:val="007C1EFB"/>
    <w:rsid w:val="007C20B1"/>
    <w:rsid w:val="007C2101"/>
    <w:rsid w:val="007C26EE"/>
    <w:rsid w:val="007C2B0A"/>
    <w:rsid w:val="007C2B79"/>
    <w:rsid w:val="007C3045"/>
    <w:rsid w:val="007C3339"/>
    <w:rsid w:val="007C3DB4"/>
    <w:rsid w:val="007C48F1"/>
    <w:rsid w:val="007C4A00"/>
    <w:rsid w:val="007C4B0E"/>
    <w:rsid w:val="007C5FB8"/>
    <w:rsid w:val="007C6066"/>
    <w:rsid w:val="007C62D2"/>
    <w:rsid w:val="007C630B"/>
    <w:rsid w:val="007C63A5"/>
    <w:rsid w:val="007C6786"/>
    <w:rsid w:val="007C6D74"/>
    <w:rsid w:val="007C7192"/>
    <w:rsid w:val="007C74C9"/>
    <w:rsid w:val="007C7552"/>
    <w:rsid w:val="007C7DAD"/>
    <w:rsid w:val="007C7E6B"/>
    <w:rsid w:val="007C7EE3"/>
    <w:rsid w:val="007C7F0B"/>
    <w:rsid w:val="007D01A0"/>
    <w:rsid w:val="007D0337"/>
    <w:rsid w:val="007D047D"/>
    <w:rsid w:val="007D1024"/>
    <w:rsid w:val="007D19C1"/>
    <w:rsid w:val="007D1EE1"/>
    <w:rsid w:val="007D24B0"/>
    <w:rsid w:val="007D2E18"/>
    <w:rsid w:val="007D32BA"/>
    <w:rsid w:val="007D34D0"/>
    <w:rsid w:val="007D392E"/>
    <w:rsid w:val="007D43F5"/>
    <w:rsid w:val="007D4828"/>
    <w:rsid w:val="007D4ECB"/>
    <w:rsid w:val="007D4FFD"/>
    <w:rsid w:val="007D5A3D"/>
    <w:rsid w:val="007D6116"/>
    <w:rsid w:val="007D6740"/>
    <w:rsid w:val="007D679C"/>
    <w:rsid w:val="007D6CB2"/>
    <w:rsid w:val="007D6F70"/>
    <w:rsid w:val="007D730F"/>
    <w:rsid w:val="007D7AB4"/>
    <w:rsid w:val="007D7D04"/>
    <w:rsid w:val="007D7F1B"/>
    <w:rsid w:val="007D7FDF"/>
    <w:rsid w:val="007E0091"/>
    <w:rsid w:val="007E0B65"/>
    <w:rsid w:val="007E2499"/>
    <w:rsid w:val="007E25AB"/>
    <w:rsid w:val="007E271B"/>
    <w:rsid w:val="007E2C44"/>
    <w:rsid w:val="007E2FD2"/>
    <w:rsid w:val="007E36EC"/>
    <w:rsid w:val="007E3B76"/>
    <w:rsid w:val="007E3B91"/>
    <w:rsid w:val="007E3F45"/>
    <w:rsid w:val="007E4599"/>
    <w:rsid w:val="007E4637"/>
    <w:rsid w:val="007E494B"/>
    <w:rsid w:val="007E4ADC"/>
    <w:rsid w:val="007E4AE1"/>
    <w:rsid w:val="007E4CC5"/>
    <w:rsid w:val="007E5EFA"/>
    <w:rsid w:val="007E603F"/>
    <w:rsid w:val="007E61F0"/>
    <w:rsid w:val="007E63AB"/>
    <w:rsid w:val="007E64F4"/>
    <w:rsid w:val="007E6677"/>
    <w:rsid w:val="007E6D37"/>
    <w:rsid w:val="007E78BC"/>
    <w:rsid w:val="007E7C13"/>
    <w:rsid w:val="007F02A3"/>
    <w:rsid w:val="007F03E9"/>
    <w:rsid w:val="007F091C"/>
    <w:rsid w:val="007F0AB0"/>
    <w:rsid w:val="007F0C9A"/>
    <w:rsid w:val="007F1480"/>
    <w:rsid w:val="007F1972"/>
    <w:rsid w:val="007F1C14"/>
    <w:rsid w:val="007F1E90"/>
    <w:rsid w:val="007F2BB5"/>
    <w:rsid w:val="007F3D68"/>
    <w:rsid w:val="007F4119"/>
    <w:rsid w:val="007F47F6"/>
    <w:rsid w:val="007F5316"/>
    <w:rsid w:val="007F5E09"/>
    <w:rsid w:val="007F5EE1"/>
    <w:rsid w:val="007F610C"/>
    <w:rsid w:val="007F7626"/>
    <w:rsid w:val="00800257"/>
    <w:rsid w:val="0080030B"/>
    <w:rsid w:val="00800B4D"/>
    <w:rsid w:val="00800D45"/>
    <w:rsid w:val="00800F7B"/>
    <w:rsid w:val="0080126F"/>
    <w:rsid w:val="00801A48"/>
    <w:rsid w:val="00801A66"/>
    <w:rsid w:val="00801F4E"/>
    <w:rsid w:val="00802048"/>
    <w:rsid w:val="008024F8"/>
    <w:rsid w:val="00802AEC"/>
    <w:rsid w:val="00802B1D"/>
    <w:rsid w:val="00802CCA"/>
    <w:rsid w:val="00802EB4"/>
    <w:rsid w:val="0080314A"/>
    <w:rsid w:val="0080356E"/>
    <w:rsid w:val="008037CE"/>
    <w:rsid w:val="008039B2"/>
    <w:rsid w:val="008041A4"/>
    <w:rsid w:val="008051FF"/>
    <w:rsid w:val="0080546A"/>
    <w:rsid w:val="008054B0"/>
    <w:rsid w:val="00805D8A"/>
    <w:rsid w:val="0080611F"/>
    <w:rsid w:val="00806142"/>
    <w:rsid w:val="0080700F"/>
    <w:rsid w:val="00807C82"/>
    <w:rsid w:val="00807CE8"/>
    <w:rsid w:val="00807F5F"/>
    <w:rsid w:val="0080CBB8"/>
    <w:rsid w:val="008103E4"/>
    <w:rsid w:val="008104D5"/>
    <w:rsid w:val="008106E3"/>
    <w:rsid w:val="00810902"/>
    <w:rsid w:val="008113EF"/>
    <w:rsid w:val="008113F7"/>
    <w:rsid w:val="0081147A"/>
    <w:rsid w:val="00812069"/>
    <w:rsid w:val="0081258B"/>
    <w:rsid w:val="00812E04"/>
    <w:rsid w:val="0081309C"/>
    <w:rsid w:val="00813196"/>
    <w:rsid w:val="00813597"/>
    <w:rsid w:val="008138F9"/>
    <w:rsid w:val="008139AD"/>
    <w:rsid w:val="00813B54"/>
    <w:rsid w:val="00813EE3"/>
    <w:rsid w:val="00813F61"/>
    <w:rsid w:val="0081408D"/>
    <w:rsid w:val="0081412C"/>
    <w:rsid w:val="008148C5"/>
    <w:rsid w:val="00814FD6"/>
    <w:rsid w:val="008158B1"/>
    <w:rsid w:val="00816547"/>
    <w:rsid w:val="008165C0"/>
    <w:rsid w:val="008165FE"/>
    <w:rsid w:val="008167E9"/>
    <w:rsid w:val="0081680A"/>
    <w:rsid w:val="00816814"/>
    <w:rsid w:val="00816859"/>
    <w:rsid w:val="00816B21"/>
    <w:rsid w:val="00816E2A"/>
    <w:rsid w:val="00816FE4"/>
    <w:rsid w:val="00817380"/>
    <w:rsid w:val="00817802"/>
    <w:rsid w:val="008202F7"/>
    <w:rsid w:val="00820399"/>
    <w:rsid w:val="0082041C"/>
    <w:rsid w:val="0082088B"/>
    <w:rsid w:val="00821180"/>
    <w:rsid w:val="00821513"/>
    <w:rsid w:val="00821665"/>
    <w:rsid w:val="008216FD"/>
    <w:rsid w:val="00821A55"/>
    <w:rsid w:val="008220B1"/>
    <w:rsid w:val="00822CF2"/>
    <w:rsid w:val="00822D64"/>
    <w:rsid w:val="00822E96"/>
    <w:rsid w:val="00823480"/>
    <w:rsid w:val="00823863"/>
    <w:rsid w:val="008238CB"/>
    <w:rsid w:val="00823D7D"/>
    <w:rsid w:val="00823EB9"/>
    <w:rsid w:val="0082482A"/>
    <w:rsid w:val="00825148"/>
    <w:rsid w:val="00825208"/>
    <w:rsid w:val="0082525B"/>
    <w:rsid w:val="00825311"/>
    <w:rsid w:val="0082568B"/>
    <w:rsid w:val="00825846"/>
    <w:rsid w:val="00825DBC"/>
    <w:rsid w:val="00826247"/>
    <w:rsid w:val="00826525"/>
    <w:rsid w:val="008267AB"/>
    <w:rsid w:val="008268A8"/>
    <w:rsid w:val="00826917"/>
    <w:rsid w:val="00826F9B"/>
    <w:rsid w:val="00827503"/>
    <w:rsid w:val="00827830"/>
    <w:rsid w:val="0083011E"/>
    <w:rsid w:val="0083053C"/>
    <w:rsid w:val="00830BE5"/>
    <w:rsid w:val="008313EE"/>
    <w:rsid w:val="0083153C"/>
    <w:rsid w:val="00831822"/>
    <w:rsid w:val="00831883"/>
    <w:rsid w:val="0083197E"/>
    <w:rsid w:val="00831B36"/>
    <w:rsid w:val="00833031"/>
    <w:rsid w:val="00833201"/>
    <w:rsid w:val="00833459"/>
    <w:rsid w:val="00833AEF"/>
    <w:rsid w:val="00833B05"/>
    <w:rsid w:val="00834016"/>
    <w:rsid w:val="0083406A"/>
    <w:rsid w:val="008340A8"/>
    <w:rsid w:val="008342D7"/>
    <w:rsid w:val="00834C99"/>
    <w:rsid w:val="00835071"/>
    <w:rsid w:val="00835670"/>
    <w:rsid w:val="00835A86"/>
    <w:rsid w:val="00835CAE"/>
    <w:rsid w:val="00835E01"/>
    <w:rsid w:val="00836A45"/>
    <w:rsid w:val="008374C9"/>
    <w:rsid w:val="008377A8"/>
    <w:rsid w:val="00837B07"/>
    <w:rsid w:val="0084006A"/>
    <w:rsid w:val="008401EF"/>
    <w:rsid w:val="0084032D"/>
    <w:rsid w:val="0084053D"/>
    <w:rsid w:val="008406B7"/>
    <w:rsid w:val="00840847"/>
    <w:rsid w:val="00840EF6"/>
    <w:rsid w:val="00840FCE"/>
    <w:rsid w:val="00841DDD"/>
    <w:rsid w:val="00841E14"/>
    <w:rsid w:val="00841EA2"/>
    <w:rsid w:val="008420A7"/>
    <w:rsid w:val="008422D9"/>
    <w:rsid w:val="00842AF4"/>
    <w:rsid w:val="00842BA3"/>
    <w:rsid w:val="00842BB2"/>
    <w:rsid w:val="00842C3E"/>
    <w:rsid w:val="00842D3F"/>
    <w:rsid w:val="00842E4B"/>
    <w:rsid w:val="00842EE9"/>
    <w:rsid w:val="00843361"/>
    <w:rsid w:val="008436EE"/>
    <w:rsid w:val="00843734"/>
    <w:rsid w:val="00843783"/>
    <w:rsid w:val="008438B0"/>
    <w:rsid w:val="008448F3"/>
    <w:rsid w:val="008449A7"/>
    <w:rsid w:val="00844B7E"/>
    <w:rsid w:val="00844D6D"/>
    <w:rsid w:val="00844DD3"/>
    <w:rsid w:val="00845151"/>
    <w:rsid w:val="00845262"/>
    <w:rsid w:val="00845290"/>
    <w:rsid w:val="00845490"/>
    <w:rsid w:val="00845D28"/>
    <w:rsid w:val="00845DFE"/>
    <w:rsid w:val="00846363"/>
    <w:rsid w:val="00846615"/>
    <w:rsid w:val="0084662A"/>
    <w:rsid w:val="00846AB4"/>
    <w:rsid w:val="00846D59"/>
    <w:rsid w:val="0084723C"/>
    <w:rsid w:val="008472F4"/>
    <w:rsid w:val="008472F6"/>
    <w:rsid w:val="00847394"/>
    <w:rsid w:val="008479DC"/>
    <w:rsid w:val="00847D88"/>
    <w:rsid w:val="008502F3"/>
    <w:rsid w:val="008506B4"/>
    <w:rsid w:val="008507A6"/>
    <w:rsid w:val="008508F2"/>
    <w:rsid w:val="00850E77"/>
    <w:rsid w:val="0085121F"/>
    <w:rsid w:val="00851A14"/>
    <w:rsid w:val="00851B5F"/>
    <w:rsid w:val="00851CC9"/>
    <w:rsid w:val="00851EE5"/>
    <w:rsid w:val="00851F24"/>
    <w:rsid w:val="0085249A"/>
    <w:rsid w:val="008524A1"/>
    <w:rsid w:val="00852580"/>
    <w:rsid w:val="00852749"/>
    <w:rsid w:val="00852AF2"/>
    <w:rsid w:val="00852DE2"/>
    <w:rsid w:val="00852EA5"/>
    <w:rsid w:val="00853132"/>
    <w:rsid w:val="00853498"/>
    <w:rsid w:val="00853B03"/>
    <w:rsid w:val="0085438E"/>
    <w:rsid w:val="00854B26"/>
    <w:rsid w:val="00854F4A"/>
    <w:rsid w:val="00855426"/>
    <w:rsid w:val="0085553E"/>
    <w:rsid w:val="0085587B"/>
    <w:rsid w:val="008563FD"/>
    <w:rsid w:val="00856496"/>
    <w:rsid w:val="00856C54"/>
    <w:rsid w:val="00856F8C"/>
    <w:rsid w:val="008573BC"/>
    <w:rsid w:val="00858588"/>
    <w:rsid w:val="00860660"/>
    <w:rsid w:val="008607CB"/>
    <w:rsid w:val="00860918"/>
    <w:rsid w:val="00860925"/>
    <w:rsid w:val="00860D71"/>
    <w:rsid w:val="0086105A"/>
    <w:rsid w:val="008618DF"/>
    <w:rsid w:val="00861A7A"/>
    <w:rsid w:val="00861F35"/>
    <w:rsid w:val="0086249A"/>
    <w:rsid w:val="00862A0C"/>
    <w:rsid w:val="00862CCC"/>
    <w:rsid w:val="00862F78"/>
    <w:rsid w:val="008630CC"/>
    <w:rsid w:val="00863607"/>
    <w:rsid w:val="00864438"/>
    <w:rsid w:val="0086463B"/>
    <w:rsid w:val="008648F4"/>
    <w:rsid w:val="00864DA5"/>
    <w:rsid w:val="008652CC"/>
    <w:rsid w:val="00865445"/>
    <w:rsid w:val="0086561D"/>
    <w:rsid w:val="00866031"/>
    <w:rsid w:val="008660C6"/>
    <w:rsid w:val="0086633A"/>
    <w:rsid w:val="008664EA"/>
    <w:rsid w:val="008668B7"/>
    <w:rsid w:val="00866DF4"/>
    <w:rsid w:val="00867645"/>
    <w:rsid w:val="0086795A"/>
    <w:rsid w:val="00867BD2"/>
    <w:rsid w:val="008701D2"/>
    <w:rsid w:val="008707FE"/>
    <w:rsid w:val="00870818"/>
    <w:rsid w:val="00870CD9"/>
    <w:rsid w:val="008713EA"/>
    <w:rsid w:val="00871760"/>
    <w:rsid w:val="00871B66"/>
    <w:rsid w:val="00871C04"/>
    <w:rsid w:val="008720A3"/>
    <w:rsid w:val="008721AA"/>
    <w:rsid w:val="00872AAC"/>
    <w:rsid w:val="00872E5B"/>
    <w:rsid w:val="00872F6D"/>
    <w:rsid w:val="0087345B"/>
    <w:rsid w:val="00873CD3"/>
    <w:rsid w:val="00873E24"/>
    <w:rsid w:val="00873F9C"/>
    <w:rsid w:val="00874284"/>
    <w:rsid w:val="00874C9F"/>
    <w:rsid w:val="00874D1B"/>
    <w:rsid w:val="00874E0B"/>
    <w:rsid w:val="008752D3"/>
    <w:rsid w:val="00875BB6"/>
    <w:rsid w:val="00875C86"/>
    <w:rsid w:val="00876160"/>
    <w:rsid w:val="0087658D"/>
    <w:rsid w:val="00876B78"/>
    <w:rsid w:val="00876BCD"/>
    <w:rsid w:val="00877133"/>
    <w:rsid w:val="00877270"/>
    <w:rsid w:val="00877B52"/>
    <w:rsid w:val="00877FDC"/>
    <w:rsid w:val="00880F11"/>
    <w:rsid w:val="0088101C"/>
    <w:rsid w:val="008813C1"/>
    <w:rsid w:val="0088179A"/>
    <w:rsid w:val="008818A2"/>
    <w:rsid w:val="00881F78"/>
    <w:rsid w:val="008825AB"/>
    <w:rsid w:val="00882A97"/>
    <w:rsid w:val="00883488"/>
    <w:rsid w:val="008835D8"/>
    <w:rsid w:val="008836C3"/>
    <w:rsid w:val="00883AC6"/>
    <w:rsid w:val="0088463D"/>
    <w:rsid w:val="00885C7E"/>
    <w:rsid w:val="00885FFD"/>
    <w:rsid w:val="008862B8"/>
    <w:rsid w:val="008866FD"/>
    <w:rsid w:val="00886E6E"/>
    <w:rsid w:val="00886E92"/>
    <w:rsid w:val="00887736"/>
    <w:rsid w:val="00887E8A"/>
    <w:rsid w:val="00887FC2"/>
    <w:rsid w:val="008901FA"/>
    <w:rsid w:val="008908E1"/>
    <w:rsid w:val="00890D89"/>
    <w:rsid w:val="00890F6C"/>
    <w:rsid w:val="008910D2"/>
    <w:rsid w:val="0089126F"/>
    <w:rsid w:val="008913AB"/>
    <w:rsid w:val="00891760"/>
    <w:rsid w:val="00891A0C"/>
    <w:rsid w:val="00891C70"/>
    <w:rsid w:val="00891CD2"/>
    <w:rsid w:val="0089216F"/>
    <w:rsid w:val="00892484"/>
    <w:rsid w:val="0089259E"/>
    <w:rsid w:val="00892FF8"/>
    <w:rsid w:val="00893A23"/>
    <w:rsid w:val="00893EA0"/>
    <w:rsid w:val="0089405D"/>
    <w:rsid w:val="00894BF6"/>
    <w:rsid w:val="00894D01"/>
    <w:rsid w:val="00894EE5"/>
    <w:rsid w:val="008950E9"/>
    <w:rsid w:val="0089511A"/>
    <w:rsid w:val="008956C9"/>
    <w:rsid w:val="008957E7"/>
    <w:rsid w:val="008960B4"/>
    <w:rsid w:val="00896B3B"/>
    <w:rsid w:val="0089709C"/>
    <w:rsid w:val="008975E0"/>
    <w:rsid w:val="008A095D"/>
    <w:rsid w:val="008A0A16"/>
    <w:rsid w:val="008A0D28"/>
    <w:rsid w:val="008A16F8"/>
    <w:rsid w:val="008A1B27"/>
    <w:rsid w:val="008A1CD9"/>
    <w:rsid w:val="008A1FC4"/>
    <w:rsid w:val="008A23AD"/>
    <w:rsid w:val="008A2B49"/>
    <w:rsid w:val="008A2BD1"/>
    <w:rsid w:val="008A41F6"/>
    <w:rsid w:val="008A479A"/>
    <w:rsid w:val="008A4BD7"/>
    <w:rsid w:val="008A5227"/>
    <w:rsid w:val="008A524E"/>
    <w:rsid w:val="008A5324"/>
    <w:rsid w:val="008A53DF"/>
    <w:rsid w:val="008A5916"/>
    <w:rsid w:val="008A5B4E"/>
    <w:rsid w:val="008A5DC7"/>
    <w:rsid w:val="008A602D"/>
    <w:rsid w:val="008A6567"/>
    <w:rsid w:val="008A68D0"/>
    <w:rsid w:val="008A72A1"/>
    <w:rsid w:val="008A74E3"/>
    <w:rsid w:val="008A76E9"/>
    <w:rsid w:val="008A7A64"/>
    <w:rsid w:val="008A7DEB"/>
    <w:rsid w:val="008B0A7F"/>
    <w:rsid w:val="008B0A95"/>
    <w:rsid w:val="008B118E"/>
    <w:rsid w:val="008B145C"/>
    <w:rsid w:val="008B1759"/>
    <w:rsid w:val="008B2734"/>
    <w:rsid w:val="008B2834"/>
    <w:rsid w:val="008B2B5F"/>
    <w:rsid w:val="008B2C6E"/>
    <w:rsid w:val="008B31DD"/>
    <w:rsid w:val="008B339D"/>
    <w:rsid w:val="008B372B"/>
    <w:rsid w:val="008B439A"/>
    <w:rsid w:val="008B4928"/>
    <w:rsid w:val="008B4AC8"/>
    <w:rsid w:val="008B5388"/>
    <w:rsid w:val="008B567A"/>
    <w:rsid w:val="008B5C52"/>
    <w:rsid w:val="008B5DAC"/>
    <w:rsid w:val="008B65B0"/>
    <w:rsid w:val="008B6C80"/>
    <w:rsid w:val="008B6E45"/>
    <w:rsid w:val="008B7165"/>
    <w:rsid w:val="008B7231"/>
    <w:rsid w:val="008B7558"/>
    <w:rsid w:val="008B75CF"/>
    <w:rsid w:val="008B763A"/>
    <w:rsid w:val="008C035C"/>
    <w:rsid w:val="008C03AE"/>
    <w:rsid w:val="008C08EC"/>
    <w:rsid w:val="008C0B66"/>
    <w:rsid w:val="008C0C01"/>
    <w:rsid w:val="008C1104"/>
    <w:rsid w:val="008C1287"/>
    <w:rsid w:val="008C1720"/>
    <w:rsid w:val="008C1C36"/>
    <w:rsid w:val="008C1C8C"/>
    <w:rsid w:val="008C1F55"/>
    <w:rsid w:val="008C2D49"/>
    <w:rsid w:val="008C3035"/>
    <w:rsid w:val="008C3498"/>
    <w:rsid w:val="008C38A2"/>
    <w:rsid w:val="008C3958"/>
    <w:rsid w:val="008C5002"/>
    <w:rsid w:val="008C58A6"/>
    <w:rsid w:val="008C5B5D"/>
    <w:rsid w:val="008C5DAF"/>
    <w:rsid w:val="008C61E0"/>
    <w:rsid w:val="008C6E4C"/>
    <w:rsid w:val="008C7281"/>
    <w:rsid w:val="008C73D8"/>
    <w:rsid w:val="008C7408"/>
    <w:rsid w:val="008C7BBE"/>
    <w:rsid w:val="008D0126"/>
    <w:rsid w:val="008D024A"/>
    <w:rsid w:val="008D02EC"/>
    <w:rsid w:val="008D0389"/>
    <w:rsid w:val="008D0533"/>
    <w:rsid w:val="008D0695"/>
    <w:rsid w:val="008D0749"/>
    <w:rsid w:val="008D081A"/>
    <w:rsid w:val="008D1013"/>
    <w:rsid w:val="008D1478"/>
    <w:rsid w:val="008D1A26"/>
    <w:rsid w:val="008D1B44"/>
    <w:rsid w:val="008D1F97"/>
    <w:rsid w:val="008D1FAA"/>
    <w:rsid w:val="008D20ED"/>
    <w:rsid w:val="008D2114"/>
    <w:rsid w:val="008D2490"/>
    <w:rsid w:val="008D287D"/>
    <w:rsid w:val="008D2933"/>
    <w:rsid w:val="008D3824"/>
    <w:rsid w:val="008D3E31"/>
    <w:rsid w:val="008D4A5F"/>
    <w:rsid w:val="008D4AFD"/>
    <w:rsid w:val="008D4B3B"/>
    <w:rsid w:val="008D5F76"/>
    <w:rsid w:val="008D640D"/>
    <w:rsid w:val="008D6CCB"/>
    <w:rsid w:val="008D6EFF"/>
    <w:rsid w:val="008D7F31"/>
    <w:rsid w:val="008E057A"/>
    <w:rsid w:val="008E07B9"/>
    <w:rsid w:val="008E15AE"/>
    <w:rsid w:val="008E15CC"/>
    <w:rsid w:val="008E1CD0"/>
    <w:rsid w:val="008E1D60"/>
    <w:rsid w:val="008E1DF5"/>
    <w:rsid w:val="008E1FA6"/>
    <w:rsid w:val="008E2AD6"/>
    <w:rsid w:val="008E3775"/>
    <w:rsid w:val="008E4015"/>
    <w:rsid w:val="008E4244"/>
    <w:rsid w:val="008E432E"/>
    <w:rsid w:val="008E470F"/>
    <w:rsid w:val="008E4734"/>
    <w:rsid w:val="008E5D63"/>
    <w:rsid w:val="008E5FC5"/>
    <w:rsid w:val="008E607E"/>
    <w:rsid w:val="008E64F0"/>
    <w:rsid w:val="008E6B21"/>
    <w:rsid w:val="008E6D6D"/>
    <w:rsid w:val="008E6F8D"/>
    <w:rsid w:val="008E740F"/>
    <w:rsid w:val="008E7E5B"/>
    <w:rsid w:val="008E7F89"/>
    <w:rsid w:val="008E7F9E"/>
    <w:rsid w:val="008F051B"/>
    <w:rsid w:val="008F063C"/>
    <w:rsid w:val="008F0B24"/>
    <w:rsid w:val="008F0B4E"/>
    <w:rsid w:val="008F0DEB"/>
    <w:rsid w:val="008F0EE5"/>
    <w:rsid w:val="008F1173"/>
    <w:rsid w:val="008F1288"/>
    <w:rsid w:val="008F1C19"/>
    <w:rsid w:val="008F1ECF"/>
    <w:rsid w:val="008F2182"/>
    <w:rsid w:val="008F2201"/>
    <w:rsid w:val="008F2565"/>
    <w:rsid w:val="008F2C73"/>
    <w:rsid w:val="008F2C79"/>
    <w:rsid w:val="008F2CF8"/>
    <w:rsid w:val="008F37EE"/>
    <w:rsid w:val="008F3F0E"/>
    <w:rsid w:val="008F412B"/>
    <w:rsid w:val="008F41B7"/>
    <w:rsid w:val="008F438D"/>
    <w:rsid w:val="008F45A7"/>
    <w:rsid w:val="008F499D"/>
    <w:rsid w:val="008F5015"/>
    <w:rsid w:val="008F52E5"/>
    <w:rsid w:val="008F5524"/>
    <w:rsid w:val="008F579C"/>
    <w:rsid w:val="008F5B73"/>
    <w:rsid w:val="008F5CAF"/>
    <w:rsid w:val="008F6279"/>
    <w:rsid w:val="008F6479"/>
    <w:rsid w:val="008F65B5"/>
    <w:rsid w:val="008F6A68"/>
    <w:rsid w:val="008F6DE4"/>
    <w:rsid w:val="00900219"/>
    <w:rsid w:val="0090042F"/>
    <w:rsid w:val="009008A7"/>
    <w:rsid w:val="00900A6B"/>
    <w:rsid w:val="00900C97"/>
    <w:rsid w:val="00900D5D"/>
    <w:rsid w:val="009011A8"/>
    <w:rsid w:val="009012E9"/>
    <w:rsid w:val="009015DD"/>
    <w:rsid w:val="00901CA3"/>
    <w:rsid w:val="00901FB2"/>
    <w:rsid w:val="009027CF"/>
    <w:rsid w:val="00902ED3"/>
    <w:rsid w:val="009032D0"/>
    <w:rsid w:val="00903355"/>
    <w:rsid w:val="00903409"/>
    <w:rsid w:val="0090355C"/>
    <w:rsid w:val="00903B51"/>
    <w:rsid w:val="00903CC4"/>
    <w:rsid w:val="009041F4"/>
    <w:rsid w:val="009042ED"/>
    <w:rsid w:val="009046C7"/>
    <w:rsid w:val="0090474E"/>
    <w:rsid w:val="0090485D"/>
    <w:rsid w:val="00904FA5"/>
    <w:rsid w:val="0090638C"/>
    <w:rsid w:val="0090644E"/>
    <w:rsid w:val="0090679B"/>
    <w:rsid w:val="0090695E"/>
    <w:rsid w:val="00906B0B"/>
    <w:rsid w:val="00907073"/>
    <w:rsid w:val="009077A6"/>
    <w:rsid w:val="009078BB"/>
    <w:rsid w:val="00907B2E"/>
    <w:rsid w:val="00907BC9"/>
    <w:rsid w:val="00910101"/>
    <w:rsid w:val="009109AB"/>
    <w:rsid w:val="0091157D"/>
    <w:rsid w:val="009117A3"/>
    <w:rsid w:val="00911885"/>
    <w:rsid w:val="009119B4"/>
    <w:rsid w:val="00911AEB"/>
    <w:rsid w:val="00911B0C"/>
    <w:rsid w:val="00912EEF"/>
    <w:rsid w:val="009134E5"/>
    <w:rsid w:val="009135FF"/>
    <w:rsid w:val="00913868"/>
    <w:rsid w:val="009138DA"/>
    <w:rsid w:val="00913F11"/>
    <w:rsid w:val="009141A3"/>
    <w:rsid w:val="009146F7"/>
    <w:rsid w:val="0091485A"/>
    <w:rsid w:val="00914924"/>
    <w:rsid w:val="00915100"/>
    <w:rsid w:val="009152EE"/>
    <w:rsid w:val="009154BD"/>
    <w:rsid w:val="009156E8"/>
    <w:rsid w:val="00915AEC"/>
    <w:rsid w:val="00916112"/>
    <w:rsid w:val="00916FA2"/>
    <w:rsid w:val="00917176"/>
    <w:rsid w:val="009174BD"/>
    <w:rsid w:val="0091783D"/>
    <w:rsid w:val="00920C7C"/>
    <w:rsid w:val="00920C94"/>
    <w:rsid w:val="00920EFB"/>
    <w:rsid w:val="00920F11"/>
    <w:rsid w:val="009212E1"/>
    <w:rsid w:val="00921987"/>
    <w:rsid w:val="0092198E"/>
    <w:rsid w:val="00921BAD"/>
    <w:rsid w:val="00921E84"/>
    <w:rsid w:val="00922056"/>
    <w:rsid w:val="00923B59"/>
    <w:rsid w:val="00923C38"/>
    <w:rsid w:val="009240C1"/>
    <w:rsid w:val="00924C75"/>
    <w:rsid w:val="00924DAB"/>
    <w:rsid w:val="00924F8A"/>
    <w:rsid w:val="0092526B"/>
    <w:rsid w:val="00925829"/>
    <w:rsid w:val="009259E0"/>
    <w:rsid w:val="00925C37"/>
    <w:rsid w:val="0092628C"/>
    <w:rsid w:val="00926303"/>
    <w:rsid w:val="0092630B"/>
    <w:rsid w:val="009268E0"/>
    <w:rsid w:val="00926A22"/>
    <w:rsid w:val="00927219"/>
    <w:rsid w:val="009276A5"/>
    <w:rsid w:val="00927CD9"/>
    <w:rsid w:val="00930AE4"/>
    <w:rsid w:val="00931701"/>
    <w:rsid w:val="00931711"/>
    <w:rsid w:val="00932017"/>
    <w:rsid w:val="009320F5"/>
    <w:rsid w:val="00932CD5"/>
    <w:rsid w:val="0093436E"/>
    <w:rsid w:val="00934835"/>
    <w:rsid w:val="0093497C"/>
    <w:rsid w:val="00934B49"/>
    <w:rsid w:val="00934B8D"/>
    <w:rsid w:val="00934BA8"/>
    <w:rsid w:val="00935529"/>
    <w:rsid w:val="0093565E"/>
    <w:rsid w:val="009366EB"/>
    <w:rsid w:val="0093684D"/>
    <w:rsid w:val="00936997"/>
    <w:rsid w:val="00936AB8"/>
    <w:rsid w:val="00936C6C"/>
    <w:rsid w:val="00937271"/>
    <w:rsid w:val="009374BB"/>
    <w:rsid w:val="009374E8"/>
    <w:rsid w:val="00937708"/>
    <w:rsid w:val="00937B3F"/>
    <w:rsid w:val="00937D6E"/>
    <w:rsid w:val="00940037"/>
    <w:rsid w:val="009403A5"/>
    <w:rsid w:val="009405EA"/>
    <w:rsid w:val="0094094D"/>
    <w:rsid w:val="00940C87"/>
    <w:rsid w:val="00941D80"/>
    <w:rsid w:val="00942206"/>
    <w:rsid w:val="00942214"/>
    <w:rsid w:val="009429D6"/>
    <w:rsid w:val="00942FFD"/>
    <w:rsid w:val="0094331A"/>
    <w:rsid w:val="009434AE"/>
    <w:rsid w:val="00943ECB"/>
    <w:rsid w:val="0094432A"/>
    <w:rsid w:val="009448A9"/>
    <w:rsid w:val="00944BE9"/>
    <w:rsid w:val="00944DD0"/>
    <w:rsid w:val="00945307"/>
    <w:rsid w:val="0094579B"/>
    <w:rsid w:val="00945C02"/>
    <w:rsid w:val="00945CE3"/>
    <w:rsid w:val="0094636C"/>
    <w:rsid w:val="00946683"/>
    <w:rsid w:val="00946C23"/>
    <w:rsid w:val="00947616"/>
    <w:rsid w:val="00947A56"/>
    <w:rsid w:val="00947C84"/>
    <w:rsid w:val="009501FC"/>
    <w:rsid w:val="009503A1"/>
    <w:rsid w:val="0095123B"/>
    <w:rsid w:val="0095185E"/>
    <w:rsid w:val="00951B1D"/>
    <w:rsid w:val="00951BDB"/>
    <w:rsid w:val="00951DDD"/>
    <w:rsid w:val="00951E12"/>
    <w:rsid w:val="0095234E"/>
    <w:rsid w:val="00952A83"/>
    <w:rsid w:val="00952B74"/>
    <w:rsid w:val="00952CF2"/>
    <w:rsid w:val="00952D1C"/>
    <w:rsid w:val="00952EAE"/>
    <w:rsid w:val="009537EE"/>
    <w:rsid w:val="00953884"/>
    <w:rsid w:val="009539E1"/>
    <w:rsid w:val="00953F46"/>
    <w:rsid w:val="00954457"/>
    <w:rsid w:val="00954861"/>
    <w:rsid w:val="009550CC"/>
    <w:rsid w:val="0095633C"/>
    <w:rsid w:val="0095680E"/>
    <w:rsid w:val="00956AA7"/>
    <w:rsid w:val="00956C09"/>
    <w:rsid w:val="009576A3"/>
    <w:rsid w:val="00957FB2"/>
    <w:rsid w:val="00960381"/>
    <w:rsid w:val="00960CDB"/>
    <w:rsid w:val="00960F09"/>
    <w:rsid w:val="00961053"/>
    <w:rsid w:val="009616A5"/>
    <w:rsid w:val="00961A60"/>
    <w:rsid w:val="00961BAB"/>
    <w:rsid w:val="0096201F"/>
    <w:rsid w:val="00962728"/>
    <w:rsid w:val="00962DBD"/>
    <w:rsid w:val="00963256"/>
    <w:rsid w:val="009634D0"/>
    <w:rsid w:val="009638EA"/>
    <w:rsid w:val="00963DC4"/>
    <w:rsid w:val="00963EA8"/>
    <w:rsid w:val="00963F17"/>
    <w:rsid w:val="0096416C"/>
    <w:rsid w:val="009641E4"/>
    <w:rsid w:val="009648FC"/>
    <w:rsid w:val="00964A72"/>
    <w:rsid w:val="00964E9D"/>
    <w:rsid w:val="00965356"/>
    <w:rsid w:val="00965860"/>
    <w:rsid w:val="00965D9F"/>
    <w:rsid w:val="0096604C"/>
    <w:rsid w:val="009660F5"/>
    <w:rsid w:val="00966E80"/>
    <w:rsid w:val="0096716D"/>
    <w:rsid w:val="00967288"/>
    <w:rsid w:val="009672CF"/>
    <w:rsid w:val="00970441"/>
    <w:rsid w:val="00970565"/>
    <w:rsid w:val="009708D8"/>
    <w:rsid w:val="009708E8"/>
    <w:rsid w:val="009708E9"/>
    <w:rsid w:val="00970D1A"/>
    <w:rsid w:val="00971020"/>
    <w:rsid w:val="00971441"/>
    <w:rsid w:val="0097181C"/>
    <w:rsid w:val="00971B94"/>
    <w:rsid w:val="00971CAD"/>
    <w:rsid w:val="0097209E"/>
    <w:rsid w:val="009722CB"/>
    <w:rsid w:val="009728A6"/>
    <w:rsid w:val="00972D69"/>
    <w:rsid w:val="00972EA8"/>
    <w:rsid w:val="00973078"/>
    <w:rsid w:val="00973251"/>
    <w:rsid w:val="00973701"/>
    <w:rsid w:val="009737EC"/>
    <w:rsid w:val="00973FCD"/>
    <w:rsid w:val="009748D5"/>
    <w:rsid w:val="00974C92"/>
    <w:rsid w:val="00974FED"/>
    <w:rsid w:val="009754BA"/>
    <w:rsid w:val="009755D1"/>
    <w:rsid w:val="00975FEB"/>
    <w:rsid w:val="00976514"/>
    <w:rsid w:val="009765EA"/>
    <w:rsid w:val="00976D9D"/>
    <w:rsid w:val="00977160"/>
    <w:rsid w:val="009773C3"/>
    <w:rsid w:val="009775E3"/>
    <w:rsid w:val="00977C4F"/>
    <w:rsid w:val="00980062"/>
    <w:rsid w:val="0098009C"/>
    <w:rsid w:val="00980587"/>
    <w:rsid w:val="00980696"/>
    <w:rsid w:val="00980BBE"/>
    <w:rsid w:val="00980C77"/>
    <w:rsid w:val="0098118A"/>
    <w:rsid w:val="00981534"/>
    <w:rsid w:val="0098170E"/>
    <w:rsid w:val="0098174B"/>
    <w:rsid w:val="00982235"/>
    <w:rsid w:val="0098239E"/>
    <w:rsid w:val="00982504"/>
    <w:rsid w:val="00982850"/>
    <w:rsid w:val="00982DA0"/>
    <w:rsid w:val="00982F6A"/>
    <w:rsid w:val="009830B8"/>
    <w:rsid w:val="0098342C"/>
    <w:rsid w:val="0098372B"/>
    <w:rsid w:val="00983ADD"/>
    <w:rsid w:val="00983DC9"/>
    <w:rsid w:val="009840B4"/>
    <w:rsid w:val="009843E2"/>
    <w:rsid w:val="009845FF"/>
    <w:rsid w:val="00984B76"/>
    <w:rsid w:val="00985147"/>
    <w:rsid w:val="00985A58"/>
    <w:rsid w:val="00985AC6"/>
    <w:rsid w:val="00985E1C"/>
    <w:rsid w:val="00985E82"/>
    <w:rsid w:val="009860FE"/>
    <w:rsid w:val="009868D3"/>
    <w:rsid w:val="00986B89"/>
    <w:rsid w:val="00990A51"/>
    <w:rsid w:val="00990DB0"/>
    <w:rsid w:val="009910D1"/>
    <w:rsid w:val="009910E6"/>
    <w:rsid w:val="0099118A"/>
    <w:rsid w:val="0099130E"/>
    <w:rsid w:val="00991EFC"/>
    <w:rsid w:val="0099225F"/>
    <w:rsid w:val="0099258D"/>
    <w:rsid w:val="0099260D"/>
    <w:rsid w:val="009927B0"/>
    <w:rsid w:val="0099309B"/>
    <w:rsid w:val="0099395C"/>
    <w:rsid w:val="00993C47"/>
    <w:rsid w:val="00994555"/>
    <w:rsid w:val="00995238"/>
    <w:rsid w:val="009954AA"/>
    <w:rsid w:val="00995554"/>
    <w:rsid w:val="009957B3"/>
    <w:rsid w:val="00995C1E"/>
    <w:rsid w:val="00995CDC"/>
    <w:rsid w:val="00996366"/>
    <w:rsid w:val="009964F5"/>
    <w:rsid w:val="00996529"/>
    <w:rsid w:val="00996644"/>
    <w:rsid w:val="0099689F"/>
    <w:rsid w:val="0099694F"/>
    <w:rsid w:val="00996EB1"/>
    <w:rsid w:val="009970A0"/>
    <w:rsid w:val="00997E0C"/>
    <w:rsid w:val="009A05A5"/>
    <w:rsid w:val="009A0BBE"/>
    <w:rsid w:val="009A0C29"/>
    <w:rsid w:val="009A11D3"/>
    <w:rsid w:val="009A1291"/>
    <w:rsid w:val="009A151D"/>
    <w:rsid w:val="009A1A52"/>
    <w:rsid w:val="009A1ED3"/>
    <w:rsid w:val="009A29C6"/>
    <w:rsid w:val="009A2CB6"/>
    <w:rsid w:val="009A2D34"/>
    <w:rsid w:val="009A2F35"/>
    <w:rsid w:val="009A31C3"/>
    <w:rsid w:val="009A3486"/>
    <w:rsid w:val="009A352B"/>
    <w:rsid w:val="009A3832"/>
    <w:rsid w:val="009A39B8"/>
    <w:rsid w:val="009A39F5"/>
    <w:rsid w:val="009A3FEB"/>
    <w:rsid w:val="009A4234"/>
    <w:rsid w:val="009A4675"/>
    <w:rsid w:val="009A4676"/>
    <w:rsid w:val="009A4F7B"/>
    <w:rsid w:val="009A50BC"/>
    <w:rsid w:val="009A510B"/>
    <w:rsid w:val="009A513C"/>
    <w:rsid w:val="009A5A19"/>
    <w:rsid w:val="009A5ADF"/>
    <w:rsid w:val="009A5B9D"/>
    <w:rsid w:val="009A5C97"/>
    <w:rsid w:val="009A64A3"/>
    <w:rsid w:val="009A6795"/>
    <w:rsid w:val="009A68A6"/>
    <w:rsid w:val="009A74D4"/>
    <w:rsid w:val="009A769A"/>
    <w:rsid w:val="009B00CA"/>
    <w:rsid w:val="009B013D"/>
    <w:rsid w:val="009B0369"/>
    <w:rsid w:val="009B0763"/>
    <w:rsid w:val="009B09A6"/>
    <w:rsid w:val="009B0AFB"/>
    <w:rsid w:val="009B0B4E"/>
    <w:rsid w:val="009B12A2"/>
    <w:rsid w:val="009B1C4F"/>
    <w:rsid w:val="009B1C91"/>
    <w:rsid w:val="009B2271"/>
    <w:rsid w:val="009B2712"/>
    <w:rsid w:val="009B2C8A"/>
    <w:rsid w:val="009B2FEC"/>
    <w:rsid w:val="009B3360"/>
    <w:rsid w:val="009B33C3"/>
    <w:rsid w:val="009B37A4"/>
    <w:rsid w:val="009B416F"/>
    <w:rsid w:val="009B4360"/>
    <w:rsid w:val="009B4B47"/>
    <w:rsid w:val="009B4C6A"/>
    <w:rsid w:val="009B4FA2"/>
    <w:rsid w:val="009B50B0"/>
    <w:rsid w:val="009B55EC"/>
    <w:rsid w:val="009B5BA7"/>
    <w:rsid w:val="009B5C79"/>
    <w:rsid w:val="009B5FC5"/>
    <w:rsid w:val="009B6318"/>
    <w:rsid w:val="009B6362"/>
    <w:rsid w:val="009B63FE"/>
    <w:rsid w:val="009B6732"/>
    <w:rsid w:val="009B7020"/>
    <w:rsid w:val="009B78BB"/>
    <w:rsid w:val="009B7BAE"/>
    <w:rsid w:val="009B7C49"/>
    <w:rsid w:val="009C000F"/>
    <w:rsid w:val="009C0444"/>
    <w:rsid w:val="009C04AD"/>
    <w:rsid w:val="009C0DFE"/>
    <w:rsid w:val="009C0F1D"/>
    <w:rsid w:val="009C170E"/>
    <w:rsid w:val="009C1856"/>
    <w:rsid w:val="009C1D01"/>
    <w:rsid w:val="009C1E0C"/>
    <w:rsid w:val="009C2113"/>
    <w:rsid w:val="009C2751"/>
    <w:rsid w:val="009C3694"/>
    <w:rsid w:val="009C3CBC"/>
    <w:rsid w:val="009C4151"/>
    <w:rsid w:val="009C4262"/>
    <w:rsid w:val="009C4627"/>
    <w:rsid w:val="009C4AFB"/>
    <w:rsid w:val="009C4B13"/>
    <w:rsid w:val="009C5126"/>
    <w:rsid w:val="009C5E49"/>
    <w:rsid w:val="009C63E1"/>
    <w:rsid w:val="009C65FB"/>
    <w:rsid w:val="009C684A"/>
    <w:rsid w:val="009C6867"/>
    <w:rsid w:val="009C6B6C"/>
    <w:rsid w:val="009C6E19"/>
    <w:rsid w:val="009C72D7"/>
    <w:rsid w:val="009C783D"/>
    <w:rsid w:val="009C7CCF"/>
    <w:rsid w:val="009C7ECC"/>
    <w:rsid w:val="009C7F7D"/>
    <w:rsid w:val="009D07C0"/>
    <w:rsid w:val="009D0B9C"/>
    <w:rsid w:val="009D0C84"/>
    <w:rsid w:val="009D0D8B"/>
    <w:rsid w:val="009D0EAA"/>
    <w:rsid w:val="009D15B9"/>
    <w:rsid w:val="009D1962"/>
    <w:rsid w:val="009D19CC"/>
    <w:rsid w:val="009D2A21"/>
    <w:rsid w:val="009D2B3E"/>
    <w:rsid w:val="009D2F55"/>
    <w:rsid w:val="009D3BC4"/>
    <w:rsid w:val="009D4AE5"/>
    <w:rsid w:val="009D4E98"/>
    <w:rsid w:val="009D5077"/>
    <w:rsid w:val="009D567E"/>
    <w:rsid w:val="009D5DF2"/>
    <w:rsid w:val="009D5E36"/>
    <w:rsid w:val="009D5F98"/>
    <w:rsid w:val="009D64B0"/>
    <w:rsid w:val="009D69F7"/>
    <w:rsid w:val="009D6AC0"/>
    <w:rsid w:val="009D7694"/>
    <w:rsid w:val="009D7C60"/>
    <w:rsid w:val="009D7F5D"/>
    <w:rsid w:val="009E01A9"/>
    <w:rsid w:val="009E0289"/>
    <w:rsid w:val="009E06B3"/>
    <w:rsid w:val="009E09D4"/>
    <w:rsid w:val="009E14AB"/>
    <w:rsid w:val="009E1570"/>
    <w:rsid w:val="009E2302"/>
    <w:rsid w:val="009E2723"/>
    <w:rsid w:val="009E2A17"/>
    <w:rsid w:val="009E2D80"/>
    <w:rsid w:val="009E2DE9"/>
    <w:rsid w:val="009E2FCF"/>
    <w:rsid w:val="009E31D7"/>
    <w:rsid w:val="009E381A"/>
    <w:rsid w:val="009E3C10"/>
    <w:rsid w:val="009E3CED"/>
    <w:rsid w:val="009E447D"/>
    <w:rsid w:val="009E4E27"/>
    <w:rsid w:val="009E5033"/>
    <w:rsid w:val="009E53C3"/>
    <w:rsid w:val="009E5641"/>
    <w:rsid w:val="009E59EF"/>
    <w:rsid w:val="009E5D46"/>
    <w:rsid w:val="009E60DC"/>
    <w:rsid w:val="009E69C1"/>
    <w:rsid w:val="009E6DEF"/>
    <w:rsid w:val="009E70B6"/>
    <w:rsid w:val="009E723C"/>
    <w:rsid w:val="009E7AA4"/>
    <w:rsid w:val="009E7EDF"/>
    <w:rsid w:val="009F01F6"/>
    <w:rsid w:val="009F0A48"/>
    <w:rsid w:val="009F0CEE"/>
    <w:rsid w:val="009F0F57"/>
    <w:rsid w:val="009F14D7"/>
    <w:rsid w:val="009F1868"/>
    <w:rsid w:val="009F1967"/>
    <w:rsid w:val="009F28B3"/>
    <w:rsid w:val="009F2900"/>
    <w:rsid w:val="009F2EEC"/>
    <w:rsid w:val="009F369B"/>
    <w:rsid w:val="009F3736"/>
    <w:rsid w:val="009F3D10"/>
    <w:rsid w:val="009F4576"/>
    <w:rsid w:val="009F4A47"/>
    <w:rsid w:val="009F4AAF"/>
    <w:rsid w:val="009F4E14"/>
    <w:rsid w:val="009F538B"/>
    <w:rsid w:val="009F5490"/>
    <w:rsid w:val="009F54F8"/>
    <w:rsid w:val="009F5742"/>
    <w:rsid w:val="009F5D4B"/>
    <w:rsid w:val="009F5F99"/>
    <w:rsid w:val="009F6415"/>
    <w:rsid w:val="009F6744"/>
    <w:rsid w:val="009F6901"/>
    <w:rsid w:val="009F7838"/>
    <w:rsid w:val="009F7A05"/>
    <w:rsid w:val="009F7B79"/>
    <w:rsid w:val="009F7BED"/>
    <w:rsid w:val="009F7CDE"/>
    <w:rsid w:val="00A0008D"/>
    <w:rsid w:val="00A00295"/>
    <w:rsid w:val="00A00422"/>
    <w:rsid w:val="00A00574"/>
    <w:rsid w:val="00A00673"/>
    <w:rsid w:val="00A00F7B"/>
    <w:rsid w:val="00A01510"/>
    <w:rsid w:val="00A015C3"/>
    <w:rsid w:val="00A02443"/>
    <w:rsid w:val="00A024C8"/>
    <w:rsid w:val="00A02605"/>
    <w:rsid w:val="00A03323"/>
    <w:rsid w:val="00A03360"/>
    <w:rsid w:val="00A04331"/>
    <w:rsid w:val="00A04473"/>
    <w:rsid w:val="00A044C2"/>
    <w:rsid w:val="00A04ADD"/>
    <w:rsid w:val="00A04C51"/>
    <w:rsid w:val="00A054AE"/>
    <w:rsid w:val="00A05550"/>
    <w:rsid w:val="00A068E5"/>
    <w:rsid w:val="00A06989"/>
    <w:rsid w:val="00A0709C"/>
    <w:rsid w:val="00A0712F"/>
    <w:rsid w:val="00A071F3"/>
    <w:rsid w:val="00A074FC"/>
    <w:rsid w:val="00A07710"/>
    <w:rsid w:val="00A07BDB"/>
    <w:rsid w:val="00A07D34"/>
    <w:rsid w:val="00A104C1"/>
    <w:rsid w:val="00A10A1D"/>
    <w:rsid w:val="00A11438"/>
    <w:rsid w:val="00A11E46"/>
    <w:rsid w:val="00A11E9E"/>
    <w:rsid w:val="00A120C3"/>
    <w:rsid w:val="00A12CCD"/>
    <w:rsid w:val="00A12DF7"/>
    <w:rsid w:val="00A12F74"/>
    <w:rsid w:val="00A1301D"/>
    <w:rsid w:val="00A130C2"/>
    <w:rsid w:val="00A143E8"/>
    <w:rsid w:val="00A159D5"/>
    <w:rsid w:val="00A15E60"/>
    <w:rsid w:val="00A163AB"/>
    <w:rsid w:val="00A163E8"/>
    <w:rsid w:val="00A16768"/>
    <w:rsid w:val="00A16F08"/>
    <w:rsid w:val="00A170E9"/>
    <w:rsid w:val="00A17291"/>
    <w:rsid w:val="00A172CB"/>
    <w:rsid w:val="00A17BA6"/>
    <w:rsid w:val="00A17FB9"/>
    <w:rsid w:val="00A200FE"/>
    <w:rsid w:val="00A20365"/>
    <w:rsid w:val="00A209E5"/>
    <w:rsid w:val="00A20F65"/>
    <w:rsid w:val="00A21399"/>
    <w:rsid w:val="00A2155F"/>
    <w:rsid w:val="00A21583"/>
    <w:rsid w:val="00A21E9C"/>
    <w:rsid w:val="00A223AB"/>
    <w:rsid w:val="00A22C2E"/>
    <w:rsid w:val="00A23369"/>
    <w:rsid w:val="00A23600"/>
    <w:rsid w:val="00A23BC2"/>
    <w:rsid w:val="00A23FD2"/>
    <w:rsid w:val="00A23FDD"/>
    <w:rsid w:val="00A2436B"/>
    <w:rsid w:val="00A24450"/>
    <w:rsid w:val="00A24D5E"/>
    <w:rsid w:val="00A25BB9"/>
    <w:rsid w:val="00A25FAB"/>
    <w:rsid w:val="00A26388"/>
    <w:rsid w:val="00A2643D"/>
    <w:rsid w:val="00A2671D"/>
    <w:rsid w:val="00A275E3"/>
    <w:rsid w:val="00A27987"/>
    <w:rsid w:val="00A27C1B"/>
    <w:rsid w:val="00A2921C"/>
    <w:rsid w:val="00A30046"/>
    <w:rsid w:val="00A300B3"/>
    <w:rsid w:val="00A30670"/>
    <w:rsid w:val="00A310C0"/>
    <w:rsid w:val="00A311C7"/>
    <w:rsid w:val="00A3125D"/>
    <w:rsid w:val="00A31416"/>
    <w:rsid w:val="00A31BBC"/>
    <w:rsid w:val="00A31D15"/>
    <w:rsid w:val="00A31ED2"/>
    <w:rsid w:val="00A324CD"/>
    <w:rsid w:val="00A32E5D"/>
    <w:rsid w:val="00A333AE"/>
    <w:rsid w:val="00A33521"/>
    <w:rsid w:val="00A3375D"/>
    <w:rsid w:val="00A34496"/>
    <w:rsid w:val="00A34576"/>
    <w:rsid w:val="00A345AD"/>
    <w:rsid w:val="00A347E2"/>
    <w:rsid w:val="00A34800"/>
    <w:rsid w:val="00A35180"/>
    <w:rsid w:val="00A358D1"/>
    <w:rsid w:val="00A36E83"/>
    <w:rsid w:val="00A36FF0"/>
    <w:rsid w:val="00A377F3"/>
    <w:rsid w:val="00A379D9"/>
    <w:rsid w:val="00A37C9B"/>
    <w:rsid w:val="00A37D82"/>
    <w:rsid w:val="00A37D8E"/>
    <w:rsid w:val="00A401B1"/>
    <w:rsid w:val="00A40E06"/>
    <w:rsid w:val="00A4119E"/>
    <w:rsid w:val="00A4120A"/>
    <w:rsid w:val="00A413EE"/>
    <w:rsid w:val="00A41635"/>
    <w:rsid w:val="00A4250E"/>
    <w:rsid w:val="00A42E8C"/>
    <w:rsid w:val="00A430AD"/>
    <w:rsid w:val="00A430C6"/>
    <w:rsid w:val="00A431D0"/>
    <w:rsid w:val="00A43583"/>
    <w:rsid w:val="00A43C67"/>
    <w:rsid w:val="00A43EE6"/>
    <w:rsid w:val="00A44ADC"/>
    <w:rsid w:val="00A44BA5"/>
    <w:rsid w:val="00A44FAD"/>
    <w:rsid w:val="00A45108"/>
    <w:rsid w:val="00A458D6"/>
    <w:rsid w:val="00A45A17"/>
    <w:rsid w:val="00A45A47"/>
    <w:rsid w:val="00A461E1"/>
    <w:rsid w:val="00A46626"/>
    <w:rsid w:val="00A46CB6"/>
    <w:rsid w:val="00A47713"/>
    <w:rsid w:val="00A479C5"/>
    <w:rsid w:val="00A47BF7"/>
    <w:rsid w:val="00A47D72"/>
    <w:rsid w:val="00A47DAF"/>
    <w:rsid w:val="00A47DD2"/>
    <w:rsid w:val="00A50B0B"/>
    <w:rsid w:val="00A50B3C"/>
    <w:rsid w:val="00A50C4C"/>
    <w:rsid w:val="00A51507"/>
    <w:rsid w:val="00A51867"/>
    <w:rsid w:val="00A51CDE"/>
    <w:rsid w:val="00A51E4F"/>
    <w:rsid w:val="00A52345"/>
    <w:rsid w:val="00A526F8"/>
    <w:rsid w:val="00A53151"/>
    <w:rsid w:val="00A5324F"/>
    <w:rsid w:val="00A537B8"/>
    <w:rsid w:val="00A53864"/>
    <w:rsid w:val="00A53A8F"/>
    <w:rsid w:val="00A5436C"/>
    <w:rsid w:val="00A54CE8"/>
    <w:rsid w:val="00A54D49"/>
    <w:rsid w:val="00A5502F"/>
    <w:rsid w:val="00A5516B"/>
    <w:rsid w:val="00A55499"/>
    <w:rsid w:val="00A55BF7"/>
    <w:rsid w:val="00A55DAB"/>
    <w:rsid w:val="00A560FE"/>
    <w:rsid w:val="00A56424"/>
    <w:rsid w:val="00A565CB"/>
    <w:rsid w:val="00A56661"/>
    <w:rsid w:val="00A56C46"/>
    <w:rsid w:val="00A57712"/>
    <w:rsid w:val="00A5788F"/>
    <w:rsid w:val="00A57C7D"/>
    <w:rsid w:val="00A57D03"/>
    <w:rsid w:val="00A602D2"/>
    <w:rsid w:val="00A602F7"/>
    <w:rsid w:val="00A604C7"/>
    <w:rsid w:val="00A606D1"/>
    <w:rsid w:val="00A617C1"/>
    <w:rsid w:val="00A61C02"/>
    <w:rsid w:val="00A62096"/>
    <w:rsid w:val="00A624B0"/>
    <w:rsid w:val="00A624C4"/>
    <w:rsid w:val="00A6257E"/>
    <w:rsid w:val="00A62B5F"/>
    <w:rsid w:val="00A62D2E"/>
    <w:rsid w:val="00A62FDB"/>
    <w:rsid w:val="00A63E8C"/>
    <w:rsid w:val="00A6411C"/>
    <w:rsid w:val="00A64B63"/>
    <w:rsid w:val="00A64E08"/>
    <w:rsid w:val="00A650CD"/>
    <w:rsid w:val="00A65174"/>
    <w:rsid w:val="00A65469"/>
    <w:rsid w:val="00A654E0"/>
    <w:rsid w:val="00A656C0"/>
    <w:rsid w:val="00A66287"/>
    <w:rsid w:val="00A666B2"/>
    <w:rsid w:val="00A6671B"/>
    <w:rsid w:val="00A6700C"/>
    <w:rsid w:val="00A6703D"/>
    <w:rsid w:val="00A67091"/>
    <w:rsid w:val="00A672BE"/>
    <w:rsid w:val="00A67626"/>
    <w:rsid w:val="00A6776A"/>
    <w:rsid w:val="00A70D66"/>
    <w:rsid w:val="00A70E60"/>
    <w:rsid w:val="00A7112E"/>
    <w:rsid w:val="00A712B1"/>
    <w:rsid w:val="00A7172F"/>
    <w:rsid w:val="00A71C17"/>
    <w:rsid w:val="00A71F78"/>
    <w:rsid w:val="00A73083"/>
    <w:rsid w:val="00A730A2"/>
    <w:rsid w:val="00A736CB"/>
    <w:rsid w:val="00A73909"/>
    <w:rsid w:val="00A73E6F"/>
    <w:rsid w:val="00A740CA"/>
    <w:rsid w:val="00A744CE"/>
    <w:rsid w:val="00A74688"/>
    <w:rsid w:val="00A7532B"/>
    <w:rsid w:val="00A75578"/>
    <w:rsid w:val="00A755FF"/>
    <w:rsid w:val="00A75632"/>
    <w:rsid w:val="00A75F6A"/>
    <w:rsid w:val="00A75F9C"/>
    <w:rsid w:val="00A762B4"/>
    <w:rsid w:val="00A7733A"/>
    <w:rsid w:val="00A77727"/>
    <w:rsid w:val="00A77AB5"/>
    <w:rsid w:val="00A77C19"/>
    <w:rsid w:val="00A77F76"/>
    <w:rsid w:val="00A804C6"/>
    <w:rsid w:val="00A80584"/>
    <w:rsid w:val="00A80EFB"/>
    <w:rsid w:val="00A8121A"/>
    <w:rsid w:val="00A81552"/>
    <w:rsid w:val="00A81A87"/>
    <w:rsid w:val="00A81C00"/>
    <w:rsid w:val="00A8200D"/>
    <w:rsid w:val="00A8230D"/>
    <w:rsid w:val="00A82E0A"/>
    <w:rsid w:val="00A82E64"/>
    <w:rsid w:val="00A82F87"/>
    <w:rsid w:val="00A831D4"/>
    <w:rsid w:val="00A8370D"/>
    <w:rsid w:val="00A83BB7"/>
    <w:rsid w:val="00A83D67"/>
    <w:rsid w:val="00A83DD0"/>
    <w:rsid w:val="00A8443E"/>
    <w:rsid w:val="00A8444F"/>
    <w:rsid w:val="00A84BF6"/>
    <w:rsid w:val="00A84C53"/>
    <w:rsid w:val="00A85E3D"/>
    <w:rsid w:val="00A85FDB"/>
    <w:rsid w:val="00A87270"/>
    <w:rsid w:val="00A87306"/>
    <w:rsid w:val="00A87508"/>
    <w:rsid w:val="00A8E9DA"/>
    <w:rsid w:val="00A903FE"/>
    <w:rsid w:val="00A9042A"/>
    <w:rsid w:val="00A9097D"/>
    <w:rsid w:val="00A90AC9"/>
    <w:rsid w:val="00A90B2C"/>
    <w:rsid w:val="00A90B9A"/>
    <w:rsid w:val="00A90C37"/>
    <w:rsid w:val="00A90CBB"/>
    <w:rsid w:val="00A90E59"/>
    <w:rsid w:val="00A91864"/>
    <w:rsid w:val="00A91A20"/>
    <w:rsid w:val="00A91A64"/>
    <w:rsid w:val="00A91AC3"/>
    <w:rsid w:val="00A9259F"/>
    <w:rsid w:val="00A9270F"/>
    <w:rsid w:val="00A92C7F"/>
    <w:rsid w:val="00A92DCD"/>
    <w:rsid w:val="00A92FEA"/>
    <w:rsid w:val="00A93027"/>
    <w:rsid w:val="00A93A09"/>
    <w:rsid w:val="00A9428A"/>
    <w:rsid w:val="00A94659"/>
    <w:rsid w:val="00A94838"/>
    <w:rsid w:val="00A949CA"/>
    <w:rsid w:val="00A94C7E"/>
    <w:rsid w:val="00A94F4C"/>
    <w:rsid w:val="00A95861"/>
    <w:rsid w:val="00A95A6F"/>
    <w:rsid w:val="00A95D3F"/>
    <w:rsid w:val="00A9612C"/>
    <w:rsid w:val="00A962DF"/>
    <w:rsid w:val="00A963D8"/>
    <w:rsid w:val="00A96401"/>
    <w:rsid w:val="00A96529"/>
    <w:rsid w:val="00AA0319"/>
    <w:rsid w:val="00AA0866"/>
    <w:rsid w:val="00AA0BD6"/>
    <w:rsid w:val="00AA16EC"/>
    <w:rsid w:val="00AA18D7"/>
    <w:rsid w:val="00AA1A8E"/>
    <w:rsid w:val="00AA1C93"/>
    <w:rsid w:val="00AA1D6C"/>
    <w:rsid w:val="00AA21A2"/>
    <w:rsid w:val="00AA2959"/>
    <w:rsid w:val="00AA35D2"/>
    <w:rsid w:val="00AA3871"/>
    <w:rsid w:val="00AA39E6"/>
    <w:rsid w:val="00AA4570"/>
    <w:rsid w:val="00AA461F"/>
    <w:rsid w:val="00AA46BB"/>
    <w:rsid w:val="00AA4C3C"/>
    <w:rsid w:val="00AA4D2C"/>
    <w:rsid w:val="00AA4EB8"/>
    <w:rsid w:val="00AA4EF8"/>
    <w:rsid w:val="00AA5597"/>
    <w:rsid w:val="00AA56B7"/>
    <w:rsid w:val="00AA59A5"/>
    <w:rsid w:val="00AA5B0B"/>
    <w:rsid w:val="00AA5C16"/>
    <w:rsid w:val="00AA60CB"/>
    <w:rsid w:val="00AA6205"/>
    <w:rsid w:val="00AA6244"/>
    <w:rsid w:val="00AA66B8"/>
    <w:rsid w:val="00AA66F8"/>
    <w:rsid w:val="00AA68A5"/>
    <w:rsid w:val="00AA69FC"/>
    <w:rsid w:val="00AA71E1"/>
    <w:rsid w:val="00AA7744"/>
    <w:rsid w:val="00AA795F"/>
    <w:rsid w:val="00AA7BBF"/>
    <w:rsid w:val="00AA7C28"/>
    <w:rsid w:val="00AA7DDD"/>
    <w:rsid w:val="00AB0215"/>
    <w:rsid w:val="00AB02A3"/>
    <w:rsid w:val="00AB099D"/>
    <w:rsid w:val="00AB0A62"/>
    <w:rsid w:val="00AB0F36"/>
    <w:rsid w:val="00AB13C3"/>
    <w:rsid w:val="00AB140A"/>
    <w:rsid w:val="00AB1740"/>
    <w:rsid w:val="00AB2620"/>
    <w:rsid w:val="00AB26B4"/>
    <w:rsid w:val="00AB28BC"/>
    <w:rsid w:val="00AB2CF1"/>
    <w:rsid w:val="00AB327F"/>
    <w:rsid w:val="00AB33D7"/>
    <w:rsid w:val="00AB377B"/>
    <w:rsid w:val="00AB3860"/>
    <w:rsid w:val="00AB4014"/>
    <w:rsid w:val="00AB44D3"/>
    <w:rsid w:val="00AB464A"/>
    <w:rsid w:val="00AB4AC6"/>
    <w:rsid w:val="00AB4D4D"/>
    <w:rsid w:val="00AB4E93"/>
    <w:rsid w:val="00AB4EB4"/>
    <w:rsid w:val="00AB50AF"/>
    <w:rsid w:val="00AB5883"/>
    <w:rsid w:val="00AB5E24"/>
    <w:rsid w:val="00AB5E66"/>
    <w:rsid w:val="00AB62FA"/>
    <w:rsid w:val="00AB6FB8"/>
    <w:rsid w:val="00AB7507"/>
    <w:rsid w:val="00AB7724"/>
    <w:rsid w:val="00AB7746"/>
    <w:rsid w:val="00AB7DEA"/>
    <w:rsid w:val="00AC02BF"/>
    <w:rsid w:val="00AC0365"/>
    <w:rsid w:val="00AC0B8A"/>
    <w:rsid w:val="00AC0CF5"/>
    <w:rsid w:val="00AC0E7B"/>
    <w:rsid w:val="00AC10C8"/>
    <w:rsid w:val="00AC10D2"/>
    <w:rsid w:val="00AC145E"/>
    <w:rsid w:val="00AC1466"/>
    <w:rsid w:val="00AC1509"/>
    <w:rsid w:val="00AC1879"/>
    <w:rsid w:val="00AC1D0B"/>
    <w:rsid w:val="00AC2224"/>
    <w:rsid w:val="00AC24F4"/>
    <w:rsid w:val="00AC27A7"/>
    <w:rsid w:val="00AC3067"/>
    <w:rsid w:val="00AC3088"/>
    <w:rsid w:val="00AC3885"/>
    <w:rsid w:val="00AC453A"/>
    <w:rsid w:val="00AC456A"/>
    <w:rsid w:val="00AC4CC8"/>
    <w:rsid w:val="00AC51C3"/>
    <w:rsid w:val="00AC5943"/>
    <w:rsid w:val="00AC5C38"/>
    <w:rsid w:val="00AC5D38"/>
    <w:rsid w:val="00AC5F79"/>
    <w:rsid w:val="00AC6C21"/>
    <w:rsid w:val="00AC7267"/>
    <w:rsid w:val="00AC72BD"/>
    <w:rsid w:val="00AC739F"/>
    <w:rsid w:val="00AC7441"/>
    <w:rsid w:val="00AC774B"/>
    <w:rsid w:val="00AC7BA5"/>
    <w:rsid w:val="00AD01E2"/>
    <w:rsid w:val="00AD0432"/>
    <w:rsid w:val="00AD07B9"/>
    <w:rsid w:val="00AD09A7"/>
    <w:rsid w:val="00AD0D9E"/>
    <w:rsid w:val="00AD1364"/>
    <w:rsid w:val="00AD20CB"/>
    <w:rsid w:val="00AD21B5"/>
    <w:rsid w:val="00AD2C4C"/>
    <w:rsid w:val="00AD2C8E"/>
    <w:rsid w:val="00AD30CA"/>
    <w:rsid w:val="00AD31F0"/>
    <w:rsid w:val="00AD323A"/>
    <w:rsid w:val="00AD394D"/>
    <w:rsid w:val="00AD39E7"/>
    <w:rsid w:val="00AD4248"/>
    <w:rsid w:val="00AD4474"/>
    <w:rsid w:val="00AD4663"/>
    <w:rsid w:val="00AD498D"/>
    <w:rsid w:val="00AD500E"/>
    <w:rsid w:val="00AD52DB"/>
    <w:rsid w:val="00AD5777"/>
    <w:rsid w:val="00AD5E16"/>
    <w:rsid w:val="00AD5FEF"/>
    <w:rsid w:val="00AD611A"/>
    <w:rsid w:val="00AD6AB6"/>
    <w:rsid w:val="00AD775D"/>
    <w:rsid w:val="00AD77C6"/>
    <w:rsid w:val="00AD7982"/>
    <w:rsid w:val="00AD7B08"/>
    <w:rsid w:val="00AD7E38"/>
    <w:rsid w:val="00AE0185"/>
    <w:rsid w:val="00AE0339"/>
    <w:rsid w:val="00AE06A2"/>
    <w:rsid w:val="00AE08EA"/>
    <w:rsid w:val="00AE098B"/>
    <w:rsid w:val="00AE12AC"/>
    <w:rsid w:val="00AE138D"/>
    <w:rsid w:val="00AE1CE0"/>
    <w:rsid w:val="00AE25B6"/>
    <w:rsid w:val="00AE3283"/>
    <w:rsid w:val="00AE33A0"/>
    <w:rsid w:val="00AE364B"/>
    <w:rsid w:val="00AE38AA"/>
    <w:rsid w:val="00AE3ACE"/>
    <w:rsid w:val="00AE3D05"/>
    <w:rsid w:val="00AE46B6"/>
    <w:rsid w:val="00AE4872"/>
    <w:rsid w:val="00AE502C"/>
    <w:rsid w:val="00AE5051"/>
    <w:rsid w:val="00AE5724"/>
    <w:rsid w:val="00AE5AC6"/>
    <w:rsid w:val="00AE5B41"/>
    <w:rsid w:val="00AE5B43"/>
    <w:rsid w:val="00AE6651"/>
    <w:rsid w:val="00AE6C07"/>
    <w:rsid w:val="00AE72EB"/>
    <w:rsid w:val="00AE7634"/>
    <w:rsid w:val="00AE7902"/>
    <w:rsid w:val="00AE7929"/>
    <w:rsid w:val="00AE7F91"/>
    <w:rsid w:val="00AF1862"/>
    <w:rsid w:val="00AF19C3"/>
    <w:rsid w:val="00AF1A45"/>
    <w:rsid w:val="00AF1ED0"/>
    <w:rsid w:val="00AF22C7"/>
    <w:rsid w:val="00AF2452"/>
    <w:rsid w:val="00AF2873"/>
    <w:rsid w:val="00AF293E"/>
    <w:rsid w:val="00AF2B03"/>
    <w:rsid w:val="00AF35D4"/>
    <w:rsid w:val="00AF3700"/>
    <w:rsid w:val="00AF388C"/>
    <w:rsid w:val="00AF40AC"/>
    <w:rsid w:val="00AF411F"/>
    <w:rsid w:val="00AF4608"/>
    <w:rsid w:val="00AF4953"/>
    <w:rsid w:val="00AF4C1A"/>
    <w:rsid w:val="00AF4E44"/>
    <w:rsid w:val="00AF5103"/>
    <w:rsid w:val="00AF6087"/>
    <w:rsid w:val="00AF62EF"/>
    <w:rsid w:val="00AF72EB"/>
    <w:rsid w:val="00AF7344"/>
    <w:rsid w:val="00AF7650"/>
    <w:rsid w:val="00AF792F"/>
    <w:rsid w:val="00AF7A82"/>
    <w:rsid w:val="00AF7E5D"/>
    <w:rsid w:val="00B00131"/>
    <w:rsid w:val="00B00AAA"/>
    <w:rsid w:val="00B00D2F"/>
    <w:rsid w:val="00B00EC1"/>
    <w:rsid w:val="00B010CA"/>
    <w:rsid w:val="00B012B4"/>
    <w:rsid w:val="00B0132A"/>
    <w:rsid w:val="00B014F1"/>
    <w:rsid w:val="00B014F8"/>
    <w:rsid w:val="00B016F4"/>
    <w:rsid w:val="00B01B23"/>
    <w:rsid w:val="00B01C29"/>
    <w:rsid w:val="00B01DE9"/>
    <w:rsid w:val="00B02337"/>
    <w:rsid w:val="00B027C8"/>
    <w:rsid w:val="00B02FB5"/>
    <w:rsid w:val="00B030AE"/>
    <w:rsid w:val="00B0315B"/>
    <w:rsid w:val="00B03D21"/>
    <w:rsid w:val="00B04100"/>
    <w:rsid w:val="00B04BD9"/>
    <w:rsid w:val="00B04FD2"/>
    <w:rsid w:val="00B0519F"/>
    <w:rsid w:val="00B05DE3"/>
    <w:rsid w:val="00B061DE"/>
    <w:rsid w:val="00B06329"/>
    <w:rsid w:val="00B06D4D"/>
    <w:rsid w:val="00B0750F"/>
    <w:rsid w:val="00B103A8"/>
    <w:rsid w:val="00B1096D"/>
    <w:rsid w:val="00B1099C"/>
    <w:rsid w:val="00B10D06"/>
    <w:rsid w:val="00B10DBA"/>
    <w:rsid w:val="00B10E3B"/>
    <w:rsid w:val="00B10FEC"/>
    <w:rsid w:val="00B11D38"/>
    <w:rsid w:val="00B11E8D"/>
    <w:rsid w:val="00B12675"/>
    <w:rsid w:val="00B1281F"/>
    <w:rsid w:val="00B13953"/>
    <w:rsid w:val="00B139C7"/>
    <w:rsid w:val="00B14167"/>
    <w:rsid w:val="00B148E7"/>
    <w:rsid w:val="00B14DDC"/>
    <w:rsid w:val="00B1522D"/>
    <w:rsid w:val="00B15617"/>
    <w:rsid w:val="00B1568D"/>
    <w:rsid w:val="00B157C2"/>
    <w:rsid w:val="00B15ACE"/>
    <w:rsid w:val="00B1676F"/>
    <w:rsid w:val="00B16886"/>
    <w:rsid w:val="00B168D4"/>
    <w:rsid w:val="00B1703C"/>
    <w:rsid w:val="00B17129"/>
    <w:rsid w:val="00B175DD"/>
    <w:rsid w:val="00B17699"/>
    <w:rsid w:val="00B17DFE"/>
    <w:rsid w:val="00B20018"/>
    <w:rsid w:val="00B2049D"/>
    <w:rsid w:val="00B2070C"/>
    <w:rsid w:val="00B209A0"/>
    <w:rsid w:val="00B20A55"/>
    <w:rsid w:val="00B21DF5"/>
    <w:rsid w:val="00B21E9C"/>
    <w:rsid w:val="00B220A2"/>
    <w:rsid w:val="00B226FE"/>
    <w:rsid w:val="00B22CF0"/>
    <w:rsid w:val="00B22E37"/>
    <w:rsid w:val="00B23281"/>
    <w:rsid w:val="00B23C87"/>
    <w:rsid w:val="00B23DAB"/>
    <w:rsid w:val="00B23DC1"/>
    <w:rsid w:val="00B2434F"/>
    <w:rsid w:val="00B245ED"/>
    <w:rsid w:val="00B24606"/>
    <w:rsid w:val="00B24D91"/>
    <w:rsid w:val="00B25316"/>
    <w:rsid w:val="00B2552B"/>
    <w:rsid w:val="00B2587D"/>
    <w:rsid w:val="00B259E7"/>
    <w:rsid w:val="00B2620F"/>
    <w:rsid w:val="00B26404"/>
    <w:rsid w:val="00B26720"/>
    <w:rsid w:val="00B2698A"/>
    <w:rsid w:val="00B26ADC"/>
    <w:rsid w:val="00B2702E"/>
    <w:rsid w:val="00B27097"/>
    <w:rsid w:val="00B27B4F"/>
    <w:rsid w:val="00B301B7"/>
    <w:rsid w:val="00B3092D"/>
    <w:rsid w:val="00B31692"/>
    <w:rsid w:val="00B31781"/>
    <w:rsid w:val="00B31C3B"/>
    <w:rsid w:val="00B321C9"/>
    <w:rsid w:val="00B323D9"/>
    <w:rsid w:val="00B32421"/>
    <w:rsid w:val="00B32636"/>
    <w:rsid w:val="00B327C3"/>
    <w:rsid w:val="00B33381"/>
    <w:rsid w:val="00B334CB"/>
    <w:rsid w:val="00B33778"/>
    <w:rsid w:val="00B33825"/>
    <w:rsid w:val="00B34336"/>
    <w:rsid w:val="00B34507"/>
    <w:rsid w:val="00B3456E"/>
    <w:rsid w:val="00B34B56"/>
    <w:rsid w:val="00B3522A"/>
    <w:rsid w:val="00B354B1"/>
    <w:rsid w:val="00B3564C"/>
    <w:rsid w:val="00B35D04"/>
    <w:rsid w:val="00B36146"/>
    <w:rsid w:val="00B36DF9"/>
    <w:rsid w:val="00B37296"/>
    <w:rsid w:val="00B3767B"/>
    <w:rsid w:val="00B37955"/>
    <w:rsid w:val="00B37F3E"/>
    <w:rsid w:val="00B406FA"/>
    <w:rsid w:val="00B40788"/>
    <w:rsid w:val="00B40925"/>
    <w:rsid w:val="00B40A27"/>
    <w:rsid w:val="00B419D2"/>
    <w:rsid w:val="00B419FB"/>
    <w:rsid w:val="00B41D0A"/>
    <w:rsid w:val="00B41EB6"/>
    <w:rsid w:val="00B420DF"/>
    <w:rsid w:val="00B4211D"/>
    <w:rsid w:val="00B42537"/>
    <w:rsid w:val="00B42863"/>
    <w:rsid w:val="00B42992"/>
    <w:rsid w:val="00B42B1C"/>
    <w:rsid w:val="00B43122"/>
    <w:rsid w:val="00B4314C"/>
    <w:rsid w:val="00B43328"/>
    <w:rsid w:val="00B438D5"/>
    <w:rsid w:val="00B43A61"/>
    <w:rsid w:val="00B442B4"/>
    <w:rsid w:val="00B44A3C"/>
    <w:rsid w:val="00B45425"/>
    <w:rsid w:val="00B45766"/>
    <w:rsid w:val="00B45878"/>
    <w:rsid w:val="00B45BF2"/>
    <w:rsid w:val="00B45EB7"/>
    <w:rsid w:val="00B46339"/>
    <w:rsid w:val="00B4633D"/>
    <w:rsid w:val="00B468EE"/>
    <w:rsid w:val="00B468F2"/>
    <w:rsid w:val="00B46D99"/>
    <w:rsid w:val="00B46DA5"/>
    <w:rsid w:val="00B4730E"/>
    <w:rsid w:val="00B47C06"/>
    <w:rsid w:val="00B47EE4"/>
    <w:rsid w:val="00B5000B"/>
    <w:rsid w:val="00B500C8"/>
    <w:rsid w:val="00B50388"/>
    <w:rsid w:val="00B50464"/>
    <w:rsid w:val="00B50969"/>
    <w:rsid w:val="00B50BA0"/>
    <w:rsid w:val="00B50C66"/>
    <w:rsid w:val="00B510D9"/>
    <w:rsid w:val="00B51398"/>
    <w:rsid w:val="00B51D15"/>
    <w:rsid w:val="00B53120"/>
    <w:rsid w:val="00B53374"/>
    <w:rsid w:val="00B53547"/>
    <w:rsid w:val="00B53604"/>
    <w:rsid w:val="00B53608"/>
    <w:rsid w:val="00B53BE8"/>
    <w:rsid w:val="00B54078"/>
    <w:rsid w:val="00B5426B"/>
    <w:rsid w:val="00B54428"/>
    <w:rsid w:val="00B544AF"/>
    <w:rsid w:val="00B54A6B"/>
    <w:rsid w:val="00B54B1C"/>
    <w:rsid w:val="00B54C90"/>
    <w:rsid w:val="00B55504"/>
    <w:rsid w:val="00B555C6"/>
    <w:rsid w:val="00B55A06"/>
    <w:rsid w:val="00B5661A"/>
    <w:rsid w:val="00B56678"/>
    <w:rsid w:val="00B5711C"/>
    <w:rsid w:val="00B57131"/>
    <w:rsid w:val="00B5730D"/>
    <w:rsid w:val="00B57557"/>
    <w:rsid w:val="00B5774A"/>
    <w:rsid w:val="00B600BA"/>
    <w:rsid w:val="00B6029B"/>
    <w:rsid w:val="00B6064A"/>
    <w:rsid w:val="00B607D4"/>
    <w:rsid w:val="00B61174"/>
    <w:rsid w:val="00B626F0"/>
    <w:rsid w:val="00B62939"/>
    <w:rsid w:val="00B6298F"/>
    <w:rsid w:val="00B62AAE"/>
    <w:rsid w:val="00B62B3E"/>
    <w:rsid w:val="00B62C90"/>
    <w:rsid w:val="00B631B8"/>
    <w:rsid w:val="00B637FB"/>
    <w:rsid w:val="00B63C70"/>
    <w:rsid w:val="00B64BF3"/>
    <w:rsid w:val="00B64F5B"/>
    <w:rsid w:val="00B6541D"/>
    <w:rsid w:val="00B65567"/>
    <w:rsid w:val="00B65B7A"/>
    <w:rsid w:val="00B66DE3"/>
    <w:rsid w:val="00B67C97"/>
    <w:rsid w:val="00B70511"/>
    <w:rsid w:val="00B7072A"/>
    <w:rsid w:val="00B70C13"/>
    <w:rsid w:val="00B7112E"/>
    <w:rsid w:val="00B711B9"/>
    <w:rsid w:val="00B7175C"/>
    <w:rsid w:val="00B7179A"/>
    <w:rsid w:val="00B71950"/>
    <w:rsid w:val="00B71B2D"/>
    <w:rsid w:val="00B71BA3"/>
    <w:rsid w:val="00B71DCE"/>
    <w:rsid w:val="00B72F2C"/>
    <w:rsid w:val="00B72F99"/>
    <w:rsid w:val="00B73002"/>
    <w:rsid w:val="00B7309D"/>
    <w:rsid w:val="00B7327D"/>
    <w:rsid w:val="00B733B1"/>
    <w:rsid w:val="00B73EB2"/>
    <w:rsid w:val="00B74511"/>
    <w:rsid w:val="00B748C2"/>
    <w:rsid w:val="00B751F9"/>
    <w:rsid w:val="00B75A09"/>
    <w:rsid w:val="00B762FB"/>
    <w:rsid w:val="00B769BA"/>
    <w:rsid w:val="00B76A83"/>
    <w:rsid w:val="00B76D2E"/>
    <w:rsid w:val="00B76E57"/>
    <w:rsid w:val="00B77287"/>
    <w:rsid w:val="00B774B5"/>
    <w:rsid w:val="00B80137"/>
    <w:rsid w:val="00B80BF3"/>
    <w:rsid w:val="00B80CCE"/>
    <w:rsid w:val="00B81323"/>
    <w:rsid w:val="00B81E4B"/>
    <w:rsid w:val="00B82194"/>
    <w:rsid w:val="00B825A8"/>
    <w:rsid w:val="00B8273C"/>
    <w:rsid w:val="00B82B35"/>
    <w:rsid w:val="00B82EE2"/>
    <w:rsid w:val="00B82F13"/>
    <w:rsid w:val="00B8317D"/>
    <w:rsid w:val="00B8322F"/>
    <w:rsid w:val="00B83827"/>
    <w:rsid w:val="00B83859"/>
    <w:rsid w:val="00B83934"/>
    <w:rsid w:val="00B84344"/>
    <w:rsid w:val="00B845C1"/>
    <w:rsid w:val="00B84991"/>
    <w:rsid w:val="00B85DAC"/>
    <w:rsid w:val="00B861CC"/>
    <w:rsid w:val="00B86538"/>
    <w:rsid w:val="00B8699B"/>
    <w:rsid w:val="00B86CE9"/>
    <w:rsid w:val="00B879F9"/>
    <w:rsid w:val="00B87B63"/>
    <w:rsid w:val="00B87C70"/>
    <w:rsid w:val="00B87F9C"/>
    <w:rsid w:val="00B87FD5"/>
    <w:rsid w:val="00B9001E"/>
    <w:rsid w:val="00B90232"/>
    <w:rsid w:val="00B9036A"/>
    <w:rsid w:val="00B90464"/>
    <w:rsid w:val="00B90473"/>
    <w:rsid w:val="00B904E2"/>
    <w:rsid w:val="00B906BF"/>
    <w:rsid w:val="00B90759"/>
    <w:rsid w:val="00B909E8"/>
    <w:rsid w:val="00B90ED8"/>
    <w:rsid w:val="00B9106B"/>
    <w:rsid w:val="00B91DBC"/>
    <w:rsid w:val="00B91FD1"/>
    <w:rsid w:val="00B92085"/>
    <w:rsid w:val="00B925FD"/>
    <w:rsid w:val="00B929A3"/>
    <w:rsid w:val="00B92B93"/>
    <w:rsid w:val="00B934F8"/>
    <w:rsid w:val="00B9376D"/>
    <w:rsid w:val="00B938D6"/>
    <w:rsid w:val="00B93A54"/>
    <w:rsid w:val="00B93DA1"/>
    <w:rsid w:val="00B93DF6"/>
    <w:rsid w:val="00B94012"/>
    <w:rsid w:val="00B944D0"/>
    <w:rsid w:val="00B94547"/>
    <w:rsid w:val="00B94A4D"/>
    <w:rsid w:val="00B94B99"/>
    <w:rsid w:val="00B94EC7"/>
    <w:rsid w:val="00B94FCC"/>
    <w:rsid w:val="00B9509E"/>
    <w:rsid w:val="00B95180"/>
    <w:rsid w:val="00B95438"/>
    <w:rsid w:val="00B95E79"/>
    <w:rsid w:val="00B95ED7"/>
    <w:rsid w:val="00B9619B"/>
    <w:rsid w:val="00B963C1"/>
    <w:rsid w:val="00B96954"/>
    <w:rsid w:val="00B96F19"/>
    <w:rsid w:val="00B97A6B"/>
    <w:rsid w:val="00B97FEA"/>
    <w:rsid w:val="00BA03E8"/>
    <w:rsid w:val="00BA0402"/>
    <w:rsid w:val="00BA0C7C"/>
    <w:rsid w:val="00BA0DEE"/>
    <w:rsid w:val="00BA106B"/>
    <w:rsid w:val="00BA1258"/>
    <w:rsid w:val="00BA14C3"/>
    <w:rsid w:val="00BA1618"/>
    <w:rsid w:val="00BA18C6"/>
    <w:rsid w:val="00BA198D"/>
    <w:rsid w:val="00BA1BD8"/>
    <w:rsid w:val="00BA1FA2"/>
    <w:rsid w:val="00BA2582"/>
    <w:rsid w:val="00BA2627"/>
    <w:rsid w:val="00BA2749"/>
    <w:rsid w:val="00BA2890"/>
    <w:rsid w:val="00BA2BF9"/>
    <w:rsid w:val="00BA2D78"/>
    <w:rsid w:val="00BA2F32"/>
    <w:rsid w:val="00BA308A"/>
    <w:rsid w:val="00BA3CE4"/>
    <w:rsid w:val="00BA3D9B"/>
    <w:rsid w:val="00BA3F9E"/>
    <w:rsid w:val="00BA4102"/>
    <w:rsid w:val="00BA42BC"/>
    <w:rsid w:val="00BA49AE"/>
    <w:rsid w:val="00BA49E1"/>
    <w:rsid w:val="00BA4B1E"/>
    <w:rsid w:val="00BA502F"/>
    <w:rsid w:val="00BA5537"/>
    <w:rsid w:val="00BA5697"/>
    <w:rsid w:val="00BA591D"/>
    <w:rsid w:val="00BA59C2"/>
    <w:rsid w:val="00BA6246"/>
    <w:rsid w:val="00BA62F4"/>
    <w:rsid w:val="00BA72CC"/>
    <w:rsid w:val="00BA7529"/>
    <w:rsid w:val="00BA7551"/>
    <w:rsid w:val="00BA7826"/>
    <w:rsid w:val="00BA7A71"/>
    <w:rsid w:val="00BB011B"/>
    <w:rsid w:val="00BB0C34"/>
    <w:rsid w:val="00BB0E30"/>
    <w:rsid w:val="00BB1116"/>
    <w:rsid w:val="00BB198E"/>
    <w:rsid w:val="00BB1CF7"/>
    <w:rsid w:val="00BB1E3F"/>
    <w:rsid w:val="00BB1EED"/>
    <w:rsid w:val="00BB258B"/>
    <w:rsid w:val="00BB2ACA"/>
    <w:rsid w:val="00BB2D42"/>
    <w:rsid w:val="00BB3CB5"/>
    <w:rsid w:val="00BB3FBE"/>
    <w:rsid w:val="00BB41E4"/>
    <w:rsid w:val="00BB4530"/>
    <w:rsid w:val="00BB4950"/>
    <w:rsid w:val="00BB4A8D"/>
    <w:rsid w:val="00BB4D3C"/>
    <w:rsid w:val="00BB4EB7"/>
    <w:rsid w:val="00BB5772"/>
    <w:rsid w:val="00BB5D39"/>
    <w:rsid w:val="00BB63F1"/>
    <w:rsid w:val="00BB650B"/>
    <w:rsid w:val="00BB663B"/>
    <w:rsid w:val="00BB6BAE"/>
    <w:rsid w:val="00BB6F9F"/>
    <w:rsid w:val="00BB6FF1"/>
    <w:rsid w:val="00BB7253"/>
    <w:rsid w:val="00BB7256"/>
    <w:rsid w:val="00BB72FA"/>
    <w:rsid w:val="00BB7385"/>
    <w:rsid w:val="00BB79A3"/>
    <w:rsid w:val="00BC04A7"/>
    <w:rsid w:val="00BC05D0"/>
    <w:rsid w:val="00BC05E2"/>
    <w:rsid w:val="00BC09DF"/>
    <w:rsid w:val="00BC0E8F"/>
    <w:rsid w:val="00BC0FA4"/>
    <w:rsid w:val="00BC0FDC"/>
    <w:rsid w:val="00BC141D"/>
    <w:rsid w:val="00BC159F"/>
    <w:rsid w:val="00BC1681"/>
    <w:rsid w:val="00BC1749"/>
    <w:rsid w:val="00BC18B5"/>
    <w:rsid w:val="00BC1A31"/>
    <w:rsid w:val="00BC1CDF"/>
    <w:rsid w:val="00BC1F9E"/>
    <w:rsid w:val="00BC23D6"/>
    <w:rsid w:val="00BC2A03"/>
    <w:rsid w:val="00BC3562"/>
    <w:rsid w:val="00BC377F"/>
    <w:rsid w:val="00BC3959"/>
    <w:rsid w:val="00BC3ADB"/>
    <w:rsid w:val="00BC40D4"/>
    <w:rsid w:val="00BC40EC"/>
    <w:rsid w:val="00BC42BE"/>
    <w:rsid w:val="00BC4501"/>
    <w:rsid w:val="00BC48DB"/>
    <w:rsid w:val="00BC491D"/>
    <w:rsid w:val="00BC4A01"/>
    <w:rsid w:val="00BC4AA6"/>
    <w:rsid w:val="00BC4FA6"/>
    <w:rsid w:val="00BC5105"/>
    <w:rsid w:val="00BC5139"/>
    <w:rsid w:val="00BC53CF"/>
    <w:rsid w:val="00BC6023"/>
    <w:rsid w:val="00BC6733"/>
    <w:rsid w:val="00BC6B39"/>
    <w:rsid w:val="00BC71E8"/>
    <w:rsid w:val="00BC754E"/>
    <w:rsid w:val="00BC770D"/>
    <w:rsid w:val="00BC775B"/>
    <w:rsid w:val="00BC7C9F"/>
    <w:rsid w:val="00BC7EE4"/>
    <w:rsid w:val="00BD04B7"/>
    <w:rsid w:val="00BD05ED"/>
    <w:rsid w:val="00BD131D"/>
    <w:rsid w:val="00BD1B06"/>
    <w:rsid w:val="00BD1CED"/>
    <w:rsid w:val="00BD203D"/>
    <w:rsid w:val="00BD26FD"/>
    <w:rsid w:val="00BD278A"/>
    <w:rsid w:val="00BD2DB5"/>
    <w:rsid w:val="00BD33A5"/>
    <w:rsid w:val="00BD3497"/>
    <w:rsid w:val="00BD3A82"/>
    <w:rsid w:val="00BD3D2C"/>
    <w:rsid w:val="00BD509D"/>
    <w:rsid w:val="00BD5232"/>
    <w:rsid w:val="00BD5965"/>
    <w:rsid w:val="00BD5B69"/>
    <w:rsid w:val="00BD651A"/>
    <w:rsid w:val="00BD66C3"/>
    <w:rsid w:val="00BD6EB9"/>
    <w:rsid w:val="00BD7461"/>
    <w:rsid w:val="00BD7A29"/>
    <w:rsid w:val="00BD7ECC"/>
    <w:rsid w:val="00BE0AD9"/>
    <w:rsid w:val="00BE0F94"/>
    <w:rsid w:val="00BE0FF4"/>
    <w:rsid w:val="00BE1632"/>
    <w:rsid w:val="00BE1829"/>
    <w:rsid w:val="00BE1A71"/>
    <w:rsid w:val="00BE1B05"/>
    <w:rsid w:val="00BE1C2F"/>
    <w:rsid w:val="00BE1F81"/>
    <w:rsid w:val="00BE2783"/>
    <w:rsid w:val="00BE2920"/>
    <w:rsid w:val="00BE32AC"/>
    <w:rsid w:val="00BE32F3"/>
    <w:rsid w:val="00BE39E2"/>
    <w:rsid w:val="00BE44BB"/>
    <w:rsid w:val="00BE498C"/>
    <w:rsid w:val="00BE4C8A"/>
    <w:rsid w:val="00BE5690"/>
    <w:rsid w:val="00BE57C7"/>
    <w:rsid w:val="00BE62B1"/>
    <w:rsid w:val="00BE64D9"/>
    <w:rsid w:val="00BE661E"/>
    <w:rsid w:val="00BE68FA"/>
    <w:rsid w:val="00BE690F"/>
    <w:rsid w:val="00BE69DF"/>
    <w:rsid w:val="00BE6B96"/>
    <w:rsid w:val="00BE6D11"/>
    <w:rsid w:val="00BE7074"/>
    <w:rsid w:val="00BE7AE6"/>
    <w:rsid w:val="00BE7B40"/>
    <w:rsid w:val="00BF0335"/>
    <w:rsid w:val="00BF084C"/>
    <w:rsid w:val="00BF1157"/>
    <w:rsid w:val="00BF11FB"/>
    <w:rsid w:val="00BF1837"/>
    <w:rsid w:val="00BF185C"/>
    <w:rsid w:val="00BF2EE4"/>
    <w:rsid w:val="00BF2EF6"/>
    <w:rsid w:val="00BF30BE"/>
    <w:rsid w:val="00BF320D"/>
    <w:rsid w:val="00BF3548"/>
    <w:rsid w:val="00BF362B"/>
    <w:rsid w:val="00BF3827"/>
    <w:rsid w:val="00BF39F4"/>
    <w:rsid w:val="00BF3D16"/>
    <w:rsid w:val="00BF40C3"/>
    <w:rsid w:val="00BF43C4"/>
    <w:rsid w:val="00BF4F30"/>
    <w:rsid w:val="00BF50F0"/>
    <w:rsid w:val="00BF5192"/>
    <w:rsid w:val="00BF5305"/>
    <w:rsid w:val="00BF5522"/>
    <w:rsid w:val="00BF5870"/>
    <w:rsid w:val="00BF58A4"/>
    <w:rsid w:val="00BF58F9"/>
    <w:rsid w:val="00BF6640"/>
    <w:rsid w:val="00BF6A4B"/>
    <w:rsid w:val="00BF6A95"/>
    <w:rsid w:val="00BF6ADA"/>
    <w:rsid w:val="00BF6CB5"/>
    <w:rsid w:val="00BF6D20"/>
    <w:rsid w:val="00BF73F1"/>
    <w:rsid w:val="00C007E8"/>
    <w:rsid w:val="00C00F13"/>
    <w:rsid w:val="00C00FEF"/>
    <w:rsid w:val="00C019C9"/>
    <w:rsid w:val="00C01B80"/>
    <w:rsid w:val="00C01FA7"/>
    <w:rsid w:val="00C020EA"/>
    <w:rsid w:val="00C02213"/>
    <w:rsid w:val="00C02464"/>
    <w:rsid w:val="00C02797"/>
    <w:rsid w:val="00C0293B"/>
    <w:rsid w:val="00C02A05"/>
    <w:rsid w:val="00C02C56"/>
    <w:rsid w:val="00C03BD8"/>
    <w:rsid w:val="00C03DD5"/>
    <w:rsid w:val="00C03DE1"/>
    <w:rsid w:val="00C04352"/>
    <w:rsid w:val="00C045AE"/>
    <w:rsid w:val="00C04D58"/>
    <w:rsid w:val="00C05089"/>
    <w:rsid w:val="00C05BF4"/>
    <w:rsid w:val="00C05C91"/>
    <w:rsid w:val="00C0616C"/>
    <w:rsid w:val="00C06A6E"/>
    <w:rsid w:val="00C06D42"/>
    <w:rsid w:val="00C06EF3"/>
    <w:rsid w:val="00C078D4"/>
    <w:rsid w:val="00C07E3A"/>
    <w:rsid w:val="00C103A7"/>
    <w:rsid w:val="00C109DC"/>
    <w:rsid w:val="00C10C9D"/>
    <w:rsid w:val="00C10CEF"/>
    <w:rsid w:val="00C10CFE"/>
    <w:rsid w:val="00C10DD7"/>
    <w:rsid w:val="00C11046"/>
    <w:rsid w:val="00C1159B"/>
    <w:rsid w:val="00C11DB5"/>
    <w:rsid w:val="00C11DED"/>
    <w:rsid w:val="00C125B6"/>
    <w:rsid w:val="00C125DE"/>
    <w:rsid w:val="00C128B2"/>
    <w:rsid w:val="00C13405"/>
    <w:rsid w:val="00C13ACB"/>
    <w:rsid w:val="00C13D9D"/>
    <w:rsid w:val="00C14884"/>
    <w:rsid w:val="00C14998"/>
    <w:rsid w:val="00C14D50"/>
    <w:rsid w:val="00C1531B"/>
    <w:rsid w:val="00C1559F"/>
    <w:rsid w:val="00C155C6"/>
    <w:rsid w:val="00C1572C"/>
    <w:rsid w:val="00C15CE1"/>
    <w:rsid w:val="00C15E2E"/>
    <w:rsid w:val="00C16C12"/>
    <w:rsid w:val="00C17A13"/>
    <w:rsid w:val="00C17BE5"/>
    <w:rsid w:val="00C17F44"/>
    <w:rsid w:val="00C2070F"/>
    <w:rsid w:val="00C208C4"/>
    <w:rsid w:val="00C2100F"/>
    <w:rsid w:val="00C2103D"/>
    <w:rsid w:val="00C2114F"/>
    <w:rsid w:val="00C21742"/>
    <w:rsid w:val="00C21871"/>
    <w:rsid w:val="00C21F0B"/>
    <w:rsid w:val="00C22198"/>
    <w:rsid w:val="00C225AF"/>
    <w:rsid w:val="00C22A3C"/>
    <w:rsid w:val="00C22D10"/>
    <w:rsid w:val="00C23461"/>
    <w:rsid w:val="00C249C8"/>
    <w:rsid w:val="00C24F30"/>
    <w:rsid w:val="00C25353"/>
    <w:rsid w:val="00C25A04"/>
    <w:rsid w:val="00C25DFA"/>
    <w:rsid w:val="00C25E1F"/>
    <w:rsid w:val="00C262C6"/>
    <w:rsid w:val="00C26534"/>
    <w:rsid w:val="00C26BB0"/>
    <w:rsid w:val="00C27675"/>
    <w:rsid w:val="00C27700"/>
    <w:rsid w:val="00C27D3B"/>
    <w:rsid w:val="00C27E01"/>
    <w:rsid w:val="00C27E66"/>
    <w:rsid w:val="00C27FD6"/>
    <w:rsid w:val="00C30119"/>
    <w:rsid w:val="00C3043C"/>
    <w:rsid w:val="00C306C8"/>
    <w:rsid w:val="00C30742"/>
    <w:rsid w:val="00C308B6"/>
    <w:rsid w:val="00C30A0B"/>
    <w:rsid w:val="00C30B2F"/>
    <w:rsid w:val="00C30BF8"/>
    <w:rsid w:val="00C314AB"/>
    <w:rsid w:val="00C3163F"/>
    <w:rsid w:val="00C317E0"/>
    <w:rsid w:val="00C31869"/>
    <w:rsid w:val="00C3187F"/>
    <w:rsid w:val="00C31ACE"/>
    <w:rsid w:val="00C31F72"/>
    <w:rsid w:val="00C32A85"/>
    <w:rsid w:val="00C32A8D"/>
    <w:rsid w:val="00C33A11"/>
    <w:rsid w:val="00C34171"/>
    <w:rsid w:val="00C342DA"/>
    <w:rsid w:val="00C34B29"/>
    <w:rsid w:val="00C34CC4"/>
    <w:rsid w:val="00C35009"/>
    <w:rsid w:val="00C354E5"/>
    <w:rsid w:val="00C358A8"/>
    <w:rsid w:val="00C35D07"/>
    <w:rsid w:val="00C36147"/>
    <w:rsid w:val="00C365AB"/>
    <w:rsid w:val="00C365B6"/>
    <w:rsid w:val="00C370A8"/>
    <w:rsid w:val="00C371C4"/>
    <w:rsid w:val="00C37223"/>
    <w:rsid w:val="00C372FE"/>
    <w:rsid w:val="00C3740C"/>
    <w:rsid w:val="00C37B5B"/>
    <w:rsid w:val="00C4007D"/>
    <w:rsid w:val="00C406EA"/>
    <w:rsid w:val="00C40787"/>
    <w:rsid w:val="00C4099E"/>
    <w:rsid w:val="00C41898"/>
    <w:rsid w:val="00C42014"/>
    <w:rsid w:val="00C420F9"/>
    <w:rsid w:val="00C4222C"/>
    <w:rsid w:val="00C4266F"/>
    <w:rsid w:val="00C42B6D"/>
    <w:rsid w:val="00C42CB5"/>
    <w:rsid w:val="00C42E17"/>
    <w:rsid w:val="00C42FEA"/>
    <w:rsid w:val="00C4318E"/>
    <w:rsid w:val="00C43586"/>
    <w:rsid w:val="00C4393B"/>
    <w:rsid w:val="00C439BA"/>
    <w:rsid w:val="00C43FB8"/>
    <w:rsid w:val="00C43FD5"/>
    <w:rsid w:val="00C43FF1"/>
    <w:rsid w:val="00C442AB"/>
    <w:rsid w:val="00C44302"/>
    <w:rsid w:val="00C44371"/>
    <w:rsid w:val="00C444A8"/>
    <w:rsid w:val="00C44AC0"/>
    <w:rsid w:val="00C44BC2"/>
    <w:rsid w:val="00C4535E"/>
    <w:rsid w:val="00C4542A"/>
    <w:rsid w:val="00C4552A"/>
    <w:rsid w:val="00C45B09"/>
    <w:rsid w:val="00C45BCB"/>
    <w:rsid w:val="00C46169"/>
    <w:rsid w:val="00C463F3"/>
    <w:rsid w:val="00C46C1C"/>
    <w:rsid w:val="00C4744D"/>
    <w:rsid w:val="00C47794"/>
    <w:rsid w:val="00C479E4"/>
    <w:rsid w:val="00C47F1C"/>
    <w:rsid w:val="00C505A2"/>
    <w:rsid w:val="00C5087F"/>
    <w:rsid w:val="00C50AA1"/>
    <w:rsid w:val="00C50FBC"/>
    <w:rsid w:val="00C510EF"/>
    <w:rsid w:val="00C51803"/>
    <w:rsid w:val="00C51E4E"/>
    <w:rsid w:val="00C524B7"/>
    <w:rsid w:val="00C52784"/>
    <w:rsid w:val="00C52AF9"/>
    <w:rsid w:val="00C5303E"/>
    <w:rsid w:val="00C533E3"/>
    <w:rsid w:val="00C53946"/>
    <w:rsid w:val="00C5451F"/>
    <w:rsid w:val="00C54990"/>
    <w:rsid w:val="00C54A00"/>
    <w:rsid w:val="00C55547"/>
    <w:rsid w:val="00C5612E"/>
    <w:rsid w:val="00C562DB"/>
    <w:rsid w:val="00C56362"/>
    <w:rsid w:val="00C56540"/>
    <w:rsid w:val="00C567D1"/>
    <w:rsid w:val="00C576C5"/>
    <w:rsid w:val="00C57907"/>
    <w:rsid w:val="00C5A09C"/>
    <w:rsid w:val="00C60282"/>
    <w:rsid w:val="00C6065F"/>
    <w:rsid w:val="00C6181C"/>
    <w:rsid w:val="00C61C87"/>
    <w:rsid w:val="00C62178"/>
    <w:rsid w:val="00C62896"/>
    <w:rsid w:val="00C631AA"/>
    <w:rsid w:val="00C6324F"/>
    <w:rsid w:val="00C63A61"/>
    <w:rsid w:val="00C63C4F"/>
    <w:rsid w:val="00C63D78"/>
    <w:rsid w:val="00C63F14"/>
    <w:rsid w:val="00C63F94"/>
    <w:rsid w:val="00C6431B"/>
    <w:rsid w:val="00C645AC"/>
    <w:rsid w:val="00C6481C"/>
    <w:rsid w:val="00C64FD1"/>
    <w:rsid w:val="00C6511A"/>
    <w:rsid w:val="00C6547C"/>
    <w:rsid w:val="00C65E30"/>
    <w:rsid w:val="00C660E6"/>
    <w:rsid w:val="00C662D3"/>
    <w:rsid w:val="00C66357"/>
    <w:rsid w:val="00C66529"/>
    <w:rsid w:val="00C66548"/>
    <w:rsid w:val="00C66C35"/>
    <w:rsid w:val="00C66DBB"/>
    <w:rsid w:val="00C66F94"/>
    <w:rsid w:val="00C6832F"/>
    <w:rsid w:val="00C70207"/>
    <w:rsid w:val="00C703EF"/>
    <w:rsid w:val="00C706D3"/>
    <w:rsid w:val="00C70B43"/>
    <w:rsid w:val="00C70CC5"/>
    <w:rsid w:val="00C711BC"/>
    <w:rsid w:val="00C718A9"/>
    <w:rsid w:val="00C719A4"/>
    <w:rsid w:val="00C71A7E"/>
    <w:rsid w:val="00C71AE1"/>
    <w:rsid w:val="00C7232C"/>
    <w:rsid w:val="00C725FD"/>
    <w:rsid w:val="00C7287D"/>
    <w:rsid w:val="00C732B3"/>
    <w:rsid w:val="00C7384C"/>
    <w:rsid w:val="00C73AFE"/>
    <w:rsid w:val="00C73C5C"/>
    <w:rsid w:val="00C73F9D"/>
    <w:rsid w:val="00C743B4"/>
    <w:rsid w:val="00C7457C"/>
    <w:rsid w:val="00C74E9D"/>
    <w:rsid w:val="00C75B03"/>
    <w:rsid w:val="00C75D3A"/>
    <w:rsid w:val="00C7627B"/>
    <w:rsid w:val="00C77023"/>
    <w:rsid w:val="00C77043"/>
    <w:rsid w:val="00C7710A"/>
    <w:rsid w:val="00C80124"/>
    <w:rsid w:val="00C80280"/>
    <w:rsid w:val="00C804ED"/>
    <w:rsid w:val="00C805A9"/>
    <w:rsid w:val="00C80766"/>
    <w:rsid w:val="00C80B63"/>
    <w:rsid w:val="00C80EE4"/>
    <w:rsid w:val="00C81212"/>
    <w:rsid w:val="00C815CE"/>
    <w:rsid w:val="00C816A2"/>
    <w:rsid w:val="00C81CF2"/>
    <w:rsid w:val="00C81FB8"/>
    <w:rsid w:val="00C820C9"/>
    <w:rsid w:val="00C82248"/>
    <w:rsid w:val="00C82535"/>
    <w:rsid w:val="00C82EE8"/>
    <w:rsid w:val="00C83096"/>
    <w:rsid w:val="00C83A2B"/>
    <w:rsid w:val="00C83A95"/>
    <w:rsid w:val="00C84498"/>
    <w:rsid w:val="00C8510B"/>
    <w:rsid w:val="00C85BF5"/>
    <w:rsid w:val="00C85DDC"/>
    <w:rsid w:val="00C85F84"/>
    <w:rsid w:val="00C8604A"/>
    <w:rsid w:val="00C8614A"/>
    <w:rsid w:val="00C86509"/>
    <w:rsid w:val="00C866F4"/>
    <w:rsid w:val="00C86873"/>
    <w:rsid w:val="00C86C57"/>
    <w:rsid w:val="00C86CFF"/>
    <w:rsid w:val="00C873C6"/>
    <w:rsid w:val="00C8781D"/>
    <w:rsid w:val="00C87831"/>
    <w:rsid w:val="00C87AEE"/>
    <w:rsid w:val="00C87BDA"/>
    <w:rsid w:val="00C90522"/>
    <w:rsid w:val="00C9078E"/>
    <w:rsid w:val="00C909C1"/>
    <w:rsid w:val="00C909DF"/>
    <w:rsid w:val="00C90A3A"/>
    <w:rsid w:val="00C912F7"/>
    <w:rsid w:val="00C91452"/>
    <w:rsid w:val="00C91ACC"/>
    <w:rsid w:val="00C92778"/>
    <w:rsid w:val="00C92A0F"/>
    <w:rsid w:val="00C92B85"/>
    <w:rsid w:val="00C93014"/>
    <w:rsid w:val="00C93402"/>
    <w:rsid w:val="00C93621"/>
    <w:rsid w:val="00C93679"/>
    <w:rsid w:val="00C93752"/>
    <w:rsid w:val="00C939D0"/>
    <w:rsid w:val="00C93AA2"/>
    <w:rsid w:val="00C93DAC"/>
    <w:rsid w:val="00C93E8E"/>
    <w:rsid w:val="00C942D6"/>
    <w:rsid w:val="00C94432"/>
    <w:rsid w:val="00C9453B"/>
    <w:rsid w:val="00C9472A"/>
    <w:rsid w:val="00C9484A"/>
    <w:rsid w:val="00C94B6C"/>
    <w:rsid w:val="00C94CE8"/>
    <w:rsid w:val="00C94E8C"/>
    <w:rsid w:val="00C951C8"/>
    <w:rsid w:val="00C95955"/>
    <w:rsid w:val="00C95A1D"/>
    <w:rsid w:val="00C95C67"/>
    <w:rsid w:val="00C95E07"/>
    <w:rsid w:val="00C96123"/>
    <w:rsid w:val="00C96DC6"/>
    <w:rsid w:val="00C96E3C"/>
    <w:rsid w:val="00C971C1"/>
    <w:rsid w:val="00C97D47"/>
    <w:rsid w:val="00C97E53"/>
    <w:rsid w:val="00C9C6E7"/>
    <w:rsid w:val="00CA073A"/>
    <w:rsid w:val="00CA0756"/>
    <w:rsid w:val="00CA0D13"/>
    <w:rsid w:val="00CA0D71"/>
    <w:rsid w:val="00CA0DA0"/>
    <w:rsid w:val="00CA0F83"/>
    <w:rsid w:val="00CA1F9A"/>
    <w:rsid w:val="00CA2656"/>
    <w:rsid w:val="00CA2BB1"/>
    <w:rsid w:val="00CA310B"/>
    <w:rsid w:val="00CA3809"/>
    <w:rsid w:val="00CA38F0"/>
    <w:rsid w:val="00CA3A4D"/>
    <w:rsid w:val="00CA3FCC"/>
    <w:rsid w:val="00CA4D91"/>
    <w:rsid w:val="00CA5318"/>
    <w:rsid w:val="00CA5CBF"/>
    <w:rsid w:val="00CA6441"/>
    <w:rsid w:val="00CA6971"/>
    <w:rsid w:val="00CA6D77"/>
    <w:rsid w:val="00CA6F0F"/>
    <w:rsid w:val="00CA755D"/>
    <w:rsid w:val="00CA76E2"/>
    <w:rsid w:val="00CA7C2F"/>
    <w:rsid w:val="00CA7F47"/>
    <w:rsid w:val="00CAAEF0"/>
    <w:rsid w:val="00CB02CB"/>
    <w:rsid w:val="00CB0560"/>
    <w:rsid w:val="00CB0AF7"/>
    <w:rsid w:val="00CB0B81"/>
    <w:rsid w:val="00CB0C84"/>
    <w:rsid w:val="00CB160E"/>
    <w:rsid w:val="00CB1B1D"/>
    <w:rsid w:val="00CB1B49"/>
    <w:rsid w:val="00CB2001"/>
    <w:rsid w:val="00CB211D"/>
    <w:rsid w:val="00CB2A68"/>
    <w:rsid w:val="00CB3782"/>
    <w:rsid w:val="00CB3AA0"/>
    <w:rsid w:val="00CB3DE5"/>
    <w:rsid w:val="00CB4425"/>
    <w:rsid w:val="00CB4689"/>
    <w:rsid w:val="00CB47A6"/>
    <w:rsid w:val="00CB48E9"/>
    <w:rsid w:val="00CB4EF3"/>
    <w:rsid w:val="00CB4FA0"/>
    <w:rsid w:val="00CB50C3"/>
    <w:rsid w:val="00CB526B"/>
    <w:rsid w:val="00CB5EFF"/>
    <w:rsid w:val="00CB6621"/>
    <w:rsid w:val="00CB6817"/>
    <w:rsid w:val="00CB6A79"/>
    <w:rsid w:val="00CB6BB3"/>
    <w:rsid w:val="00CB7053"/>
    <w:rsid w:val="00CB7513"/>
    <w:rsid w:val="00CB7C30"/>
    <w:rsid w:val="00CB7D78"/>
    <w:rsid w:val="00CB7DC2"/>
    <w:rsid w:val="00CB7E41"/>
    <w:rsid w:val="00CC00C8"/>
    <w:rsid w:val="00CC0494"/>
    <w:rsid w:val="00CC0691"/>
    <w:rsid w:val="00CC0C88"/>
    <w:rsid w:val="00CC0E00"/>
    <w:rsid w:val="00CC0F36"/>
    <w:rsid w:val="00CC125E"/>
    <w:rsid w:val="00CC17C8"/>
    <w:rsid w:val="00CC1A44"/>
    <w:rsid w:val="00CC1AA9"/>
    <w:rsid w:val="00CC23E2"/>
    <w:rsid w:val="00CC38CD"/>
    <w:rsid w:val="00CC3A5B"/>
    <w:rsid w:val="00CC3C06"/>
    <w:rsid w:val="00CC3CCC"/>
    <w:rsid w:val="00CC4157"/>
    <w:rsid w:val="00CC430C"/>
    <w:rsid w:val="00CC44FF"/>
    <w:rsid w:val="00CC462B"/>
    <w:rsid w:val="00CC5166"/>
    <w:rsid w:val="00CC54CA"/>
    <w:rsid w:val="00CC56A4"/>
    <w:rsid w:val="00CC571C"/>
    <w:rsid w:val="00CC57DE"/>
    <w:rsid w:val="00CC605D"/>
    <w:rsid w:val="00CC6401"/>
    <w:rsid w:val="00CC6877"/>
    <w:rsid w:val="00CC6A51"/>
    <w:rsid w:val="00CC762D"/>
    <w:rsid w:val="00CC76C8"/>
    <w:rsid w:val="00CC76E1"/>
    <w:rsid w:val="00CCB5DE"/>
    <w:rsid w:val="00CD04B4"/>
    <w:rsid w:val="00CD09BF"/>
    <w:rsid w:val="00CD13B3"/>
    <w:rsid w:val="00CD1624"/>
    <w:rsid w:val="00CD1737"/>
    <w:rsid w:val="00CD1B04"/>
    <w:rsid w:val="00CD274A"/>
    <w:rsid w:val="00CD27DD"/>
    <w:rsid w:val="00CD2964"/>
    <w:rsid w:val="00CD299F"/>
    <w:rsid w:val="00CD2E84"/>
    <w:rsid w:val="00CD32D6"/>
    <w:rsid w:val="00CD343A"/>
    <w:rsid w:val="00CD347D"/>
    <w:rsid w:val="00CD3567"/>
    <w:rsid w:val="00CD38FD"/>
    <w:rsid w:val="00CD3C37"/>
    <w:rsid w:val="00CD3C7F"/>
    <w:rsid w:val="00CD400B"/>
    <w:rsid w:val="00CD412C"/>
    <w:rsid w:val="00CD51CE"/>
    <w:rsid w:val="00CD56A7"/>
    <w:rsid w:val="00CD5784"/>
    <w:rsid w:val="00CD5BF7"/>
    <w:rsid w:val="00CD609D"/>
    <w:rsid w:val="00CD6166"/>
    <w:rsid w:val="00CD6260"/>
    <w:rsid w:val="00CD62A8"/>
    <w:rsid w:val="00CD63A4"/>
    <w:rsid w:val="00CD6DD8"/>
    <w:rsid w:val="00CD700E"/>
    <w:rsid w:val="00CD73B8"/>
    <w:rsid w:val="00CD79B1"/>
    <w:rsid w:val="00CD7A4A"/>
    <w:rsid w:val="00CE02E7"/>
    <w:rsid w:val="00CE0465"/>
    <w:rsid w:val="00CE0468"/>
    <w:rsid w:val="00CE0A51"/>
    <w:rsid w:val="00CE0F1F"/>
    <w:rsid w:val="00CE0F8D"/>
    <w:rsid w:val="00CE18E3"/>
    <w:rsid w:val="00CE1B72"/>
    <w:rsid w:val="00CE2595"/>
    <w:rsid w:val="00CE25DE"/>
    <w:rsid w:val="00CE2913"/>
    <w:rsid w:val="00CE29E7"/>
    <w:rsid w:val="00CE2D0C"/>
    <w:rsid w:val="00CE3414"/>
    <w:rsid w:val="00CE3434"/>
    <w:rsid w:val="00CE3440"/>
    <w:rsid w:val="00CE3663"/>
    <w:rsid w:val="00CE3918"/>
    <w:rsid w:val="00CE3A2B"/>
    <w:rsid w:val="00CE3A31"/>
    <w:rsid w:val="00CE4D08"/>
    <w:rsid w:val="00CE4E39"/>
    <w:rsid w:val="00CE4FB7"/>
    <w:rsid w:val="00CE5021"/>
    <w:rsid w:val="00CE5025"/>
    <w:rsid w:val="00CE56A1"/>
    <w:rsid w:val="00CE56FD"/>
    <w:rsid w:val="00CE623B"/>
    <w:rsid w:val="00CE69FE"/>
    <w:rsid w:val="00CE6A44"/>
    <w:rsid w:val="00CE6ECA"/>
    <w:rsid w:val="00CE71DC"/>
    <w:rsid w:val="00CE738E"/>
    <w:rsid w:val="00CE7AD3"/>
    <w:rsid w:val="00CE7C5F"/>
    <w:rsid w:val="00CF00BF"/>
    <w:rsid w:val="00CF02D1"/>
    <w:rsid w:val="00CF0956"/>
    <w:rsid w:val="00CF11ED"/>
    <w:rsid w:val="00CF1347"/>
    <w:rsid w:val="00CF16FE"/>
    <w:rsid w:val="00CF176C"/>
    <w:rsid w:val="00CF1A4E"/>
    <w:rsid w:val="00CF21DB"/>
    <w:rsid w:val="00CF239D"/>
    <w:rsid w:val="00CF2542"/>
    <w:rsid w:val="00CF289E"/>
    <w:rsid w:val="00CF29C4"/>
    <w:rsid w:val="00CF2BC6"/>
    <w:rsid w:val="00CF2F50"/>
    <w:rsid w:val="00CF37C4"/>
    <w:rsid w:val="00CF3B02"/>
    <w:rsid w:val="00CF400A"/>
    <w:rsid w:val="00CF42C7"/>
    <w:rsid w:val="00CF47D7"/>
    <w:rsid w:val="00CF4814"/>
    <w:rsid w:val="00CF5119"/>
    <w:rsid w:val="00CF52B3"/>
    <w:rsid w:val="00CF5994"/>
    <w:rsid w:val="00CF5A86"/>
    <w:rsid w:val="00CF6027"/>
    <w:rsid w:val="00CF68DD"/>
    <w:rsid w:val="00CF6F79"/>
    <w:rsid w:val="00CF73FC"/>
    <w:rsid w:val="00CF7DF5"/>
    <w:rsid w:val="00D00250"/>
    <w:rsid w:val="00D002B2"/>
    <w:rsid w:val="00D00483"/>
    <w:rsid w:val="00D005DA"/>
    <w:rsid w:val="00D00661"/>
    <w:rsid w:val="00D008C3"/>
    <w:rsid w:val="00D00B4F"/>
    <w:rsid w:val="00D00DB7"/>
    <w:rsid w:val="00D012C3"/>
    <w:rsid w:val="00D014BC"/>
    <w:rsid w:val="00D017EA"/>
    <w:rsid w:val="00D01895"/>
    <w:rsid w:val="00D01BA7"/>
    <w:rsid w:val="00D023B8"/>
    <w:rsid w:val="00D0292E"/>
    <w:rsid w:val="00D02FDA"/>
    <w:rsid w:val="00D03340"/>
    <w:rsid w:val="00D0369D"/>
    <w:rsid w:val="00D03A59"/>
    <w:rsid w:val="00D0442A"/>
    <w:rsid w:val="00D04607"/>
    <w:rsid w:val="00D046AA"/>
    <w:rsid w:val="00D0494B"/>
    <w:rsid w:val="00D04AC0"/>
    <w:rsid w:val="00D04B97"/>
    <w:rsid w:val="00D04DC7"/>
    <w:rsid w:val="00D051C7"/>
    <w:rsid w:val="00D053BB"/>
    <w:rsid w:val="00D054CF"/>
    <w:rsid w:val="00D0598D"/>
    <w:rsid w:val="00D05D21"/>
    <w:rsid w:val="00D065CB"/>
    <w:rsid w:val="00D06637"/>
    <w:rsid w:val="00D06D1B"/>
    <w:rsid w:val="00D06D92"/>
    <w:rsid w:val="00D0748D"/>
    <w:rsid w:val="00D07809"/>
    <w:rsid w:val="00D07933"/>
    <w:rsid w:val="00D0794B"/>
    <w:rsid w:val="00D0796E"/>
    <w:rsid w:val="00D07A91"/>
    <w:rsid w:val="00D07FCF"/>
    <w:rsid w:val="00D108E3"/>
    <w:rsid w:val="00D10B9C"/>
    <w:rsid w:val="00D10C67"/>
    <w:rsid w:val="00D10D52"/>
    <w:rsid w:val="00D11224"/>
    <w:rsid w:val="00D112E7"/>
    <w:rsid w:val="00D12FA1"/>
    <w:rsid w:val="00D13A06"/>
    <w:rsid w:val="00D13DA3"/>
    <w:rsid w:val="00D145AF"/>
    <w:rsid w:val="00D14605"/>
    <w:rsid w:val="00D146D9"/>
    <w:rsid w:val="00D14726"/>
    <w:rsid w:val="00D14951"/>
    <w:rsid w:val="00D14B9C"/>
    <w:rsid w:val="00D14BD5"/>
    <w:rsid w:val="00D14FEB"/>
    <w:rsid w:val="00D154C6"/>
    <w:rsid w:val="00D15627"/>
    <w:rsid w:val="00D15638"/>
    <w:rsid w:val="00D16047"/>
    <w:rsid w:val="00D16215"/>
    <w:rsid w:val="00D1642D"/>
    <w:rsid w:val="00D1645D"/>
    <w:rsid w:val="00D165D3"/>
    <w:rsid w:val="00D16772"/>
    <w:rsid w:val="00D17680"/>
    <w:rsid w:val="00D179A0"/>
    <w:rsid w:val="00D17CB6"/>
    <w:rsid w:val="00D2022D"/>
    <w:rsid w:val="00D202BF"/>
    <w:rsid w:val="00D203A5"/>
    <w:rsid w:val="00D2073F"/>
    <w:rsid w:val="00D20984"/>
    <w:rsid w:val="00D20EA3"/>
    <w:rsid w:val="00D21366"/>
    <w:rsid w:val="00D21718"/>
    <w:rsid w:val="00D22625"/>
    <w:rsid w:val="00D226F3"/>
    <w:rsid w:val="00D227F9"/>
    <w:rsid w:val="00D229E6"/>
    <w:rsid w:val="00D22A4C"/>
    <w:rsid w:val="00D22B57"/>
    <w:rsid w:val="00D22E59"/>
    <w:rsid w:val="00D22F7D"/>
    <w:rsid w:val="00D23CBD"/>
    <w:rsid w:val="00D23F78"/>
    <w:rsid w:val="00D2402C"/>
    <w:rsid w:val="00D24B3E"/>
    <w:rsid w:val="00D24C54"/>
    <w:rsid w:val="00D24F88"/>
    <w:rsid w:val="00D252B5"/>
    <w:rsid w:val="00D25669"/>
    <w:rsid w:val="00D2570B"/>
    <w:rsid w:val="00D2579B"/>
    <w:rsid w:val="00D25CE3"/>
    <w:rsid w:val="00D2618C"/>
    <w:rsid w:val="00D26269"/>
    <w:rsid w:val="00D263D0"/>
    <w:rsid w:val="00D2650E"/>
    <w:rsid w:val="00D26BAA"/>
    <w:rsid w:val="00D27001"/>
    <w:rsid w:val="00D270E8"/>
    <w:rsid w:val="00D2719A"/>
    <w:rsid w:val="00D27C56"/>
    <w:rsid w:val="00D3019B"/>
    <w:rsid w:val="00D301D2"/>
    <w:rsid w:val="00D30CF8"/>
    <w:rsid w:val="00D3141C"/>
    <w:rsid w:val="00D3183B"/>
    <w:rsid w:val="00D31867"/>
    <w:rsid w:val="00D31B21"/>
    <w:rsid w:val="00D31B8F"/>
    <w:rsid w:val="00D31DE0"/>
    <w:rsid w:val="00D3200E"/>
    <w:rsid w:val="00D32185"/>
    <w:rsid w:val="00D3241B"/>
    <w:rsid w:val="00D32C49"/>
    <w:rsid w:val="00D33271"/>
    <w:rsid w:val="00D332A6"/>
    <w:rsid w:val="00D33812"/>
    <w:rsid w:val="00D339CD"/>
    <w:rsid w:val="00D33D73"/>
    <w:rsid w:val="00D33F8E"/>
    <w:rsid w:val="00D35048"/>
    <w:rsid w:val="00D35321"/>
    <w:rsid w:val="00D35833"/>
    <w:rsid w:val="00D35849"/>
    <w:rsid w:val="00D35FC4"/>
    <w:rsid w:val="00D360B9"/>
    <w:rsid w:val="00D36209"/>
    <w:rsid w:val="00D36542"/>
    <w:rsid w:val="00D36586"/>
    <w:rsid w:val="00D36DA8"/>
    <w:rsid w:val="00D370EB"/>
    <w:rsid w:val="00D3727B"/>
    <w:rsid w:val="00D376DB"/>
    <w:rsid w:val="00D37E96"/>
    <w:rsid w:val="00D40181"/>
    <w:rsid w:val="00D409FC"/>
    <w:rsid w:val="00D40E5F"/>
    <w:rsid w:val="00D4134A"/>
    <w:rsid w:val="00D418ED"/>
    <w:rsid w:val="00D41944"/>
    <w:rsid w:val="00D41B73"/>
    <w:rsid w:val="00D426FC"/>
    <w:rsid w:val="00D43241"/>
    <w:rsid w:val="00D43266"/>
    <w:rsid w:val="00D43C38"/>
    <w:rsid w:val="00D43DDB"/>
    <w:rsid w:val="00D43F11"/>
    <w:rsid w:val="00D44263"/>
    <w:rsid w:val="00D44AD8"/>
    <w:rsid w:val="00D454A3"/>
    <w:rsid w:val="00D45BE1"/>
    <w:rsid w:val="00D461BA"/>
    <w:rsid w:val="00D474C5"/>
    <w:rsid w:val="00D476C5"/>
    <w:rsid w:val="00D477B6"/>
    <w:rsid w:val="00D5061A"/>
    <w:rsid w:val="00D50788"/>
    <w:rsid w:val="00D50A01"/>
    <w:rsid w:val="00D50A0A"/>
    <w:rsid w:val="00D50B01"/>
    <w:rsid w:val="00D50D69"/>
    <w:rsid w:val="00D51506"/>
    <w:rsid w:val="00D515C8"/>
    <w:rsid w:val="00D519A6"/>
    <w:rsid w:val="00D51C97"/>
    <w:rsid w:val="00D51EC5"/>
    <w:rsid w:val="00D522EF"/>
    <w:rsid w:val="00D52E3C"/>
    <w:rsid w:val="00D53201"/>
    <w:rsid w:val="00D5373B"/>
    <w:rsid w:val="00D53801"/>
    <w:rsid w:val="00D5436B"/>
    <w:rsid w:val="00D546B8"/>
    <w:rsid w:val="00D547D5"/>
    <w:rsid w:val="00D54EBA"/>
    <w:rsid w:val="00D55406"/>
    <w:rsid w:val="00D55671"/>
    <w:rsid w:val="00D5572C"/>
    <w:rsid w:val="00D5656A"/>
    <w:rsid w:val="00D56B18"/>
    <w:rsid w:val="00D56B71"/>
    <w:rsid w:val="00D57182"/>
    <w:rsid w:val="00D576BB"/>
    <w:rsid w:val="00D578C5"/>
    <w:rsid w:val="00D6050F"/>
    <w:rsid w:val="00D6083D"/>
    <w:rsid w:val="00D60861"/>
    <w:rsid w:val="00D6097F"/>
    <w:rsid w:val="00D611FF"/>
    <w:rsid w:val="00D61236"/>
    <w:rsid w:val="00D6140D"/>
    <w:rsid w:val="00D6226A"/>
    <w:rsid w:val="00D6268A"/>
    <w:rsid w:val="00D62B06"/>
    <w:rsid w:val="00D6318E"/>
    <w:rsid w:val="00D63246"/>
    <w:rsid w:val="00D640EA"/>
    <w:rsid w:val="00D64680"/>
    <w:rsid w:val="00D64AB1"/>
    <w:rsid w:val="00D650D0"/>
    <w:rsid w:val="00D6532F"/>
    <w:rsid w:val="00D655BB"/>
    <w:rsid w:val="00D65B36"/>
    <w:rsid w:val="00D65BB4"/>
    <w:rsid w:val="00D66069"/>
    <w:rsid w:val="00D669D5"/>
    <w:rsid w:val="00D67040"/>
    <w:rsid w:val="00D67182"/>
    <w:rsid w:val="00D6728A"/>
    <w:rsid w:val="00D70621"/>
    <w:rsid w:val="00D711CF"/>
    <w:rsid w:val="00D7141D"/>
    <w:rsid w:val="00D715B4"/>
    <w:rsid w:val="00D72930"/>
    <w:rsid w:val="00D73297"/>
    <w:rsid w:val="00D73353"/>
    <w:rsid w:val="00D7354A"/>
    <w:rsid w:val="00D7378E"/>
    <w:rsid w:val="00D74327"/>
    <w:rsid w:val="00D74E7A"/>
    <w:rsid w:val="00D75045"/>
    <w:rsid w:val="00D750ED"/>
    <w:rsid w:val="00D75381"/>
    <w:rsid w:val="00D75919"/>
    <w:rsid w:val="00D7696D"/>
    <w:rsid w:val="00D76CEA"/>
    <w:rsid w:val="00D76F97"/>
    <w:rsid w:val="00D7719C"/>
    <w:rsid w:val="00D77280"/>
    <w:rsid w:val="00D77299"/>
    <w:rsid w:val="00D7731A"/>
    <w:rsid w:val="00D77A09"/>
    <w:rsid w:val="00D77A30"/>
    <w:rsid w:val="00D77CA6"/>
    <w:rsid w:val="00D77D81"/>
    <w:rsid w:val="00D794B2"/>
    <w:rsid w:val="00D801C3"/>
    <w:rsid w:val="00D804C9"/>
    <w:rsid w:val="00D8054E"/>
    <w:rsid w:val="00D809BB"/>
    <w:rsid w:val="00D80A95"/>
    <w:rsid w:val="00D81462"/>
    <w:rsid w:val="00D817E4"/>
    <w:rsid w:val="00D81932"/>
    <w:rsid w:val="00D81F2A"/>
    <w:rsid w:val="00D82C46"/>
    <w:rsid w:val="00D82EBE"/>
    <w:rsid w:val="00D83324"/>
    <w:rsid w:val="00D83961"/>
    <w:rsid w:val="00D84597"/>
    <w:rsid w:val="00D84823"/>
    <w:rsid w:val="00D849FD"/>
    <w:rsid w:val="00D84A84"/>
    <w:rsid w:val="00D84C91"/>
    <w:rsid w:val="00D85C6F"/>
    <w:rsid w:val="00D85E40"/>
    <w:rsid w:val="00D8632C"/>
    <w:rsid w:val="00D863D7"/>
    <w:rsid w:val="00D86481"/>
    <w:rsid w:val="00D8672F"/>
    <w:rsid w:val="00D86904"/>
    <w:rsid w:val="00D86FFF"/>
    <w:rsid w:val="00D8767E"/>
    <w:rsid w:val="00D90250"/>
    <w:rsid w:val="00D9067B"/>
    <w:rsid w:val="00D9080B"/>
    <w:rsid w:val="00D90F1B"/>
    <w:rsid w:val="00D911FD"/>
    <w:rsid w:val="00D91342"/>
    <w:rsid w:val="00D919B0"/>
    <w:rsid w:val="00D91C2F"/>
    <w:rsid w:val="00D91E59"/>
    <w:rsid w:val="00D922F6"/>
    <w:rsid w:val="00D92475"/>
    <w:rsid w:val="00D92B76"/>
    <w:rsid w:val="00D92F5B"/>
    <w:rsid w:val="00D92FE1"/>
    <w:rsid w:val="00D9321E"/>
    <w:rsid w:val="00D9322D"/>
    <w:rsid w:val="00D93C0F"/>
    <w:rsid w:val="00D93E86"/>
    <w:rsid w:val="00D94304"/>
    <w:rsid w:val="00D94306"/>
    <w:rsid w:val="00D9436F"/>
    <w:rsid w:val="00D94FA3"/>
    <w:rsid w:val="00D95614"/>
    <w:rsid w:val="00D95827"/>
    <w:rsid w:val="00D958BD"/>
    <w:rsid w:val="00D95DBE"/>
    <w:rsid w:val="00D9620A"/>
    <w:rsid w:val="00D964BF"/>
    <w:rsid w:val="00D964D1"/>
    <w:rsid w:val="00D964EA"/>
    <w:rsid w:val="00D96890"/>
    <w:rsid w:val="00D96BD0"/>
    <w:rsid w:val="00D97120"/>
    <w:rsid w:val="00D9749D"/>
    <w:rsid w:val="00D975A4"/>
    <w:rsid w:val="00D97B13"/>
    <w:rsid w:val="00DA049B"/>
    <w:rsid w:val="00DA0C7E"/>
    <w:rsid w:val="00DA0D19"/>
    <w:rsid w:val="00DA0ECD"/>
    <w:rsid w:val="00DA0EDA"/>
    <w:rsid w:val="00DA0F66"/>
    <w:rsid w:val="00DA120B"/>
    <w:rsid w:val="00DA131C"/>
    <w:rsid w:val="00DA149D"/>
    <w:rsid w:val="00DA192D"/>
    <w:rsid w:val="00DA196F"/>
    <w:rsid w:val="00DA1C50"/>
    <w:rsid w:val="00DA1DEA"/>
    <w:rsid w:val="00DA216D"/>
    <w:rsid w:val="00DA21EC"/>
    <w:rsid w:val="00DA2C23"/>
    <w:rsid w:val="00DA2CBB"/>
    <w:rsid w:val="00DA3526"/>
    <w:rsid w:val="00DA385A"/>
    <w:rsid w:val="00DA39EB"/>
    <w:rsid w:val="00DA46CA"/>
    <w:rsid w:val="00DA46FF"/>
    <w:rsid w:val="00DA4CE7"/>
    <w:rsid w:val="00DA4DB5"/>
    <w:rsid w:val="00DA565A"/>
    <w:rsid w:val="00DA5F34"/>
    <w:rsid w:val="00DA5FB4"/>
    <w:rsid w:val="00DA6056"/>
    <w:rsid w:val="00DA6396"/>
    <w:rsid w:val="00DA6488"/>
    <w:rsid w:val="00DA64DA"/>
    <w:rsid w:val="00DA6AE9"/>
    <w:rsid w:val="00DA6E75"/>
    <w:rsid w:val="00DA7198"/>
    <w:rsid w:val="00DA7CBD"/>
    <w:rsid w:val="00DA7D6B"/>
    <w:rsid w:val="00DB0181"/>
    <w:rsid w:val="00DB06C0"/>
    <w:rsid w:val="00DB08E4"/>
    <w:rsid w:val="00DB0CAB"/>
    <w:rsid w:val="00DB0F15"/>
    <w:rsid w:val="00DB11D7"/>
    <w:rsid w:val="00DB16B2"/>
    <w:rsid w:val="00DB1A94"/>
    <w:rsid w:val="00DB1ADD"/>
    <w:rsid w:val="00DB1D6E"/>
    <w:rsid w:val="00DB1E4F"/>
    <w:rsid w:val="00DB1E95"/>
    <w:rsid w:val="00DB1EB7"/>
    <w:rsid w:val="00DB1F6E"/>
    <w:rsid w:val="00DB22EB"/>
    <w:rsid w:val="00DB2432"/>
    <w:rsid w:val="00DB28D4"/>
    <w:rsid w:val="00DB2D09"/>
    <w:rsid w:val="00DB2FBB"/>
    <w:rsid w:val="00DB360E"/>
    <w:rsid w:val="00DB3C96"/>
    <w:rsid w:val="00DB3DD4"/>
    <w:rsid w:val="00DB3EBC"/>
    <w:rsid w:val="00DB453E"/>
    <w:rsid w:val="00DB47BD"/>
    <w:rsid w:val="00DB4AA8"/>
    <w:rsid w:val="00DB5305"/>
    <w:rsid w:val="00DB5417"/>
    <w:rsid w:val="00DB548B"/>
    <w:rsid w:val="00DB5DF6"/>
    <w:rsid w:val="00DB6499"/>
    <w:rsid w:val="00DB6A3E"/>
    <w:rsid w:val="00DB6D46"/>
    <w:rsid w:val="00DB71C1"/>
    <w:rsid w:val="00DB72B7"/>
    <w:rsid w:val="00DB72DA"/>
    <w:rsid w:val="00DB7327"/>
    <w:rsid w:val="00DB7455"/>
    <w:rsid w:val="00DB7503"/>
    <w:rsid w:val="00DB7938"/>
    <w:rsid w:val="00DB7946"/>
    <w:rsid w:val="00DB7AC9"/>
    <w:rsid w:val="00DB7B53"/>
    <w:rsid w:val="00DC08F4"/>
    <w:rsid w:val="00DC0EC7"/>
    <w:rsid w:val="00DC125A"/>
    <w:rsid w:val="00DC12DF"/>
    <w:rsid w:val="00DC1407"/>
    <w:rsid w:val="00DC15CC"/>
    <w:rsid w:val="00DC3116"/>
    <w:rsid w:val="00DC3F23"/>
    <w:rsid w:val="00DC3F49"/>
    <w:rsid w:val="00DC43C2"/>
    <w:rsid w:val="00DC472E"/>
    <w:rsid w:val="00DC4CDE"/>
    <w:rsid w:val="00DC4FC1"/>
    <w:rsid w:val="00DC51B9"/>
    <w:rsid w:val="00DC52E7"/>
    <w:rsid w:val="00DC688C"/>
    <w:rsid w:val="00DC68FD"/>
    <w:rsid w:val="00DC6E0E"/>
    <w:rsid w:val="00DC798E"/>
    <w:rsid w:val="00DD00A1"/>
    <w:rsid w:val="00DD0759"/>
    <w:rsid w:val="00DD07E3"/>
    <w:rsid w:val="00DD08D6"/>
    <w:rsid w:val="00DD08E7"/>
    <w:rsid w:val="00DD098E"/>
    <w:rsid w:val="00DD09DF"/>
    <w:rsid w:val="00DD108F"/>
    <w:rsid w:val="00DD15AF"/>
    <w:rsid w:val="00DD174B"/>
    <w:rsid w:val="00DD1900"/>
    <w:rsid w:val="00DD1D35"/>
    <w:rsid w:val="00DD1F01"/>
    <w:rsid w:val="00DD2882"/>
    <w:rsid w:val="00DD2C62"/>
    <w:rsid w:val="00DD306F"/>
    <w:rsid w:val="00DD32A6"/>
    <w:rsid w:val="00DD3460"/>
    <w:rsid w:val="00DD34C3"/>
    <w:rsid w:val="00DD3742"/>
    <w:rsid w:val="00DD3A05"/>
    <w:rsid w:val="00DD3C1B"/>
    <w:rsid w:val="00DD3D9B"/>
    <w:rsid w:val="00DD4194"/>
    <w:rsid w:val="00DD42C1"/>
    <w:rsid w:val="00DD436C"/>
    <w:rsid w:val="00DD4591"/>
    <w:rsid w:val="00DD48E9"/>
    <w:rsid w:val="00DD4B98"/>
    <w:rsid w:val="00DD4EF5"/>
    <w:rsid w:val="00DD4FFC"/>
    <w:rsid w:val="00DD54BD"/>
    <w:rsid w:val="00DD5717"/>
    <w:rsid w:val="00DD5862"/>
    <w:rsid w:val="00DD5C82"/>
    <w:rsid w:val="00DD5DD8"/>
    <w:rsid w:val="00DD6504"/>
    <w:rsid w:val="00DD6BB4"/>
    <w:rsid w:val="00DD6EFE"/>
    <w:rsid w:val="00DD74A4"/>
    <w:rsid w:val="00DD7A21"/>
    <w:rsid w:val="00DD7A47"/>
    <w:rsid w:val="00DD7AB3"/>
    <w:rsid w:val="00DD7D1A"/>
    <w:rsid w:val="00DDB66F"/>
    <w:rsid w:val="00DE0005"/>
    <w:rsid w:val="00DE002B"/>
    <w:rsid w:val="00DE02A7"/>
    <w:rsid w:val="00DE02BA"/>
    <w:rsid w:val="00DE0628"/>
    <w:rsid w:val="00DE065E"/>
    <w:rsid w:val="00DE07E6"/>
    <w:rsid w:val="00DE0CCE"/>
    <w:rsid w:val="00DE0D86"/>
    <w:rsid w:val="00DE0EFC"/>
    <w:rsid w:val="00DE101E"/>
    <w:rsid w:val="00DE10B9"/>
    <w:rsid w:val="00DE11B6"/>
    <w:rsid w:val="00DE155D"/>
    <w:rsid w:val="00DE15E3"/>
    <w:rsid w:val="00DE18B5"/>
    <w:rsid w:val="00DE23AC"/>
    <w:rsid w:val="00DE2628"/>
    <w:rsid w:val="00DE270E"/>
    <w:rsid w:val="00DE2ECA"/>
    <w:rsid w:val="00DE3347"/>
    <w:rsid w:val="00DE3E4D"/>
    <w:rsid w:val="00DE4901"/>
    <w:rsid w:val="00DE4C23"/>
    <w:rsid w:val="00DE5045"/>
    <w:rsid w:val="00DE51CD"/>
    <w:rsid w:val="00DE5373"/>
    <w:rsid w:val="00DE5946"/>
    <w:rsid w:val="00DE5B42"/>
    <w:rsid w:val="00DE5B89"/>
    <w:rsid w:val="00DE5C39"/>
    <w:rsid w:val="00DE60E4"/>
    <w:rsid w:val="00DE60FC"/>
    <w:rsid w:val="00DE633E"/>
    <w:rsid w:val="00DE66BB"/>
    <w:rsid w:val="00DE71E4"/>
    <w:rsid w:val="00DE7C69"/>
    <w:rsid w:val="00DE7CC7"/>
    <w:rsid w:val="00DF0416"/>
    <w:rsid w:val="00DF0699"/>
    <w:rsid w:val="00DF0BD6"/>
    <w:rsid w:val="00DF10E9"/>
    <w:rsid w:val="00DF1246"/>
    <w:rsid w:val="00DF137A"/>
    <w:rsid w:val="00DF1524"/>
    <w:rsid w:val="00DF1667"/>
    <w:rsid w:val="00DF1817"/>
    <w:rsid w:val="00DF2058"/>
    <w:rsid w:val="00DF2D4F"/>
    <w:rsid w:val="00DF2E48"/>
    <w:rsid w:val="00DF2F82"/>
    <w:rsid w:val="00DF397C"/>
    <w:rsid w:val="00DF3CD4"/>
    <w:rsid w:val="00DF466C"/>
    <w:rsid w:val="00DF484E"/>
    <w:rsid w:val="00DF4A49"/>
    <w:rsid w:val="00DF4F78"/>
    <w:rsid w:val="00DF52AA"/>
    <w:rsid w:val="00DF5A57"/>
    <w:rsid w:val="00DF6E53"/>
    <w:rsid w:val="00DF70AB"/>
    <w:rsid w:val="00DF713C"/>
    <w:rsid w:val="00DF73CE"/>
    <w:rsid w:val="00E00580"/>
    <w:rsid w:val="00E0128E"/>
    <w:rsid w:val="00E0164A"/>
    <w:rsid w:val="00E01916"/>
    <w:rsid w:val="00E01985"/>
    <w:rsid w:val="00E01AAA"/>
    <w:rsid w:val="00E01F08"/>
    <w:rsid w:val="00E021DB"/>
    <w:rsid w:val="00E02412"/>
    <w:rsid w:val="00E033B1"/>
    <w:rsid w:val="00E034EE"/>
    <w:rsid w:val="00E0363F"/>
    <w:rsid w:val="00E038D4"/>
    <w:rsid w:val="00E03F05"/>
    <w:rsid w:val="00E03FD1"/>
    <w:rsid w:val="00E043A1"/>
    <w:rsid w:val="00E0464E"/>
    <w:rsid w:val="00E046A8"/>
    <w:rsid w:val="00E04E9F"/>
    <w:rsid w:val="00E05146"/>
    <w:rsid w:val="00E05880"/>
    <w:rsid w:val="00E05A1A"/>
    <w:rsid w:val="00E05A8A"/>
    <w:rsid w:val="00E05BF6"/>
    <w:rsid w:val="00E06049"/>
    <w:rsid w:val="00E0609F"/>
    <w:rsid w:val="00E06408"/>
    <w:rsid w:val="00E06B2D"/>
    <w:rsid w:val="00E073A3"/>
    <w:rsid w:val="00E07514"/>
    <w:rsid w:val="00E07559"/>
    <w:rsid w:val="00E0763F"/>
    <w:rsid w:val="00E0796B"/>
    <w:rsid w:val="00E07BAA"/>
    <w:rsid w:val="00E1004F"/>
    <w:rsid w:val="00E10ACC"/>
    <w:rsid w:val="00E10B50"/>
    <w:rsid w:val="00E10EB2"/>
    <w:rsid w:val="00E11090"/>
    <w:rsid w:val="00E1124C"/>
    <w:rsid w:val="00E11400"/>
    <w:rsid w:val="00E1154B"/>
    <w:rsid w:val="00E118ED"/>
    <w:rsid w:val="00E12421"/>
    <w:rsid w:val="00E124D8"/>
    <w:rsid w:val="00E12501"/>
    <w:rsid w:val="00E12844"/>
    <w:rsid w:val="00E13313"/>
    <w:rsid w:val="00E138B6"/>
    <w:rsid w:val="00E13FAF"/>
    <w:rsid w:val="00E143A0"/>
    <w:rsid w:val="00E144BD"/>
    <w:rsid w:val="00E14A0B"/>
    <w:rsid w:val="00E14B40"/>
    <w:rsid w:val="00E14DA3"/>
    <w:rsid w:val="00E14FA8"/>
    <w:rsid w:val="00E150B4"/>
    <w:rsid w:val="00E15849"/>
    <w:rsid w:val="00E15921"/>
    <w:rsid w:val="00E15BEE"/>
    <w:rsid w:val="00E15C07"/>
    <w:rsid w:val="00E1615C"/>
    <w:rsid w:val="00E162D6"/>
    <w:rsid w:val="00E165DB"/>
    <w:rsid w:val="00E1668C"/>
    <w:rsid w:val="00E16A1B"/>
    <w:rsid w:val="00E16D80"/>
    <w:rsid w:val="00E17004"/>
    <w:rsid w:val="00E1774B"/>
    <w:rsid w:val="00E17918"/>
    <w:rsid w:val="00E17981"/>
    <w:rsid w:val="00E17CF4"/>
    <w:rsid w:val="00E17ECB"/>
    <w:rsid w:val="00E17F50"/>
    <w:rsid w:val="00E17F59"/>
    <w:rsid w:val="00E17F8D"/>
    <w:rsid w:val="00E202CB"/>
    <w:rsid w:val="00E209AC"/>
    <w:rsid w:val="00E20D7D"/>
    <w:rsid w:val="00E2299E"/>
    <w:rsid w:val="00E22E3D"/>
    <w:rsid w:val="00E22E44"/>
    <w:rsid w:val="00E22E79"/>
    <w:rsid w:val="00E22EEC"/>
    <w:rsid w:val="00E22F73"/>
    <w:rsid w:val="00E23899"/>
    <w:rsid w:val="00E23A76"/>
    <w:rsid w:val="00E24236"/>
    <w:rsid w:val="00E244F7"/>
    <w:rsid w:val="00E24721"/>
    <w:rsid w:val="00E24B00"/>
    <w:rsid w:val="00E24E0E"/>
    <w:rsid w:val="00E252E2"/>
    <w:rsid w:val="00E253F4"/>
    <w:rsid w:val="00E25488"/>
    <w:rsid w:val="00E259E0"/>
    <w:rsid w:val="00E25B92"/>
    <w:rsid w:val="00E2626F"/>
    <w:rsid w:val="00E26852"/>
    <w:rsid w:val="00E275CA"/>
    <w:rsid w:val="00E27717"/>
    <w:rsid w:val="00E279A7"/>
    <w:rsid w:val="00E27CD3"/>
    <w:rsid w:val="00E30034"/>
    <w:rsid w:val="00E301DD"/>
    <w:rsid w:val="00E30358"/>
    <w:rsid w:val="00E30574"/>
    <w:rsid w:val="00E30904"/>
    <w:rsid w:val="00E30A89"/>
    <w:rsid w:val="00E31037"/>
    <w:rsid w:val="00E31BBD"/>
    <w:rsid w:val="00E31E0F"/>
    <w:rsid w:val="00E32899"/>
    <w:rsid w:val="00E32E3F"/>
    <w:rsid w:val="00E32FD5"/>
    <w:rsid w:val="00E33143"/>
    <w:rsid w:val="00E3330E"/>
    <w:rsid w:val="00E338F4"/>
    <w:rsid w:val="00E33929"/>
    <w:rsid w:val="00E33CFE"/>
    <w:rsid w:val="00E33D80"/>
    <w:rsid w:val="00E33FB2"/>
    <w:rsid w:val="00E340AF"/>
    <w:rsid w:val="00E34F4A"/>
    <w:rsid w:val="00E350F4"/>
    <w:rsid w:val="00E3511C"/>
    <w:rsid w:val="00E3560A"/>
    <w:rsid w:val="00E35A63"/>
    <w:rsid w:val="00E362F9"/>
    <w:rsid w:val="00E36362"/>
    <w:rsid w:val="00E36412"/>
    <w:rsid w:val="00E36565"/>
    <w:rsid w:val="00E369ED"/>
    <w:rsid w:val="00E36B42"/>
    <w:rsid w:val="00E36C70"/>
    <w:rsid w:val="00E36F07"/>
    <w:rsid w:val="00E36F74"/>
    <w:rsid w:val="00E37378"/>
    <w:rsid w:val="00E3739F"/>
    <w:rsid w:val="00E376E7"/>
    <w:rsid w:val="00E37B9D"/>
    <w:rsid w:val="00E4015A"/>
    <w:rsid w:val="00E40415"/>
    <w:rsid w:val="00E4047E"/>
    <w:rsid w:val="00E40C27"/>
    <w:rsid w:val="00E40D7D"/>
    <w:rsid w:val="00E4107D"/>
    <w:rsid w:val="00E4129C"/>
    <w:rsid w:val="00E415F0"/>
    <w:rsid w:val="00E42111"/>
    <w:rsid w:val="00E422B7"/>
    <w:rsid w:val="00E42331"/>
    <w:rsid w:val="00E42AEE"/>
    <w:rsid w:val="00E42E2B"/>
    <w:rsid w:val="00E4353F"/>
    <w:rsid w:val="00E43971"/>
    <w:rsid w:val="00E43F15"/>
    <w:rsid w:val="00E44029"/>
    <w:rsid w:val="00E44067"/>
    <w:rsid w:val="00E44478"/>
    <w:rsid w:val="00E44929"/>
    <w:rsid w:val="00E44CB9"/>
    <w:rsid w:val="00E44FA6"/>
    <w:rsid w:val="00E457BF"/>
    <w:rsid w:val="00E460CC"/>
    <w:rsid w:val="00E4612E"/>
    <w:rsid w:val="00E468AA"/>
    <w:rsid w:val="00E469C6"/>
    <w:rsid w:val="00E46CDB"/>
    <w:rsid w:val="00E47122"/>
    <w:rsid w:val="00E4726D"/>
    <w:rsid w:val="00E47280"/>
    <w:rsid w:val="00E47AE1"/>
    <w:rsid w:val="00E47DF7"/>
    <w:rsid w:val="00E50167"/>
    <w:rsid w:val="00E502CF"/>
    <w:rsid w:val="00E5033D"/>
    <w:rsid w:val="00E503D7"/>
    <w:rsid w:val="00E50773"/>
    <w:rsid w:val="00E50F59"/>
    <w:rsid w:val="00E510B7"/>
    <w:rsid w:val="00E51186"/>
    <w:rsid w:val="00E515C7"/>
    <w:rsid w:val="00E51F48"/>
    <w:rsid w:val="00E52093"/>
    <w:rsid w:val="00E532FA"/>
    <w:rsid w:val="00E53556"/>
    <w:rsid w:val="00E53633"/>
    <w:rsid w:val="00E54241"/>
    <w:rsid w:val="00E542D4"/>
    <w:rsid w:val="00E5478C"/>
    <w:rsid w:val="00E54A61"/>
    <w:rsid w:val="00E54F31"/>
    <w:rsid w:val="00E54F8B"/>
    <w:rsid w:val="00E550E4"/>
    <w:rsid w:val="00E55167"/>
    <w:rsid w:val="00E5521E"/>
    <w:rsid w:val="00E5523B"/>
    <w:rsid w:val="00E55A70"/>
    <w:rsid w:val="00E55DDF"/>
    <w:rsid w:val="00E55E17"/>
    <w:rsid w:val="00E561AC"/>
    <w:rsid w:val="00E56C25"/>
    <w:rsid w:val="00E57A2B"/>
    <w:rsid w:val="00E57BAE"/>
    <w:rsid w:val="00E57CC8"/>
    <w:rsid w:val="00E57D72"/>
    <w:rsid w:val="00E57E24"/>
    <w:rsid w:val="00E58EE6"/>
    <w:rsid w:val="00E6075B"/>
    <w:rsid w:val="00E60C8D"/>
    <w:rsid w:val="00E60CFD"/>
    <w:rsid w:val="00E60E94"/>
    <w:rsid w:val="00E61225"/>
    <w:rsid w:val="00E61665"/>
    <w:rsid w:val="00E6188E"/>
    <w:rsid w:val="00E61E4C"/>
    <w:rsid w:val="00E61EE3"/>
    <w:rsid w:val="00E6266D"/>
    <w:rsid w:val="00E63800"/>
    <w:rsid w:val="00E638F3"/>
    <w:rsid w:val="00E63C10"/>
    <w:rsid w:val="00E63F49"/>
    <w:rsid w:val="00E6407E"/>
    <w:rsid w:val="00E64411"/>
    <w:rsid w:val="00E64517"/>
    <w:rsid w:val="00E646AD"/>
    <w:rsid w:val="00E646FC"/>
    <w:rsid w:val="00E64876"/>
    <w:rsid w:val="00E64F7D"/>
    <w:rsid w:val="00E65464"/>
    <w:rsid w:val="00E6552A"/>
    <w:rsid w:val="00E65682"/>
    <w:rsid w:val="00E65710"/>
    <w:rsid w:val="00E65E4D"/>
    <w:rsid w:val="00E65E68"/>
    <w:rsid w:val="00E662B1"/>
    <w:rsid w:val="00E6649A"/>
    <w:rsid w:val="00E66580"/>
    <w:rsid w:val="00E665C5"/>
    <w:rsid w:val="00E66CE3"/>
    <w:rsid w:val="00E66D71"/>
    <w:rsid w:val="00E67189"/>
    <w:rsid w:val="00E67799"/>
    <w:rsid w:val="00E67A73"/>
    <w:rsid w:val="00E70082"/>
    <w:rsid w:val="00E705BB"/>
    <w:rsid w:val="00E70ABB"/>
    <w:rsid w:val="00E71103"/>
    <w:rsid w:val="00E711C2"/>
    <w:rsid w:val="00E71391"/>
    <w:rsid w:val="00E714AE"/>
    <w:rsid w:val="00E72526"/>
    <w:rsid w:val="00E7269B"/>
    <w:rsid w:val="00E73A86"/>
    <w:rsid w:val="00E73C68"/>
    <w:rsid w:val="00E74356"/>
    <w:rsid w:val="00E74771"/>
    <w:rsid w:val="00E74B77"/>
    <w:rsid w:val="00E74F9A"/>
    <w:rsid w:val="00E7537A"/>
    <w:rsid w:val="00E753DC"/>
    <w:rsid w:val="00E759B6"/>
    <w:rsid w:val="00E75BC3"/>
    <w:rsid w:val="00E75C10"/>
    <w:rsid w:val="00E75E92"/>
    <w:rsid w:val="00E76158"/>
    <w:rsid w:val="00E76791"/>
    <w:rsid w:val="00E769F6"/>
    <w:rsid w:val="00E77773"/>
    <w:rsid w:val="00E77BFE"/>
    <w:rsid w:val="00E804BE"/>
    <w:rsid w:val="00E807DE"/>
    <w:rsid w:val="00E808BC"/>
    <w:rsid w:val="00E80D76"/>
    <w:rsid w:val="00E80D8E"/>
    <w:rsid w:val="00E812BF"/>
    <w:rsid w:val="00E81B56"/>
    <w:rsid w:val="00E81C49"/>
    <w:rsid w:val="00E81D22"/>
    <w:rsid w:val="00E81DC9"/>
    <w:rsid w:val="00E81E0C"/>
    <w:rsid w:val="00E82AAA"/>
    <w:rsid w:val="00E82B2D"/>
    <w:rsid w:val="00E82C7D"/>
    <w:rsid w:val="00E82DBB"/>
    <w:rsid w:val="00E83591"/>
    <w:rsid w:val="00E83C14"/>
    <w:rsid w:val="00E8428F"/>
    <w:rsid w:val="00E8442A"/>
    <w:rsid w:val="00E84B51"/>
    <w:rsid w:val="00E84F7E"/>
    <w:rsid w:val="00E85216"/>
    <w:rsid w:val="00E852F4"/>
    <w:rsid w:val="00E8563C"/>
    <w:rsid w:val="00E85B79"/>
    <w:rsid w:val="00E85EE5"/>
    <w:rsid w:val="00E860CB"/>
    <w:rsid w:val="00E86493"/>
    <w:rsid w:val="00E86AF1"/>
    <w:rsid w:val="00E8766B"/>
    <w:rsid w:val="00E8782B"/>
    <w:rsid w:val="00E879FB"/>
    <w:rsid w:val="00E87B57"/>
    <w:rsid w:val="00E87B95"/>
    <w:rsid w:val="00E87BD4"/>
    <w:rsid w:val="00E903C8"/>
    <w:rsid w:val="00E907E7"/>
    <w:rsid w:val="00E909F8"/>
    <w:rsid w:val="00E90B95"/>
    <w:rsid w:val="00E90F23"/>
    <w:rsid w:val="00E9103D"/>
    <w:rsid w:val="00E91A30"/>
    <w:rsid w:val="00E91A62"/>
    <w:rsid w:val="00E91FF3"/>
    <w:rsid w:val="00E9223B"/>
    <w:rsid w:val="00E92526"/>
    <w:rsid w:val="00E92E07"/>
    <w:rsid w:val="00E93400"/>
    <w:rsid w:val="00E934FC"/>
    <w:rsid w:val="00E93962"/>
    <w:rsid w:val="00E93B43"/>
    <w:rsid w:val="00E9409D"/>
    <w:rsid w:val="00E94101"/>
    <w:rsid w:val="00E94B99"/>
    <w:rsid w:val="00E94DBB"/>
    <w:rsid w:val="00E94EA4"/>
    <w:rsid w:val="00E95568"/>
    <w:rsid w:val="00E95713"/>
    <w:rsid w:val="00E95892"/>
    <w:rsid w:val="00E958C8"/>
    <w:rsid w:val="00E95FAC"/>
    <w:rsid w:val="00E964A0"/>
    <w:rsid w:val="00E96E08"/>
    <w:rsid w:val="00E96EDE"/>
    <w:rsid w:val="00E96F70"/>
    <w:rsid w:val="00E97383"/>
    <w:rsid w:val="00E974E7"/>
    <w:rsid w:val="00E979DA"/>
    <w:rsid w:val="00E979F8"/>
    <w:rsid w:val="00E97F33"/>
    <w:rsid w:val="00EA0022"/>
    <w:rsid w:val="00EA013B"/>
    <w:rsid w:val="00EA0812"/>
    <w:rsid w:val="00EA091A"/>
    <w:rsid w:val="00EA0D0A"/>
    <w:rsid w:val="00EA1C48"/>
    <w:rsid w:val="00EA2534"/>
    <w:rsid w:val="00EA26AA"/>
    <w:rsid w:val="00EA27D8"/>
    <w:rsid w:val="00EA3121"/>
    <w:rsid w:val="00EA3351"/>
    <w:rsid w:val="00EA3885"/>
    <w:rsid w:val="00EA3B89"/>
    <w:rsid w:val="00EA4661"/>
    <w:rsid w:val="00EA46C3"/>
    <w:rsid w:val="00EA46E0"/>
    <w:rsid w:val="00EA483A"/>
    <w:rsid w:val="00EA495A"/>
    <w:rsid w:val="00EA5170"/>
    <w:rsid w:val="00EA56E5"/>
    <w:rsid w:val="00EA5745"/>
    <w:rsid w:val="00EA5FCD"/>
    <w:rsid w:val="00EB017B"/>
    <w:rsid w:val="00EB0520"/>
    <w:rsid w:val="00EB0C34"/>
    <w:rsid w:val="00EB0C43"/>
    <w:rsid w:val="00EB14BD"/>
    <w:rsid w:val="00EB1AF2"/>
    <w:rsid w:val="00EB2233"/>
    <w:rsid w:val="00EB22B5"/>
    <w:rsid w:val="00EB2388"/>
    <w:rsid w:val="00EB2592"/>
    <w:rsid w:val="00EB2737"/>
    <w:rsid w:val="00EB2E34"/>
    <w:rsid w:val="00EB3194"/>
    <w:rsid w:val="00EB3CCC"/>
    <w:rsid w:val="00EB3E3A"/>
    <w:rsid w:val="00EB42B1"/>
    <w:rsid w:val="00EB4B01"/>
    <w:rsid w:val="00EB4D40"/>
    <w:rsid w:val="00EB4D9F"/>
    <w:rsid w:val="00EB4E9D"/>
    <w:rsid w:val="00EB51E3"/>
    <w:rsid w:val="00EB5856"/>
    <w:rsid w:val="00EB62C9"/>
    <w:rsid w:val="00EB6644"/>
    <w:rsid w:val="00EB67FD"/>
    <w:rsid w:val="00EB68A4"/>
    <w:rsid w:val="00EB69BB"/>
    <w:rsid w:val="00EB7740"/>
    <w:rsid w:val="00EB79E6"/>
    <w:rsid w:val="00EC0842"/>
    <w:rsid w:val="00EC0BDF"/>
    <w:rsid w:val="00EC0D4B"/>
    <w:rsid w:val="00EC0EA7"/>
    <w:rsid w:val="00EC114E"/>
    <w:rsid w:val="00EC11F2"/>
    <w:rsid w:val="00EC14E5"/>
    <w:rsid w:val="00EC196C"/>
    <w:rsid w:val="00EC1B92"/>
    <w:rsid w:val="00EC1DB6"/>
    <w:rsid w:val="00EC238F"/>
    <w:rsid w:val="00EC270B"/>
    <w:rsid w:val="00EC29AA"/>
    <w:rsid w:val="00EC2BF2"/>
    <w:rsid w:val="00EC2D74"/>
    <w:rsid w:val="00EC318A"/>
    <w:rsid w:val="00EC3615"/>
    <w:rsid w:val="00EC36D8"/>
    <w:rsid w:val="00EC3EA2"/>
    <w:rsid w:val="00EC43C3"/>
    <w:rsid w:val="00EC4C65"/>
    <w:rsid w:val="00EC5520"/>
    <w:rsid w:val="00EC612D"/>
    <w:rsid w:val="00EC61C0"/>
    <w:rsid w:val="00EC662A"/>
    <w:rsid w:val="00EC70C0"/>
    <w:rsid w:val="00EC70F4"/>
    <w:rsid w:val="00EC765E"/>
    <w:rsid w:val="00EC78E8"/>
    <w:rsid w:val="00EC7BFB"/>
    <w:rsid w:val="00EC7FC9"/>
    <w:rsid w:val="00ED005A"/>
    <w:rsid w:val="00ED01DF"/>
    <w:rsid w:val="00ED0948"/>
    <w:rsid w:val="00ED0CDB"/>
    <w:rsid w:val="00ED164F"/>
    <w:rsid w:val="00ED18EA"/>
    <w:rsid w:val="00ED1E4A"/>
    <w:rsid w:val="00ED1E5B"/>
    <w:rsid w:val="00ED1FD2"/>
    <w:rsid w:val="00ED24EA"/>
    <w:rsid w:val="00ED260F"/>
    <w:rsid w:val="00ED29A9"/>
    <w:rsid w:val="00ED3035"/>
    <w:rsid w:val="00ED3113"/>
    <w:rsid w:val="00ED35E5"/>
    <w:rsid w:val="00ED39A4"/>
    <w:rsid w:val="00ED39BA"/>
    <w:rsid w:val="00ED4E29"/>
    <w:rsid w:val="00ED52BC"/>
    <w:rsid w:val="00ED58D6"/>
    <w:rsid w:val="00ED5AFE"/>
    <w:rsid w:val="00ED6100"/>
    <w:rsid w:val="00ED66B0"/>
    <w:rsid w:val="00ED676D"/>
    <w:rsid w:val="00ED6862"/>
    <w:rsid w:val="00ED6891"/>
    <w:rsid w:val="00ED703F"/>
    <w:rsid w:val="00ED74CC"/>
    <w:rsid w:val="00ED7C62"/>
    <w:rsid w:val="00EE0358"/>
    <w:rsid w:val="00EE0409"/>
    <w:rsid w:val="00EE091F"/>
    <w:rsid w:val="00EE0E4C"/>
    <w:rsid w:val="00EE14B5"/>
    <w:rsid w:val="00EE16B6"/>
    <w:rsid w:val="00EE1C68"/>
    <w:rsid w:val="00EE1CE4"/>
    <w:rsid w:val="00EE23B6"/>
    <w:rsid w:val="00EE2B3E"/>
    <w:rsid w:val="00EE2BF2"/>
    <w:rsid w:val="00EE331E"/>
    <w:rsid w:val="00EE336F"/>
    <w:rsid w:val="00EE3DC8"/>
    <w:rsid w:val="00EE3E0B"/>
    <w:rsid w:val="00EE4003"/>
    <w:rsid w:val="00EE4A56"/>
    <w:rsid w:val="00EE4B63"/>
    <w:rsid w:val="00EE4E09"/>
    <w:rsid w:val="00EE510F"/>
    <w:rsid w:val="00EE517A"/>
    <w:rsid w:val="00EE586C"/>
    <w:rsid w:val="00EE5D05"/>
    <w:rsid w:val="00EE60D7"/>
    <w:rsid w:val="00EE61CE"/>
    <w:rsid w:val="00EE66C4"/>
    <w:rsid w:val="00EE6925"/>
    <w:rsid w:val="00EE6E66"/>
    <w:rsid w:val="00EE7190"/>
    <w:rsid w:val="00EE751C"/>
    <w:rsid w:val="00EE787F"/>
    <w:rsid w:val="00EE7D1D"/>
    <w:rsid w:val="00EF037B"/>
    <w:rsid w:val="00EF0921"/>
    <w:rsid w:val="00EF0CD3"/>
    <w:rsid w:val="00EF11A8"/>
    <w:rsid w:val="00EF1913"/>
    <w:rsid w:val="00EF1DF4"/>
    <w:rsid w:val="00EF1E89"/>
    <w:rsid w:val="00EF234A"/>
    <w:rsid w:val="00EF287A"/>
    <w:rsid w:val="00EF2BE1"/>
    <w:rsid w:val="00EF2C86"/>
    <w:rsid w:val="00EF2D25"/>
    <w:rsid w:val="00EF2DB2"/>
    <w:rsid w:val="00EF38C7"/>
    <w:rsid w:val="00EF3EE0"/>
    <w:rsid w:val="00EF3F95"/>
    <w:rsid w:val="00EF4414"/>
    <w:rsid w:val="00EF44BA"/>
    <w:rsid w:val="00EF4DE5"/>
    <w:rsid w:val="00EF5BA0"/>
    <w:rsid w:val="00EF5E71"/>
    <w:rsid w:val="00EF62C2"/>
    <w:rsid w:val="00EF6A38"/>
    <w:rsid w:val="00EF6A52"/>
    <w:rsid w:val="00EF7971"/>
    <w:rsid w:val="00F0029A"/>
    <w:rsid w:val="00F00CFB"/>
    <w:rsid w:val="00F00F14"/>
    <w:rsid w:val="00F01448"/>
    <w:rsid w:val="00F01F99"/>
    <w:rsid w:val="00F02778"/>
    <w:rsid w:val="00F0291A"/>
    <w:rsid w:val="00F02A03"/>
    <w:rsid w:val="00F02A3D"/>
    <w:rsid w:val="00F030D2"/>
    <w:rsid w:val="00F033C5"/>
    <w:rsid w:val="00F0356F"/>
    <w:rsid w:val="00F03643"/>
    <w:rsid w:val="00F03B73"/>
    <w:rsid w:val="00F03C9A"/>
    <w:rsid w:val="00F04497"/>
    <w:rsid w:val="00F04B5E"/>
    <w:rsid w:val="00F04E56"/>
    <w:rsid w:val="00F0501E"/>
    <w:rsid w:val="00F05510"/>
    <w:rsid w:val="00F05756"/>
    <w:rsid w:val="00F05FA9"/>
    <w:rsid w:val="00F065E6"/>
    <w:rsid w:val="00F06754"/>
    <w:rsid w:val="00F068D6"/>
    <w:rsid w:val="00F069DA"/>
    <w:rsid w:val="00F06A77"/>
    <w:rsid w:val="00F07815"/>
    <w:rsid w:val="00F07BF1"/>
    <w:rsid w:val="00F07F04"/>
    <w:rsid w:val="00F10588"/>
    <w:rsid w:val="00F10CFF"/>
    <w:rsid w:val="00F10ECE"/>
    <w:rsid w:val="00F118E8"/>
    <w:rsid w:val="00F11AEF"/>
    <w:rsid w:val="00F11B0B"/>
    <w:rsid w:val="00F11C83"/>
    <w:rsid w:val="00F1308A"/>
    <w:rsid w:val="00F13A13"/>
    <w:rsid w:val="00F140F4"/>
    <w:rsid w:val="00F141B1"/>
    <w:rsid w:val="00F142ED"/>
    <w:rsid w:val="00F146BF"/>
    <w:rsid w:val="00F149E1"/>
    <w:rsid w:val="00F1514F"/>
    <w:rsid w:val="00F15398"/>
    <w:rsid w:val="00F15807"/>
    <w:rsid w:val="00F15AD4"/>
    <w:rsid w:val="00F16733"/>
    <w:rsid w:val="00F16B5A"/>
    <w:rsid w:val="00F16E96"/>
    <w:rsid w:val="00F1718D"/>
    <w:rsid w:val="00F173E8"/>
    <w:rsid w:val="00F176F0"/>
    <w:rsid w:val="00F17883"/>
    <w:rsid w:val="00F17C38"/>
    <w:rsid w:val="00F17E31"/>
    <w:rsid w:val="00F20300"/>
    <w:rsid w:val="00F205F5"/>
    <w:rsid w:val="00F2068F"/>
    <w:rsid w:val="00F20732"/>
    <w:rsid w:val="00F207BC"/>
    <w:rsid w:val="00F20D01"/>
    <w:rsid w:val="00F210D5"/>
    <w:rsid w:val="00F21278"/>
    <w:rsid w:val="00F21415"/>
    <w:rsid w:val="00F2142C"/>
    <w:rsid w:val="00F215B2"/>
    <w:rsid w:val="00F21860"/>
    <w:rsid w:val="00F22078"/>
    <w:rsid w:val="00F22106"/>
    <w:rsid w:val="00F222E3"/>
    <w:rsid w:val="00F22403"/>
    <w:rsid w:val="00F2264C"/>
    <w:rsid w:val="00F23016"/>
    <w:rsid w:val="00F235A6"/>
    <w:rsid w:val="00F236BC"/>
    <w:rsid w:val="00F2382F"/>
    <w:rsid w:val="00F23AA8"/>
    <w:rsid w:val="00F23B76"/>
    <w:rsid w:val="00F23E87"/>
    <w:rsid w:val="00F24C5E"/>
    <w:rsid w:val="00F24CF1"/>
    <w:rsid w:val="00F24D9E"/>
    <w:rsid w:val="00F24E58"/>
    <w:rsid w:val="00F24F79"/>
    <w:rsid w:val="00F25323"/>
    <w:rsid w:val="00F25375"/>
    <w:rsid w:val="00F25608"/>
    <w:rsid w:val="00F25BE2"/>
    <w:rsid w:val="00F26517"/>
    <w:rsid w:val="00F26600"/>
    <w:rsid w:val="00F26EFF"/>
    <w:rsid w:val="00F27415"/>
    <w:rsid w:val="00F309A4"/>
    <w:rsid w:val="00F312D4"/>
    <w:rsid w:val="00F31654"/>
    <w:rsid w:val="00F31989"/>
    <w:rsid w:val="00F329A1"/>
    <w:rsid w:val="00F32C6A"/>
    <w:rsid w:val="00F32CA7"/>
    <w:rsid w:val="00F33654"/>
    <w:rsid w:val="00F338C3"/>
    <w:rsid w:val="00F33CCE"/>
    <w:rsid w:val="00F34412"/>
    <w:rsid w:val="00F353D4"/>
    <w:rsid w:val="00F35964"/>
    <w:rsid w:val="00F361C7"/>
    <w:rsid w:val="00F3624B"/>
    <w:rsid w:val="00F36482"/>
    <w:rsid w:val="00F36B67"/>
    <w:rsid w:val="00F3708D"/>
    <w:rsid w:val="00F373AE"/>
    <w:rsid w:val="00F3769B"/>
    <w:rsid w:val="00F37AD1"/>
    <w:rsid w:val="00F37EA7"/>
    <w:rsid w:val="00F4001C"/>
    <w:rsid w:val="00F4002E"/>
    <w:rsid w:val="00F402B0"/>
    <w:rsid w:val="00F40756"/>
    <w:rsid w:val="00F41433"/>
    <w:rsid w:val="00F41706"/>
    <w:rsid w:val="00F4189C"/>
    <w:rsid w:val="00F41E7A"/>
    <w:rsid w:val="00F4241C"/>
    <w:rsid w:val="00F42A43"/>
    <w:rsid w:val="00F43929"/>
    <w:rsid w:val="00F43998"/>
    <w:rsid w:val="00F43B11"/>
    <w:rsid w:val="00F43F7F"/>
    <w:rsid w:val="00F44B1B"/>
    <w:rsid w:val="00F44B4F"/>
    <w:rsid w:val="00F44C7A"/>
    <w:rsid w:val="00F453BA"/>
    <w:rsid w:val="00F453E2"/>
    <w:rsid w:val="00F46BB7"/>
    <w:rsid w:val="00F47011"/>
    <w:rsid w:val="00F470EB"/>
    <w:rsid w:val="00F472CD"/>
    <w:rsid w:val="00F47748"/>
    <w:rsid w:val="00F4799A"/>
    <w:rsid w:val="00F47B8B"/>
    <w:rsid w:val="00F50898"/>
    <w:rsid w:val="00F50A2E"/>
    <w:rsid w:val="00F50B54"/>
    <w:rsid w:val="00F50CF5"/>
    <w:rsid w:val="00F5130A"/>
    <w:rsid w:val="00F5179F"/>
    <w:rsid w:val="00F51F4C"/>
    <w:rsid w:val="00F51F6A"/>
    <w:rsid w:val="00F524E7"/>
    <w:rsid w:val="00F5277A"/>
    <w:rsid w:val="00F5284E"/>
    <w:rsid w:val="00F52E75"/>
    <w:rsid w:val="00F53C1A"/>
    <w:rsid w:val="00F53D39"/>
    <w:rsid w:val="00F53EA8"/>
    <w:rsid w:val="00F5418B"/>
    <w:rsid w:val="00F544F3"/>
    <w:rsid w:val="00F54E22"/>
    <w:rsid w:val="00F556C3"/>
    <w:rsid w:val="00F55992"/>
    <w:rsid w:val="00F55F49"/>
    <w:rsid w:val="00F55F71"/>
    <w:rsid w:val="00F5607F"/>
    <w:rsid w:val="00F560B0"/>
    <w:rsid w:val="00F56165"/>
    <w:rsid w:val="00F5639D"/>
    <w:rsid w:val="00F567E6"/>
    <w:rsid w:val="00F568A3"/>
    <w:rsid w:val="00F57AE3"/>
    <w:rsid w:val="00F57BB8"/>
    <w:rsid w:val="00F57D13"/>
    <w:rsid w:val="00F57D23"/>
    <w:rsid w:val="00F600E6"/>
    <w:rsid w:val="00F60338"/>
    <w:rsid w:val="00F60EA6"/>
    <w:rsid w:val="00F61816"/>
    <w:rsid w:val="00F61839"/>
    <w:rsid w:val="00F61CB5"/>
    <w:rsid w:val="00F62620"/>
    <w:rsid w:val="00F627DA"/>
    <w:rsid w:val="00F62E60"/>
    <w:rsid w:val="00F62F17"/>
    <w:rsid w:val="00F62F62"/>
    <w:rsid w:val="00F62F75"/>
    <w:rsid w:val="00F6411D"/>
    <w:rsid w:val="00F6524B"/>
    <w:rsid w:val="00F653F0"/>
    <w:rsid w:val="00F65673"/>
    <w:rsid w:val="00F658A7"/>
    <w:rsid w:val="00F65937"/>
    <w:rsid w:val="00F65B65"/>
    <w:rsid w:val="00F65CCD"/>
    <w:rsid w:val="00F6635F"/>
    <w:rsid w:val="00F6653F"/>
    <w:rsid w:val="00F6692A"/>
    <w:rsid w:val="00F66A8C"/>
    <w:rsid w:val="00F66B3B"/>
    <w:rsid w:val="00F66E25"/>
    <w:rsid w:val="00F671D1"/>
    <w:rsid w:val="00F6743C"/>
    <w:rsid w:val="00F6748A"/>
    <w:rsid w:val="00F6771A"/>
    <w:rsid w:val="00F67910"/>
    <w:rsid w:val="00F679EF"/>
    <w:rsid w:val="00F67A70"/>
    <w:rsid w:val="00F709AF"/>
    <w:rsid w:val="00F70BDE"/>
    <w:rsid w:val="00F70DF0"/>
    <w:rsid w:val="00F70F0D"/>
    <w:rsid w:val="00F7176B"/>
    <w:rsid w:val="00F71920"/>
    <w:rsid w:val="00F71952"/>
    <w:rsid w:val="00F71B51"/>
    <w:rsid w:val="00F71C58"/>
    <w:rsid w:val="00F71DA1"/>
    <w:rsid w:val="00F724B5"/>
    <w:rsid w:val="00F724DA"/>
    <w:rsid w:val="00F73168"/>
    <w:rsid w:val="00F73232"/>
    <w:rsid w:val="00F737DF"/>
    <w:rsid w:val="00F73DAA"/>
    <w:rsid w:val="00F73DE5"/>
    <w:rsid w:val="00F74004"/>
    <w:rsid w:val="00F75147"/>
    <w:rsid w:val="00F75464"/>
    <w:rsid w:val="00F7590F"/>
    <w:rsid w:val="00F75A7C"/>
    <w:rsid w:val="00F7670B"/>
    <w:rsid w:val="00F76CB2"/>
    <w:rsid w:val="00F77383"/>
    <w:rsid w:val="00F77434"/>
    <w:rsid w:val="00F778C6"/>
    <w:rsid w:val="00F77E11"/>
    <w:rsid w:val="00F80016"/>
    <w:rsid w:val="00F80038"/>
    <w:rsid w:val="00F8007C"/>
    <w:rsid w:val="00F80536"/>
    <w:rsid w:val="00F809F9"/>
    <w:rsid w:val="00F80AE3"/>
    <w:rsid w:val="00F80BE1"/>
    <w:rsid w:val="00F80FA2"/>
    <w:rsid w:val="00F81786"/>
    <w:rsid w:val="00F81D5A"/>
    <w:rsid w:val="00F8239F"/>
    <w:rsid w:val="00F82648"/>
    <w:rsid w:val="00F82751"/>
    <w:rsid w:val="00F827E2"/>
    <w:rsid w:val="00F82C1A"/>
    <w:rsid w:val="00F838DD"/>
    <w:rsid w:val="00F83CFF"/>
    <w:rsid w:val="00F841D0"/>
    <w:rsid w:val="00F846B0"/>
    <w:rsid w:val="00F84AD7"/>
    <w:rsid w:val="00F84D9D"/>
    <w:rsid w:val="00F84DE2"/>
    <w:rsid w:val="00F84F11"/>
    <w:rsid w:val="00F856FA"/>
    <w:rsid w:val="00F86194"/>
    <w:rsid w:val="00F8646C"/>
    <w:rsid w:val="00F86BC8"/>
    <w:rsid w:val="00F87037"/>
    <w:rsid w:val="00F8719B"/>
    <w:rsid w:val="00F87488"/>
    <w:rsid w:val="00F877E2"/>
    <w:rsid w:val="00F87978"/>
    <w:rsid w:val="00F87A2B"/>
    <w:rsid w:val="00F87A43"/>
    <w:rsid w:val="00F9006A"/>
    <w:rsid w:val="00F90378"/>
    <w:rsid w:val="00F9054A"/>
    <w:rsid w:val="00F90CAE"/>
    <w:rsid w:val="00F90F1C"/>
    <w:rsid w:val="00F913D4"/>
    <w:rsid w:val="00F91791"/>
    <w:rsid w:val="00F917D6"/>
    <w:rsid w:val="00F91839"/>
    <w:rsid w:val="00F9185A"/>
    <w:rsid w:val="00F920B4"/>
    <w:rsid w:val="00F925E4"/>
    <w:rsid w:val="00F92AC5"/>
    <w:rsid w:val="00F92D75"/>
    <w:rsid w:val="00F9424F"/>
    <w:rsid w:val="00F942C2"/>
    <w:rsid w:val="00F94823"/>
    <w:rsid w:val="00F94A49"/>
    <w:rsid w:val="00F94AF3"/>
    <w:rsid w:val="00F94BCF"/>
    <w:rsid w:val="00F94D3F"/>
    <w:rsid w:val="00F954E1"/>
    <w:rsid w:val="00F95572"/>
    <w:rsid w:val="00F956D9"/>
    <w:rsid w:val="00F9585A"/>
    <w:rsid w:val="00F958AA"/>
    <w:rsid w:val="00F96EBB"/>
    <w:rsid w:val="00F96EC3"/>
    <w:rsid w:val="00F96EC7"/>
    <w:rsid w:val="00F9714C"/>
    <w:rsid w:val="00F9789D"/>
    <w:rsid w:val="00FA06CF"/>
    <w:rsid w:val="00FA1601"/>
    <w:rsid w:val="00FA1C83"/>
    <w:rsid w:val="00FA275C"/>
    <w:rsid w:val="00FA2EDA"/>
    <w:rsid w:val="00FA3E6E"/>
    <w:rsid w:val="00FA4373"/>
    <w:rsid w:val="00FA4740"/>
    <w:rsid w:val="00FA4BF8"/>
    <w:rsid w:val="00FA4D4F"/>
    <w:rsid w:val="00FA5493"/>
    <w:rsid w:val="00FA5771"/>
    <w:rsid w:val="00FA59EE"/>
    <w:rsid w:val="00FA5A61"/>
    <w:rsid w:val="00FA610F"/>
    <w:rsid w:val="00FA637C"/>
    <w:rsid w:val="00FA638A"/>
    <w:rsid w:val="00FA7284"/>
    <w:rsid w:val="00FA728F"/>
    <w:rsid w:val="00FA7753"/>
    <w:rsid w:val="00FA7B34"/>
    <w:rsid w:val="00FA7C14"/>
    <w:rsid w:val="00FA7E20"/>
    <w:rsid w:val="00FB01CE"/>
    <w:rsid w:val="00FB029B"/>
    <w:rsid w:val="00FB0A1B"/>
    <w:rsid w:val="00FB0BFB"/>
    <w:rsid w:val="00FB187D"/>
    <w:rsid w:val="00FB1F61"/>
    <w:rsid w:val="00FB2157"/>
    <w:rsid w:val="00FB2167"/>
    <w:rsid w:val="00FB22AB"/>
    <w:rsid w:val="00FB2344"/>
    <w:rsid w:val="00FB242C"/>
    <w:rsid w:val="00FB2885"/>
    <w:rsid w:val="00FB2D47"/>
    <w:rsid w:val="00FB2F63"/>
    <w:rsid w:val="00FB32B0"/>
    <w:rsid w:val="00FB33DF"/>
    <w:rsid w:val="00FB3CA5"/>
    <w:rsid w:val="00FB4D2D"/>
    <w:rsid w:val="00FB5322"/>
    <w:rsid w:val="00FB546E"/>
    <w:rsid w:val="00FB599B"/>
    <w:rsid w:val="00FB5B04"/>
    <w:rsid w:val="00FB6189"/>
    <w:rsid w:val="00FB6502"/>
    <w:rsid w:val="00FB76C6"/>
    <w:rsid w:val="00FB772A"/>
    <w:rsid w:val="00FB7B9B"/>
    <w:rsid w:val="00FC01E9"/>
    <w:rsid w:val="00FC096C"/>
    <w:rsid w:val="00FC0B72"/>
    <w:rsid w:val="00FC0BAB"/>
    <w:rsid w:val="00FC1809"/>
    <w:rsid w:val="00FC1F45"/>
    <w:rsid w:val="00FC255A"/>
    <w:rsid w:val="00FC2652"/>
    <w:rsid w:val="00FC2671"/>
    <w:rsid w:val="00FC2878"/>
    <w:rsid w:val="00FC2998"/>
    <w:rsid w:val="00FC3435"/>
    <w:rsid w:val="00FC3593"/>
    <w:rsid w:val="00FC3A50"/>
    <w:rsid w:val="00FC3D37"/>
    <w:rsid w:val="00FC408E"/>
    <w:rsid w:val="00FC4158"/>
    <w:rsid w:val="00FC418E"/>
    <w:rsid w:val="00FC528D"/>
    <w:rsid w:val="00FC588C"/>
    <w:rsid w:val="00FC5E72"/>
    <w:rsid w:val="00FC5F4C"/>
    <w:rsid w:val="00FC6B3A"/>
    <w:rsid w:val="00FC7EA4"/>
    <w:rsid w:val="00FD0043"/>
    <w:rsid w:val="00FD0348"/>
    <w:rsid w:val="00FD11C9"/>
    <w:rsid w:val="00FD13DA"/>
    <w:rsid w:val="00FD16A7"/>
    <w:rsid w:val="00FD1DB3"/>
    <w:rsid w:val="00FD2B0C"/>
    <w:rsid w:val="00FD2BFA"/>
    <w:rsid w:val="00FD30A3"/>
    <w:rsid w:val="00FD3550"/>
    <w:rsid w:val="00FD3914"/>
    <w:rsid w:val="00FD41B0"/>
    <w:rsid w:val="00FD4290"/>
    <w:rsid w:val="00FD44F8"/>
    <w:rsid w:val="00FD4713"/>
    <w:rsid w:val="00FD4789"/>
    <w:rsid w:val="00FD4AAC"/>
    <w:rsid w:val="00FD4B4F"/>
    <w:rsid w:val="00FD4D73"/>
    <w:rsid w:val="00FD4E5E"/>
    <w:rsid w:val="00FD4FDB"/>
    <w:rsid w:val="00FD5778"/>
    <w:rsid w:val="00FD5921"/>
    <w:rsid w:val="00FD5933"/>
    <w:rsid w:val="00FD6392"/>
    <w:rsid w:val="00FD6A16"/>
    <w:rsid w:val="00FD6A1F"/>
    <w:rsid w:val="00FD6B97"/>
    <w:rsid w:val="00FD6E4A"/>
    <w:rsid w:val="00FD7037"/>
    <w:rsid w:val="00FD72CF"/>
    <w:rsid w:val="00FD75A4"/>
    <w:rsid w:val="00FD78E8"/>
    <w:rsid w:val="00FD78EB"/>
    <w:rsid w:val="00FD7B85"/>
    <w:rsid w:val="00FE0862"/>
    <w:rsid w:val="00FE0AAB"/>
    <w:rsid w:val="00FE0ACA"/>
    <w:rsid w:val="00FE11EF"/>
    <w:rsid w:val="00FE18EA"/>
    <w:rsid w:val="00FE1982"/>
    <w:rsid w:val="00FE1E50"/>
    <w:rsid w:val="00FE20B5"/>
    <w:rsid w:val="00FE2351"/>
    <w:rsid w:val="00FE27B0"/>
    <w:rsid w:val="00FE29BD"/>
    <w:rsid w:val="00FE2EE5"/>
    <w:rsid w:val="00FE33F7"/>
    <w:rsid w:val="00FE3552"/>
    <w:rsid w:val="00FE37F2"/>
    <w:rsid w:val="00FE38F1"/>
    <w:rsid w:val="00FE3A29"/>
    <w:rsid w:val="00FE3E0F"/>
    <w:rsid w:val="00FE449E"/>
    <w:rsid w:val="00FE4E8D"/>
    <w:rsid w:val="00FE504B"/>
    <w:rsid w:val="00FE520B"/>
    <w:rsid w:val="00FE5238"/>
    <w:rsid w:val="00FE5916"/>
    <w:rsid w:val="00FE5CFB"/>
    <w:rsid w:val="00FE5FBE"/>
    <w:rsid w:val="00FE6286"/>
    <w:rsid w:val="00FE62F8"/>
    <w:rsid w:val="00FE67EF"/>
    <w:rsid w:val="00FE687E"/>
    <w:rsid w:val="00FE69F0"/>
    <w:rsid w:val="00FE6C10"/>
    <w:rsid w:val="00FE6F8E"/>
    <w:rsid w:val="00FE7340"/>
    <w:rsid w:val="00FE7526"/>
    <w:rsid w:val="00FE770C"/>
    <w:rsid w:val="00FE7909"/>
    <w:rsid w:val="00FE7E28"/>
    <w:rsid w:val="00FF01BA"/>
    <w:rsid w:val="00FF14DF"/>
    <w:rsid w:val="00FF1700"/>
    <w:rsid w:val="00FF21B6"/>
    <w:rsid w:val="00FF23F8"/>
    <w:rsid w:val="00FF2610"/>
    <w:rsid w:val="00FF261B"/>
    <w:rsid w:val="00FF27C6"/>
    <w:rsid w:val="00FF28B0"/>
    <w:rsid w:val="00FF2EBB"/>
    <w:rsid w:val="00FF2F4C"/>
    <w:rsid w:val="00FF3233"/>
    <w:rsid w:val="00FF34EA"/>
    <w:rsid w:val="00FF3B3A"/>
    <w:rsid w:val="00FF492B"/>
    <w:rsid w:val="00FF4D12"/>
    <w:rsid w:val="00FF53C5"/>
    <w:rsid w:val="00FF5963"/>
    <w:rsid w:val="00FF5F02"/>
    <w:rsid w:val="00FF60F4"/>
    <w:rsid w:val="00FF622F"/>
    <w:rsid w:val="00FF62B3"/>
    <w:rsid w:val="00FF649E"/>
    <w:rsid w:val="00FF6AED"/>
    <w:rsid w:val="00FF7063"/>
    <w:rsid w:val="00FF72BD"/>
    <w:rsid w:val="00FF79F0"/>
    <w:rsid w:val="00FF7A6A"/>
    <w:rsid w:val="00FF7AD9"/>
    <w:rsid w:val="00FF7BED"/>
    <w:rsid w:val="00FF7E53"/>
    <w:rsid w:val="01069DE8"/>
    <w:rsid w:val="0107C305"/>
    <w:rsid w:val="0115EEE1"/>
    <w:rsid w:val="0118E3A2"/>
    <w:rsid w:val="011C1CC9"/>
    <w:rsid w:val="01201F11"/>
    <w:rsid w:val="0120B701"/>
    <w:rsid w:val="012470DC"/>
    <w:rsid w:val="0132BBD5"/>
    <w:rsid w:val="013B9301"/>
    <w:rsid w:val="01427BCE"/>
    <w:rsid w:val="014873FE"/>
    <w:rsid w:val="015349CB"/>
    <w:rsid w:val="015AAE7C"/>
    <w:rsid w:val="015E75C8"/>
    <w:rsid w:val="0160BA2D"/>
    <w:rsid w:val="016EFF8B"/>
    <w:rsid w:val="016F7337"/>
    <w:rsid w:val="0173A55D"/>
    <w:rsid w:val="01792576"/>
    <w:rsid w:val="017E0213"/>
    <w:rsid w:val="017F9C10"/>
    <w:rsid w:val="01888CC5"/>
    <w:rsid w:val="019B8616"/>
    <w:rsid w:val="019D62F3"/>
    <w:rsid w:val="01A372F6"/>
    <w:rsid w:val="01ABD558"/>
    <w:rsid w:val="01B764D0"/>
    <w:rsid w:val="01D472EC"/>
    <w:rsid w:val="01D70B2F"/>
    <w:rsid w:val="01DE1572"/>
    <w:rsid w:val="01E8D0A1"/>
    <w:rsid w:val="01E94C63"/>
    <w:rsid w:val="01EA3282"/>
    <w:rsid w:val="01FBAC00"/>
    <w:rsid w:val="01FD0D97"/>
    <w:rsid w:val="0206C781"/>
    <w:rsid w:val="020A743E"/>
    <w:rsid w:val="020B6D03"/>
    <w:rsid w:val="02125CD0"/>
    <w:rsid w:val="02353DD2"/>
    <w:rsid w:val="023BC14F"/>
    <w:rsid w:val="023CB29B"/>
    <w:rsid w:val="02440A25"/>
    <w:rsid w:val="024AC2BC"/>
    <w:rsid w:val="0252A11F"/>
    <w:rsid w:val="0260425F"/>
    <w:rsid w:val="02621CEC"/>
    <w:rsid w:val="02667671"/>
    <w:rsid w:val="0267A09A"/>
    <w:rsid w:val="026C0094"/>
    <w:rsid w:val="026D73D4"/>
    <w:rsid w:val="0272792E"/>
    <w:rsid w:val="0273837C"/>
    <w:rsid w:val="0275E8A3"/>
    <w:rsid w:val="027761E2"/>
    <w:rsid w:val="0280AB4C"/>
    <w:rsid w:val="028B5C8B"/>
    <w:rsid w:val="0299C1AC"/>
    <w:rsid w:val="02A2767D"/>
    <w:rsid w:val="02AC108D"/>
    <w:rsid w:val="02BE556F"/>
    <w:rsid w:val="02C2F7D4"/>
    <w:rsid w:val="02CD7DFB"/>
    <w:rsid w:val="02CDC813"/>
    <w:rsid w:val="02D0561B"/>
    <w:rsid w:val="02D0BF65"/>
    <w:rsid w:val="02D2D700"/>
    <w:rsid w:val="02D5339D"/>
    <w:rsid w:val="02DC003D"/>
    <w:rsid w:val="02E35F7C"/>
    <w:rsid w:val="02E679A5"/>
    <w:rsid w:val="02EC06BC"/>
    <w:rsid w:val="02FC0960"/>
    <w:rsid w:val="03073506"/>
    <w:rsid w:val="030A9ED3"/>
    <w:rsid w:val="031883F9"/>
    <w:rsid w:val="03247CC9"/>
    <w:rsid w:val="03284587"/>
    <w:rsid w:val="03328233"/>
    <w:rsid w:val="033346E3"/>
    <w:rsid w:val="033863E1"/>
    <w:rsid w:val="03393801"/>
    <w:rsid w:val="033C2D10"/>
    <w:rsid w:val="033C6DBD"/>
    <w:rsid w:val="033EAA51"/>
    <w:rsid w:val="0374530F"/>
    <w:rsid w:val="03857C8E"/>
    <w:rsid w:val="0388214B"/>
    <w:rsid w:val="038F6628"/>
    <w:rsid w:val="03949BE7"/>
    <w:rsid w:val="03A28500"/>
    <w:rsid w:val="03A60D32"/>
    <w:rsid w:val="03A6C1F1"/>
    <w:rsid w:val="03B8815B"/>
    <w:rsid w:val="03C22B46"/>
    <w:rsid w:val="03C6F956"/>
    <w:rsid w:val="03C88046"/>
    <w:rsid w:val="03CACA6F"/>
    <w:rsid w:val="03D3FB13"/>
    <w:rsid w:val="03E74778"/>
    <w:rsid w:val="03E94715"/>
    <w:rsid w:val="03F4CDC4"/>
    <w:rsid w:val="03FE1D78"/>
    <w:rsid w:val="04031730"/>
    <w:rsid w:val="04034DCD"/>
    <w:rsid w:val="040F0E6D"/>
    <w:rsid w:val="041BDFA7"/>
    <w:rsid w:val="041F6F5F"/>
    <w:rsid w:val="04223DDE"/>
    <w:rsid w:val="0426BC6A"/>
    <w:rsid w:val="0452B684"/>
    <w:rsid w:val="045B886E"/>
    <w:rsid w:val="0464CECF"/>
    <w:rsid w:val="046640C0"/>
    <w:rsid w:val="046C11A0"/>
    <w:rsid w:val="046CB24A"/>
    <w:rsid w:val="046F27D3"/>
    <w:rsid w:val="0472861F"/>
    <w:rsid w:val="04799B22"/>
    <w:rsid w:val="0480F848"/>
    <w:rsid w:val="04874041"/>
    <w:rsid w:val="0488D650"/>
    <w:rsid w:val="0491E7A1"/>
    <w:rsid w:val="04938383"/>
    <w:rsid w:val="0494C6DE"/>
    <w:rsid w:val="04AA5FD8"/>
    <w:rsid w:val="04AAAB51"/>
    <w:rsid w:val="04B6DEEB"/>
    <w:rsid w:val="04BD89E1"/>
    <w:rsid w:val="04C01ED9"/>
    <w:rsid w:val="04C344EC"/>
    <w:rsid w:val="04E7E48E"/>
    <w:rsid w:val="04EC4869"/>
    <w:rsid w:val="04F960EA"/>
    <w:rsid w:val="0503D072"/>
    <w:rsid w:val="05080DBD"/>
    <w:rsid w:val="05087372"/>
    <w:rsid w:val="0510E804"/>
    <w:rsid w:val="051294F8"/>
    <w:rsid w:val="05130087"/>
    <w:rsid w:val="05136E98"/>
    <w:rsid w:val="0518BDF9"/>
    <w:rsid w:val="05313413"/>
    <w:rsid w:val="0536BF2D"/>
    <w:rsid w:val="05380303"/>
    <w:rsid w:val="053BAF73"/>
    <w:rsid w:val="05410FC5"/>
    <w:rsid w:val="0542A258"/>
    <w:rsid w:val="0545F355"/>
    <w:rsid w:val="05488028"/>
    <w:rsid w:val="054BC3D8"/>
    <w:rsid w:val="054CB9C4"/>
    <w:rsid w:val="05519A73"/>
    <w:rsid w:val="0555832B"/>
    <w:rsid w:val="055F4933"/>
    <w:rsid w:val="0565B3ED"/>
    <w:rsid w:val="0573DBA5"/>
    <w:rsid w:val="057BB77C"/>
    <w:rsid w:val="05855CD9"/>
    <w:rsid w:val="0586D6C4"/>
    <w:rsid w:val="0589DA5F"/>
    <w:rsid w:val="05912333"/>
    <w:rsid w:val="05974D9F"/>
    <w:rsid w:val="05A6130E"/>
    <w:rsid w:val="05A80093"/>
    <w:rsid w:val="05AA0386"/>
    <w:rsid w:val="05AA1B49"/>
    <w:rsid w:val="05B657C4"/>
    <w:rsid w:val="05BCD997"/>
    <w:rsid w:val="05BF4668"/>
    <w:rsid w:val="05D8FF59"/>
    <w:rsid w:val="05DB6750"/>
    <w:rsid w:val="05E6153C"/>
    <w:rsid w:val="05E96C82"/>
    <w:rsid w:val="05E9E119"/>
    <w:rsid w:val="05EB97F0"/>
    <w:rsid w:val="05EE6DBD"/>
    <w:rsid w:val="05EF0B86"/>
    <w:rsid w:val="05FA36C8"/>
    <w:rsid w:val="05FA749D"/>
    <w:rsid w:val="05FB5F74"/>
    <w:rsid w:val="05FEACA2"/>
    <w:rsid w:val="060090BC"/>
    <w:rsid w:val="0620C73D"/>
    <w:rsid w:val="0621FC5E"/>
    <w:rsid w:val="062BB030"/>
    <w:rsid w:val="062DCAB1"/>
    <w:rsid w:val="0631C9EE"/>
    <w:rsid w:val="0631CD99"/>
    <w:rsid w:val="063488C8"/>
    <w:rsid w:val="06354795"/>
    <w:rsid w:val="06364444"/>
    <w:rsid w:val="0641C8B6"/>
    <w:rsid w:val="06476731"/>
    <w:rsid w:val="06558D61"/>
    <w:rsid w:val="0656996B"/>
    <w:rsid w:val="065B1228"/>
    <w:rsid w:val="066704CD"/>
    <w:rsid w:val="0670B5F4"/>
    <w:rsid w:val="06941848"/>
    <w:rsid w:val="06949442"/>
    <w:rsid w:val="069708FE"/>
    <w:rsid w:val="06A56C8A"/>
    <w:rsid w:val="06AAA724"/>
    <w:rsid w:val="06AB4065"/>
    <w:rsid w:val="06AFB9D4"/>
    <w:rsid w:val="06BBFB26"/>
    <w:rsid w:val="06C43F9A"/>
    <w:rsid w:val="06EB7D6D"/>
    <w:rsid w:val="06F225C3"/>
    <w:rsid w:val="06F4411E"/>
    <w:rsid w:val="070155B8"/>
    <w:rsid w:val="07177E5A"/>
    <w:rsid w:val="0719E95A"/>
    <w:rsid w:val="071D3A76"/>
    <w:rsid w:val="07228415"/>
    <w:rsid w:val="07262967"/>
    <w:rsid w:val="072C83E5"/>
    <w:rsid w:val="072F57A7"/>
    <w:rsid w:val="07346098"/>
    <w:rsid w:val="073B7844"/>
    <w:rsid w:val="073F501D"/>
    <w:rsid w:val="07418031"/>
    <w:rsid w:val="07426A59"/>
    <w:rsid w:val="07511FE0"/>
    <w:rsid w:val="07554BC2"/>
    <w:rsid w:val="0762B327"/>
    <w:rsid w:val="0762E822"/>
    <w:rsid w:val="07653D9B"/>
    <w:rsid w:val="0768A939"/>
    <w:rsid w:val="076BECBD"/>
    <w:rsid w:val="076E1B7F"/>
    <w:rsid w:val="07723F60"/>
    <w:rsid w:val="077FC4AC"/>
    <w:rsid w:val="0782D0FE"/>
    <w:rsid w:val="0783509C"/>
    <w:rsid w:val="0795021B"/>
    <w:rsid w:val="079696B1"/>
    <w:rsid w:val="079970EC"/>
    <w:rsid w:val="07AE520F"/>
    <w:rsid w:val="07B0A394"/>
    <w:rsid w:val="07B2174C"/>
    <w:rsid w:val="07B2C27B"/>
    <w:rsid w:val="07B45B09"/>
    <w:rsid w:val="07C6E78E"/>
    <w:rsid w:val="07D0C638"/>
    <w:rsid w:val="07DB9C2E"/>
    <w:rsid w:val="07DBFD2A"/>
    <w:rsid w:val="07DCBBD8"/>
    <w:rsid w:val="07E5F953"/>
    <w:rsid w:val="07F04133"/>
    <w:rsid w:val="07F1768E"/>
    <w:rsid w:val="07FFCB19"/>
    <w:rsid w:val="0803F180"/>
    <w:rsid w:val="0805755C"/>
    <w:rsid w:val="080B6272"/>
    <w:rsid w:val="080F516E"/>
    <w:rsid w:val="081423FF"/>
    <w:rsid w:val="081BFCBC"/>
    <w:rsid w:val="08247B27"/>
    <w:rsid w:val="082C94E0"/>
    <w:rsid w:val="082D3F21"/>
    <w:rsid w:val="08356CCF"/>
    <w:rsid w:val="083AC7FA"/>
    <w:rsid w:val="0843BE75"/>
    <w:rsid w:val="08476A66"/>
    <w:rsid w:val="086FA030"/>
    <w:rsid w:val="0871FE44"/>
    <w:rsid w:val="08722EB3"/>
    <w:rsid w:val="087D2B06"/>
    <w:rsid w:val="08819ED3"/>
    <w:rsid w:val="0886EEB2"/>
    <w:rsid w:val="088A2C48"/>
    <w:rsid w:val="0890C10C"/>
    <w:rsid w:val="08947B2C"/>
    <w:rsid w:val="0898BF72"/>
    <w:rsid w:val="08ACA3D8"/>
    <w:rsid w:val="08B851AB"/>
    <w:rsid w:val="08BFF0E4"/>
    <w:rsid w:val="08C512FE"/>
    <w:rsid w:val="08D8E888"/>
    <w:rsid w:val="08D9D275"/>
    <w:rsid w:val="08DA3B90"/>
    <w:rsid w:val="08DA6F58"/>
    <w:rsid w:val="08DFC6C5"/>
    <w:rsid w:val="08E43B6D"/>
    <w:rsid w:val="08F0D48B"/>
    <w:rsid w:val="08F46600"/>
    <w:rsid w:val="08F488E1"/>
    <w:rsid w:val="08F9F580"/>
    <w:rsid w:val="08FE0E22"/>
    <w:rsid w:val="090728E0"/>
    <w:rsid w:val="0907CDBE"/>
    <w:rsid w:val="090C0460"/>
    <w:rsid w:val="090E97DD"/>
    <w:rsid w:val="09195D4E"/>
    <w:rsid w:val="0925CCC2"/>
    <w:rsid w:val="092E1EE7"/>
    <w:rsid w:val="092E6125"/>
    <w:rsid w:val="093158BF"/>
    <w:rsid w:val="093275B6"/>
    <w:rsid w:val="09397DC7"/>
    <w:rsid w:val="094B40A3"/>
    <w:rsid w:val="094C49F5"/>
    <w:rsid w:val="09507207"/>
    <w:rsid w:val="095E603B"/>
    <w:rsid w:val="095F6417"/>
    <w:rsid w:val="096238F1"/>
    <w:rsid w:val="09640816"/>
    <w:rsid w:val="0967D6A5"/>
    <w:rsid w:val="096BCB5D"/>
    <w:rsid w:val="096BD53C"/>
    <w:rsid w:val="096E56AF"/>
    <w:rsid w:val="097C7405"/>
    <w:rsid w:val="098133DA"/>
    <w:rsid w:val="09839331"/>
    <w:rsid w:val="098406C5"/>
    <w:rsid w:val="09857544"/>
    <w:rsid w:val="0997084D"/>
    <w:rsid w:val="0997E882"/>
    <w:rsid w:val="099F405B"/>
    <w:rsid w:val="09A76B71"/>
    <w:rsid w:val="09B289D1"/>
    <w:rsid w:val="09B39DD5"/>
    <w:rsid w:val="09C3C191"/>
    <w:rsid w:val="09C3D9F4"/>
    <w:rsid w:val="09CB4891"/>
    <w:rsid w:val="09D823A7"/>
    <w:rsid w:val="09DD041F"/>
    <w:rsid w:val="09E30FC6"/>
    <w:rsid w:val="09F395AC"/>
    <w:rsid w:val="09F96DCD"/>
    <w:rsid w:val="09FA8265"/>
    <w:rsid w:val="09FE439B"/>
    <w:rsid w:val="0A115B36"/>
    <w:rsid w:val="0A216DEB"/>
    <w:rsid w:val="0A22B97E"/>
    <w:rsid w:val="0A26F4C4"/>
    <w:rsid w:val="0A2A69E0"/>
    <w:rsid w:val="0A2DD49F"/>
    <w:rsid w:val="0A343668"/>
    <w:rsid w:val="0A433BDF"/>
    <w:rsid w:val="0A4A0D55"/>
    <w:rsid w:val="0A56BC0C"/>
    <w:rsid w:val="0A582935"/>
    <w:rsid w:val="0A641237"/>
    <w:rsid w:val="0A6BB0B3"/>
    <w:rsid w:val="0A7A1163"/>
    <w:rsid w:val="0A7D7DD0"/>
    <w:rsid w:val="0A82D5E4"/>
    <w:rsid w:val="0A881913"/>
    <w:rsid w:val="0A90C6AD"/>
    <w:rsid w:val="0A93A46B"/>
    <w:rsid w:val="0A974D8E"/>
    <w:rsid w:val="0A9F2A21"/>
    <w:rsid w:val="0AA16389"/>
    <w:rsid w:val="0AADB753"/>
    <w:rsid w:val="0AADBD04"/>
    <w:rsid w:val="0AAFAA0C"/>
    <w:rsid w:val="0AB32CBB"/>
    <w:rsid w:val="0AB7B3E7"/>
    <w:rsid w:val="0ABA7B10"/>
    <w:rsid w:val="0AC0B487"/>
    <w:rsid w:val="0AC4FD24"/>
    <w:rsid w:val="0AC56163"/>
    <w:rsid w:val="0ACBE827"/>
    <w:rsid w:val="0ACDDB83"/>
    <w:rsid w:val="0ACE09B5"/>
    <w:rsid w:val="0AD9968F"/>
    <w:rsid w:val="0AE107C1"/>
    <w:rsid w:val="0AE372DE"/>
    <w:rsid w:val="0AE82602"/>
    <w:rsid w:val="0AEBC5C5"/>
    <w:rsid w:val="0AEE842B"/>
    <w:rsid w:val="0AF55F64"/>
    <w:rsid w:val="0AF97FCA"/>
    <w:rsid w:val="0B03A46A"/>
    <w:rsid w:val="0B0616FC"/>
    <w:rsid w:val="0B0F9585"/>
    <w:rsid w:val="0B223968"/>
    <w:rsid w:val="0B22627D"/>
    <w:rsid w:val="0B266563"/>
    <w:rsid w:val="0B332B47"/>
    <w:rsid w:val="0B34496D"/>
    <w:rsid w:val="0B3A9D0B"/>
    <w:rsid w:val="0B43AD46"/>
    <w:rsid w:val="0B484E1C"/>
    <w:rsid w:val="0B4958DD"/>
    <w:rsid w:val="0B516E97"/>
    <w:rsid w:val="0B58C3F9"/>
    <w:rsid w:val="0B5EF23B"/>
    <w:rsid w:val="0B679F8F"/>
    <w:rsid w:val="0B6A61F6"/>
    <w:rsid w:val="0B6AA4B6"/>
    <w:rsid w:val="0B7310A7"/>
    <w:rsid w:val="0B801791"/>
    <w:rsid w:val="0B849209"/>
    <w:rsid w:val="0B8C6256"/>
    <w:rsid w:val="0B983CEB"/>
    <w:rsid w:val="0B99C956"/>
    <w:rsid w:val="0BA82437"/>
    <w:rsid w:val="0BAAFBD4"/>
    <w:rsid w:val="0BAEA7A2"/>
    <w:rsid w:val="0BAEF1CC"/>
    <w:rsid w:val="0BB69EF9"/>
    <w:rsid w:val="0BBDA807"/>
    <w:rsid w:val="0BC08D7A"/>
    <w:rsid w:val="0BC5C686"/>
    <w:rsid w:val="0BCAFCBD"/>
    <w:rsid w:val="0BD088EC"/>
    <w:rsid w:val="0BD71C6D"/>
    <w:rsid w:val="0BD90A97"/>
    <w:rsid w:val="0BDC5F8E"/>
    <w:rsid w:val="0BE5FFFC"/>
    <w:rsid w:val="0BF0CD11"/>
    <w:rsid w:val="0BF5D93D"/>
    <w:rsid w:val="0BFAAAAC"/>
    <w:rsid w:val="0C05778B"/>
    <w:rsid w:val="0C085B5C"/>
    <w:rsid w:val="0C16B5E6"/>
    <w:rsid w:val="0C18A35A"/>
    <w:rsid w:val="0C1AE161"/>
    <w:rsid w:val="0C1CC2C0"/>
    <w:rsid w:val="0C2048E2"/>
    <w:rsid w:val="0C2C09E1"/>
    <w:rsid w:val="0C2CF09F"/>
    <w:rsid w:val="0C2FF054"/>
    <w:rsid w:val="0C329465"/>
    <w:rsid w:val="0C34E339"/>
    <w:rsid w:val="0C4A4C35"/>
    <w:rsid w:val="0C58F200"/>
    <w:rsid w:val="0C643544"/>
    <w:rsid w:val="0C6C4121"/>
    <w:rsid w:val="0C6D8C49"/>
    <w:rsid w:val="0C6EA735"/>
    <w:rsid w:val="0C787227"/>
    <w:rsid w:val="0C80E2D5"/>
    <w:rsid w:val="0C9100D1"/>
    <w:rsid w:val="0C915A38"/>
    <w:rsid w:val="0CA33F9C"/>
    <w:rsid w:val="0CA7E525"/>
    <w:rsid w:val="0CAF2B65"/>
    <w:rsid w:val="0CB07BB6"/>
    <w:rsid w:val="0CB948CA"/>
    <w:rsid w:val="0CBA893B"/>
    <w:rsid w:val="0CC28488"/>
    <w:rsid w:val="0CC67100"/>
    <w:rsid w:val="0CCF612B"/>
    <w:rsid w:val="0CE1025B"/>
    <w:rsid w:val="0CE56D38"/>
    <w:rsid w:val="0CECE34A"/>
    <w:rsid w:val="0D03AD1A"/>
    <w:rsid w:val="0D0FEACE"/>
    <w:rsid w:val="0D124D4D"/>
    <w:rsid w:val="0D136B35"/>
    <w:rsid w:val="0D2AAE0E"/>
    <w:rsid w:val="0D2D27B4"/>
    <w:rsid w:val="0D2E44DB"/>
    <w:rsid w:val="0D33A092"/>
    <w:rsid w:val="0D36A46D"/>
    <w:rsid w:val="0D38BB2E"/>
    <w:rsid w:val="0D439674"/>
    <w:rsid w:val="0D44268A"/>
    <w:rsid w:val="0D46863D"/>
    <w:rsid w:val="0D4AD057"/>
    <w:rsid w:val="0D4AF4F0"/>
    <w:rsid w:val="0D4FE804"/>
    <w:rsid w:val="0D5A2F11"/>
    <w:rsid w:val="0D5E3EBB"/>
    <w:rsid w:val="0D6459D8"/>
    <w:rsid w:val="0D66C576"/>
    <w:rsid w:val="0D7085E2"/>
    <w:rsid w:val="0D74795B"/>
    <w:rsid w:val="0D78B325"/>
    <w:rsid w:val="0D7AC3D3"/>
    <w:rsid w:val="0D807997"/>
    <w:rsid w:val="0D8C6489"/>
    <w:rsid w:val="0D8EC8FF"/>
    <w:rsid w:val="0D96E170"/>
    <w:rsid w:val="0D9A5A4B"/>
    <w:rsid w:val="0D9F8B3B"/>
    <w:rsid w:val="0DA28627"/>
    <w:rsid w:val="0DA40DAF"/>
    <w:rsid w:val="0DA794EA"/>
    <w:rsid w:val="0DAA0DC6"/>
    <w:rsid w:val="0DAC5F9E"/>
    <w:rsid w:val="0DB9EAB6"/>
    <w:rsid w:val="0DBA708E"/>
    <w:rsid w:val="0DCA267B"/>
    <w:rsid w:val="0DE68315"/>
    <w:rsid w:val="0DEAD93A"/>
    <w:rsid w:val="0DEBC097"/>
    <w:rsid w:val="0DED9FAC"/>
    <w:rsid w:val="0DF0712E"/>
    <w:rsid w:val="0DFC421F"/>
    <w:rsid w:val="0E00B80E"/>
    <w:rsid w:val="0E02B05C"/>
    <w:rsid w:val="0E05A506"/>
    <w:rsid w:val="0E0B2E60"/>
    <w:rsid w:val="0E0D4471"/>
    <w:rsid w:val="0E199A26"/>
    <w:rsid w:val="0E25AE2D"/>
    <w:rsid w:val="0E34AC32"/>
    <w:rsid w:val="0E36D122"/>
    <w:rsid w:val="0E406DA5"/>
    <w:rsid w:val="0E4E7209"/>
    <w:rsid w:val="0E4F8F7E"/>
    <w:rsid w:val="0E583771"/>
    <w:rsid w:val="0E60792A"/>
    <w:rsid w:val="0E64A450"/>
    <w:rsid w:val="0E6843B5"/>
    <w:rsid w:val="0E7D6D62"/>
    <w:rsid w:val="0E9A23E7"/>
    <w:rsid w:val="0EA1FC2D"/>
    <w:rsid w:val="0EAF983A"/>
    <w:rsid w:val="0EB1F1F4"/>
    <w:rsid w:val="0EB282D8"/>
    <w:rsid w:val="0EB79B43"/>
    <w:rsid w:val="0EBBB8DF"/>
    <w:rsid w:val="0EC27BCC"/>
    <w:rsid w:val="0EC71ACE"/>
    <w:rsid w:val="0EC89335"/>
    <w:rsid w:val="0ECB3497"/>
    <w:rsid w:val="0ECB9288"/>
    <w:rsid w:val="0ED52F27"/>
    <w:rsid w:val="0ED69A36"/>
    <w:rsid w:val="0EE374C7"/>
    <w:rsid w:val="0EECF42B"/>
    <w:rsid w:val="0EFB959A"/>
    <w:rsid w:val="0F0018D5"/>
    <w:rsid w:val="0F07475A"/>
    <w:rsid w:val="0F10D3BA"/>
    <w:rsid w:val="0F1C5D31"/>
    <w:rsid w:val="0F1DD9D6"/>
    <w:rsid w:val="0F1E2B20"/>
    <w:rsid w:val="0F21F89C"/>
    <w:rsid w:val="0F2E5223"/>
    <w:rsid w:val="0F3D7FFD"/>
    <w:rsid w:val="0F479941"/>
    <w:rsid w:val="0F48FAE2"/>
    <w:rsid w:val="0F4C141E"/>
    <w:rsid w:val="0F53AD26"/>
    <w:rsid w:val="0F55F37F"/>
    <w:rsid w:val="0F596716"/>
    <w:rsid w:val="0F5981E4"/>
    <w:rsid w:val="0F5D3F21"/>
    <w:rsid w:val="0F5E00F8"/>
    <w:rsid w:val="0F6D8A9F"/>
    <w:rsid w:val="0F767143"/>
    <w:rsid w:val="0F76B688"/>
    <w:rsid w:val="0F76C41F"/>
    <w:rsid w:val="0F821A17"/>
    <w:rsid w:val="0F8EE627"/>
    <w:rsid w:val="0F91D61C"/>
    <w:rsid w:val="0F97BE4E"/>
    <w:rsid w:val="0F9CBE78"/>
    <w:rsid w:val="0FA44086"/>
    <w:rsid w:val="0FA8610E"/>
    <w:rsid w:val="0FB5CBCC"/>
    <w:rsid w:val="0FBDFC23"/>
    <w:rsid w:val="0FC43BCA"/>
    <w:rsid w:val="0FCA61FD"/>
    <w:rsid w:val="0FDAD6C4"/>
    <w:rsid w:val="0FE069F6"/>
    <w:rsid w:val="0FF22CE3"/>
    <w:rsid w:val="0FF793ED"/>
    <w:rsid w:val="0FFA9622"/>
    <w:rsid w:val="1004C9E5"/>
    <w:rsid w:val="1008DC3F"/>
    <w:rsid w:val="100CE368"/>
    <w:rsid w:val="10131E08"/>
    <w:rsid w:val="1013A286"/>
    <w:rsid w:val="10231E53"/>
    <w:rsid w:val="102C81E4"/>
    <w:rsid w:val="10338946"/>
    <w:rsid w:val="1035673D"/>
    <w:rsid w:val="1035CCCA"/>
    <w:rsid w:val="10377294"/>
    <w:rsid w:val="103977A2"/>
    <w:rsid w:val="103C93B5"/>
    <w:rsid w:val="104BA1D4"/>
    <w:rsid w:val="1051B38B"/>
    <w:rsid w:val="10541D39"/>
    <w:rsid w:val="105A8CD8"/>
    <w:rsid w:val="105AF04A"/>
    <w:rsid w:val="105B8D02"/>
    <w:rsid w:val="1062B939"/>
    <w:rsid w:val="106CA3FB"/>
    <w:rsid w:val="107AFD22"/>
    <w:rsid w:val="10845B37"/>
    <w:rsid w:val="108594E4"/>
    <w:rsid w:val="1089A341"/>
    <w:rsid w:val="108D0D27"/>
    <w:rsid w:val="1091D14E"/>
    <w:rsid w:val="10962545"/>
    <w:rsid w:val="109E924B"/>
    <w:rsid w:val="10ABCD12"/>
    <w:rsid w:val="10B025BC"/>
    <w:rsid w:val="10B0B8A7"/>
    <w:rsid w:val="10B57A3A"/>
    <w:rsid w:val="10B8E1ED"/>
    <w:rsid w:val="10B8FB70"/>
    <w:rsid w:val="10BA2EF7"/>
    <w:rsid w:val="10BFC386"/>
    <w:rsid w:val="10C56005"/>
    <w:rsid w:val="10C5C98A"/>
    <w:rsid w:val="10E7A81A"/>
    <w:rsid w:val="10E96491"/>
    <w:rsid w:val="10EEC9CF"/>
    <w:rsid w:val="10F348F0"/>
    <w:rsid w:val="10F3A3FE"/>
    <w:rsid w:val="10F69CDD"/>
    <w:rsid w:val="10F76AF1"/>
    <w:rsid w:val="110272C3"/>
    <w:rsid w:val="11028845"/>
    <w:rsid w:val="11036E06"/>
    <w:rsid w:val="11068999"/>
    <w:rsid w:val="111D666D"/>
    <w:rsid w:val="1134294B"/>
    <w:rsid w:val="113A62D1"/>
    <w:rsid w:val="113FB1DE"/>
    <w:rsid w:val="1164AC61"/>
    <w:rsid w:val="1166600F"/>
    <w:rsid w:val="117128A4"/>
    <w:rsid w:val="117393FB"/>
    <w:rsid w:val="1175B68E"/>
    <w:rsid w:val="117AF5FE"/>
    <w:rsid w:val="1183105C"/>
    <w:rsid w:val="119A427B"/>
    <w:rsid w:val="11A6D2CD"/>
    <w:rsid w:val="11ABE426"/>
    <w:rsid w:val="11DF528D"/>
    <w:rsid w:val="11E15468"/>
    <w:rsid w:val="11ED5F0A"/>
    <w:rsid w:val="11F3D7E1"/>
    <w:rsid w:val="120829FF"/>
    <w:rsid w:val="120C3FF8"/>
    <w:rsid w:val="121AB1DF"/>
    <w:rsid w:val="1224A4D0"/>
    <w:rsid w:val="122F0BE2"/>
    <w:rsid w:val="123CC892"/>
    <w:rsid w:val="123D7C8C"/>
    <w:rsid w:val="1248B303"/>
    <w:rsid w:val="124AB441"/>
    <w:rsid w:val="124D080B"/>
    <w:rsid w:val="125185D0"/>
    <w:rsid w:val="12669F7F"/>
    <w:rsid w:val="1267186E"/>
    <w:rsid w:val="126C902F"/>
    <w:rsid w:val="1284D19E"/>
    <w:rsid w:val="128A1B45"/>
    <w:rsid w:val="128CFB83"/>
    <w:rsid w:val="12A8E651"/>
    <w:rsid w:val="12BDCA9D"/>
    <w:rsid w:val="12BF9A63"/>
    <w:rsid w:val="12C638B6"/>
    <w:rsid w:val="12C864E9"/>
    <w:rsid w:val="12CD124F"/>
    <w:rsid w:val="12DDCF6A"/>
    <w:rsid w:val="12E2E7E7"/>
    <w:rsid w:val="12F72E6D"/>
    <w:rsid w:val="12F7C46A"/>
    <w:rsid w:val="12FE0243"/>
    <w:rsid w:val="130198AF"/>
    <w:rsid w:val="1307FBEA"/>
    <w:rsid w:val="131A9229"/>
    <w:rsid w:val="131C7F22"/>
    <w:rsid w:val="1320B85E"/>
    <w:rsid w:val="1320FFB1"/>
    <w:rsid w:val="132D8732"/>
    <w:rsid w:val="1339E02C"/>
    <w:rsid w:val="1341D95C"/>
    <w:rsid w:val="13496F1C"/>
    <w:rsid w:val="134BAA15"/>
    <w:rsid w:val="134D914D"/>
    <w:rsid w:val="1357E930"/>
    <w:rsid w:val="136A1962"/>
    <w:rsid w:val="136CC278"/>
    <w:rsid w:val="137C38CB"/>
    <w:rsid w:val="137E5DA2"/>
    <w:rsid w:val="13834344"/>
    <w:rsid w:val="13A81482"/>
    <w:rsid w:val="13A8D632"/>
    <w:rsid w:val="13A8E631"/>
    <w:rsid w:val="13A9723C"/>
    <w:rsid w:val="13AB5286"/>
    <w:rsid w:val="13AECD88"/>
    <w:rsid w:val="13BEF0F2"/>
    <w:rsid w:val="13C42D73"/>
    <w:rsid w:val="13DE4517"/>
    <w:rsid w:val="13EBCD39"/>
    <w:rsid w:val="13F18F5A"/>
    <w:rsid w:val="13F3DE89"/>
    <w:rsid w:val="13F92B3E"/>
    <w:rsid w:val="13FD356E"/>
    <w:rsid w:val="140CB9AF"/>
    <w:rsid w:val="14131973"/>
    <w:rsid w:val="141337CE"/>
    <w:rsid w:val="141671AD"/>
    <w:rsid w:val="14173EFB"/>
    <w:rsid w:val="141F4378"/>
    <w:rsid w:val="142593DC"/>
    <w:rsid w:val="1427DDB4"/>
    <w:rsid w:val="142820DF"/>
    <w:rsid w:val="1437BCF0"/>
    <w:rsid w:val="143C5FAD"/>
    <w:rsid w:val="143FE5CC"/>
    <w:rsid w:val="14462D50"/>
    <w:rsid w:val="14473536"/>
    <w:rsid w:val="1449D05E"/>
    <w:rsid w:val="144A39AF"/>
    <w:rsid w:val="146517D6"/>
    <w:rsid w:val="146B8BBD"/>
    <w:rsid w:val="147B8DFA"/>
    <w:rsid w:val="14808BF6"/>
    <w:rsid w:val="1484C54E"/>
    <w:rsid w:val="14865C32"/>
    <w:rsid w:val="148BEF60"/>
    <w:rsid w:val="148D93C1"/>
    <w:rsid w:val="148DFE11"/>
    <w:rsid w:val="149CE8BC"/>
    <w:rsid w:val="14A2699D"/>
    <w:rsid w:val="14AD1357"/>
    <w:rsid w:val="14AE94B4"/>
    <w:rsid w:val="14AEC703"/>
    <w:rsid w:val="14B5DA53"/>
    <w:rsid w:val="14BDEF9C"/>
    <w:rsid w:val="14C761E0"/>
    <w:rsid w:val="14CE3FAF"/>
    <w:rsid w:val="14D171CC"/>
    <w:rsid w:val="14D1BB20"/>
    <w:rsid w:val="14D3AB2F"/>
    <w:rsid w:val="15079DCB"/>
    <w:rsid w:val="15108BCD"/>
    <w:rsid w:val="15169CA3"/>
    <w:rsid w:val="15178B9A"/>
    <w:rsid w:val="151A8B74"/>
    <w:rsid w:val="151DACB0"/>
    <w:rsid w:val="151F62C8"/>
    <w:rsid w:val="15210FB7"/>
    <w:rsid w:val="152672E2"/>
    <w:rsid w:val="152AE3B0"/>
    <w:rsid w:val="152B6E7F"/>
    <w:rsid w:val="152FBF70"/>
    <w:rsid w:val="1530000A"/>
    <w:rsid w:val="1536E4FC"/>
    <w:rsid w:val="1553B2DC"/>
    <w:rsid w:val="1553F8BD"/>
    <w:rsid w:val="155B4F88"/>
    <w:rsid w:val="155D3A07"/>
    <w:rsid w:val="156512CF"/>
    <w:rsid w:val="156806A7"/>
    <w:rsid w:val="1569564C"/>
    <w:rsid w:val="1570D37A"/>
    <w:rsid w:val="15721C07"/>
    <w:rsid w:val="157E1E64"/>
    <w:rsid w:val="157E6EF1"/>
    <w:rsid w:val="157EEA4E"/>
    <w:rsid w:val="157F91D0"/>
    <w:rsid w:val="157FBB93"/>
    <w:rsid w:val="1583896C"/>
    <w:rsid w:val="158391F5"/>
    <w:rsid w:val="15867016"/>
    <w:rsid w:val="158F8CFF"/>
    <w:rsid w:val="159225E1"/>
    <w:rsid w:val="1593D665"/>
    <w:rsid w:val="159BD751"/>
    <w:rsid w:val="159CB6D0"/>
    <w:rsid w:val="15A69459"/>
    <w:rsid w:val="15B00E1E"/>
    <w:rsid w:val="15B18344"/>
    <w:rsid w:val="15B6F56B"/>
    <w:rsid w:val="15BC8506"/>
    <w:rsid w:val="15C3A7BB"/>
    <w:rsid w:val="15C94F9A"/>
    <w:rsid w:val="15CA0752"/>
    <w:rsid w:val="15CE50CD"/>
    <w:rsid w:val="15D0CC70"/>
    <w:rsid w:val="15D7341A"/>
    <w:rsid w:val="15DA1B59"/>
    <w:rsid w:val="15E4E321"/>
    <w:rsid w:val="15EE088E"/>
    <w:rsid w:val="15F15F9D"/>
    <w:rsid w:val="15F17B3C"/>
    <w:rsid w:val="16060249"/>
    <w:rsid w:val="1607C8E7"/>
    <w:rsid w:val="160D1117"/>
    <w:rsid w:val="16125C36"/>
    <w:rsid w:val="161D4813"/>
    <w:rsid w:val="161F0591"/>
    <w:rsid w:val="1620AE5A"/>
    <w:rsid w:val="1656AB8D"/>
    <w:rsid w:val="165A96B5"/>
    <w:rsid w:val="165EE5FE"/>
    <w:rsid w:val="1661A224"/>
    <w:rsid w:val="1667FC60"/>
    <w:rsid w:val="166B391C"/>
    <w:rsid w:val="166E9CC1"/>
    <w:rsid w:val="1670A7AB"/>
    <w:rsid w:val="1679D3A9"/>
    <w:rsid w:val="167CC80B"/>
    <w:rsid w:val="169C9F21"/>
    <w:rsid w:val="169E1C66"/>
    <w:rsid w:val="16A894D7"/>
    <w:rsid w:val="16A99BA5"/>
    <w:rsid w:val="16AB9645"/>
    <w:rsid w:val="16AC098D"/>
    <w:rsid w:val="16B0D524"/>
    <w:rsid w:val="16B995B9"/>
    <w:rsid w:val="16C0DD18"/>
    <w:rsid w:val="16C6BB81"/>
    <w:rsid w:val="16CCCBFA"/>
    <w:rsid w:val="16D04BB1"/>
    <w:rsid w:val="16D4DCE9"/>
    <w:rsid w:val="16D729E3"/>
    <w:rsid w:val="17073334"/>
    <w:rsid w:val="170B1F72"/>
    <w:rsid w:val="170C2EB1"/>
    <w:rsid w:val="170C78B7"/>
    <w:rsid w:val="170F8F6E"/>
    <w:rsid w:val="1711DD5B"/>
    <w:rsid w:val="171FC61D"/>
    <w:rsid w:val="17319BA6"/>
    <w:rsid w:val="173378D3"/>
    <w:rsid w:val="17456BDD"/>
    <w:rsid w:val="1746242F"/>
    <w:rsid w:val="174DDBCC"/>
    <w:rsid w:val="174DFC4B"/>
    <w:rsid w:val="17596E29"/>
    <w:rsid w:val="1760890C"/>
    <w:rsid w:val="17615789"/>
    <w:rsid w:val="17621CEE"/>
    <w:rsid w:val="1762D5AD"/>
    <w:rsid w:val="17674452"/>
    <w:rsid w:val="176F6AA3"/>
    <w:rsid w:val="17741A3D"/>
    <w:rsid w:val="177B1055"/>
    <w:rsid w:val="177BD5DE"/>
    <w:rsid w:val="17824630"/>
    <w:rsid w:val="1789DCC7"/>
    <w:rsid w:val="1792ADC9"/>
    <w:rsid w:val="179695DD"/>
    <w:rsid w:val="179BD98F"/>
    <w:rsid w:val="17A2D0B3"/>
    <w:rsid w:val="17A85AA0"/>
    <w:rsid w:val="17AE4FA2"/>
    <w:rsid w:val="17B12EA1"/>
    <w:rsid w:val="17BA5F07"/>
    <w:rsid w:val="17CD5771"/>
    <w:rsid w:val="17D08C79"/>
    <w:rsid w:val="17F4984E"/>
    <w:rsid w:val="17F8FB4D"/>
    <w:rsid w:val="1808BB11"/>
    <w:rsid w:val="18105812"/>
    <w:rsid w:val="1816E883"/>
    <w:rsid w:val="18170AFC"/>
    <w:rsid w:val="18184E87"/>
    <w:rsid w:val="181C36EE"/>
    <w:rsid w:val="182AFB5F"/>
    <w:rsid w:val="182F1D2C"/>
    <w:rsid w:val="18313B65"/>
    <w:rsid w:val="18348643"/>
    <w:rsid w:val="183528A1"/>
    <w:rsid w:val="18390B98"/>
    <w:rsid w:val="18391AB1"/>
    <w:rsid w:val="18393D0D"/>
    <w:rsid w:val="18421040"/>
    <w:rsid w:val="184921DC"/>
    <w:rsid w:val="184B63D9"/>
    <w:rsid w:val="184E2B36"/>
    <w:rsid w:val="184EA505"/>
    <w:rsid w:val="1850D6E4"/>
    <w:rsid w:val="1850D715"/>
    <w:rsid w:val="185EFC3A"/>
    <w:rsid w:val="185FEE5E"/>
    <w:rsid w:val="18655835"/>
    <w:rsid w:val="1875F7E0"/>
    <w:rsid w:val="1884FBC0"/>
    <w:rsid w:val="18862EDD"/>
    <w:rsid w:val="1899D0A7"/>
    <w:rsid w:val="18A4D1B9"/>
    <w:rsid w:val="18AA16FB"/>
    <w:rsid w:val="18AA6FFD"/>
    <w:rsid w:val="18AC6C75"/>
    <w:rsid w:val="18AD574B"/>
    <w:rsid w:val="18B6968D"/>
    <w:rsid w:val="18B99457"/>
    <w:rsid w:val="18B9C669"/>
    <w:rsid w:val="18BAE711"/>
    <w:rsid w:val="18C36755"/>
    <w:rsid w:val="18CD01A2"/>
    <w:rsid w:val="18D07AA6"/>
    <w:rsid w:val="18EF6A09"/>
    <w:rsid w:val="18EFDE28"/>
    <w:rsid w:val="18F97D13"/>
    <w:rsid w:val="18FECF72"/>
    <w:rsid w:val="190341E2"/>
    <w:rsid w:val="190D0C85"/>
    <w:rsid w:val="190F29EC"/>
    <w:rsid w:val="1923517D"/>
    <w:rsid w:val="1925B7AE"/>
    <w:rsid w:val="1925E1C4"/>
    <w:rsid w:val="1927ACB0"/>
    <w:rsid w:val="1934823C"/>
    <w:rsid w:val="1946E69A"/>
    <w:rsid w:val="1949F9A4"/>
    <w:rsid w:val="194A8938"/>
    <w:rsid w:val="1950E4C1"/>
    <w:rsid w:val="19511A2A"/>
    <w:rsid w:val="1953E0BD"/>
    <w:rsid w:val="19541769"/>
    <w:rsid w:val="19576728"/>
    <w:rsid w:val="195D54BD"/>
    <w:rsid w:val="197626C9"/>
    <w:rsid w:val="1976FDAC"/>
    <w:rsid w:val="198BEC42"/>
    <w:rsid w:val="19949C49"/>
    <w:rsid w:val="19996615"/>
    <w:rsid w:val="19A1445A"/>
    <w:rsid w:val="19A19E7E"/>
    <w:rsid w:val="19A71395"/>
    <w:rsid w:val="19B7E797"/>
    <w:rsid w:val="19B81245"/>
    <w:rsid w:val="19BBFD4F"/>
    <w:rsid w:val="19C1AA72"/>
    <w:rsid w:val="19C7FA6A"/>
    <w:rsid w:val="19CBA5CA"/>
    <w:rsid w:val="19D86075"/>
    <w:rsid w:val="19E12DD1"/>
    <w:rsid w:val="19E577D8"/>
    <w:rsid w:val="19EFD533"/>
    <w:rsid w:val="19F41701"/>
    <w:rsid w:val="19FA6F73"/>
    <w:rsid w:val="19FDCCE5"/>
    <w:rsid w:val="1A0EDBF3"/>
    <w:rsid w:val="1A125208"/>
    <w:rsid w:val="1A205C4B"/>
    <w:rsid w:val="1A2080F3"/>
    <w:rsid w:val="1A21411C"/>
    <w:rsid w:val="1A256479"/>
    <w:rsid w:val="1A3BF00C"/>
    <w:rsid w:val="1A467E49"/>
    <w:rsid w:val="1A4C717A"/>
    <w:rsid w:val="1A4E9F50"/>
    <w:rsid w:val="1A51A9FE"/>
    <w:rsid w:val="1A54648C"/>
    <w:rsid w:val="1A5BD038"/>
    <w:rsid w:val="1A5D120F"/>
    <w:rsid w:val="1A6509EE"/>
    <w:rsid w:val="1A6D1298"/>
    <w:rsid w:val="1A7A7B95"/>
    <w:rsid w:val="1A7E759E"/>
    <w:rsid w:val="1A83B073"/>
    <w:rsid w:val="1A89AE57"/>
    <w:rsid w:val="1A9371FD"/>
    <w:rsid w:val="1A973717"/>
    <w:rsid w:val="1A99FFA9"/>
    <w:rsid w:val="1A9A7D46"/>
    <w:rsid w:val="1A9B6C67"/>
    <w:rsid w:val="1A9F0139"/>
    <w:rsid w:val="1AA2F307"/>
    <w:rsid w:val="1AA5B185"/>
    <w:rsid w:val="1AA6454C"/>
    <w:rsid w:val="1AB43BD3"/>
    <w:rsid w:val="1ABB326C"/>
    <w:rsid w:val="1ABF4754"/>
    <w:rsid w:val="1AC383E1"/>
    <w:rsid w:val="1AC8F167"/>
    <w:rsid w:val="1AC98665"/>
    <w:rsid w:val="1AD46F2F"/>
    <w:rsid w:val="1ADAEE4D"/>
    <w:rsid w:val="1AE553CC"/>
    <w:rsid w:val="1AF2C668"/>
    <w:rsid w:val="1B0D2E81"/>
    <w:rsid w:val="1B11A5ED"/>
    <w:rsid w:val="1B13C237"/>
    <w:rsid w:val="1B13C980"/>
    <w:rsid w:val="1B1C0C83"/>
    <w:rsid w:val="1B211D44"/>
    <w:rsid w:val="1B21C80A"/>
    <w:rsid w:val="1B221278"/>
    <w:rsid w:val="1B3AA21F"/>
    <w:rsid w:val="1B409277"/>
    <w:rsid w:val="1B542457"/>
    <w:rsid w:val="1B5A4F38"/>
    <w:rsid w:val="1B61D75E"/>
    <w:rsid w:val="1B668D40"/>
    <w:rsid w:val="1B78D441"/>
    <w:rsid w:val="1B7BAA64"/>
    <w:rsid w:val="1B8B72AF"/>
    <w:rsid w:val="1B8D594E"/>
    <w:rsid w:val="1B95BD79"/>
    <w:rsid w:val="1B990E16"/>
    <w:rsid w:val="1B9A058E"/>
    <w:rsid w:val="1B9A9AD5"/>
    <w:rsid w:val="1B9AC91B"/>
    <w:rsid w:val="1BA88174"/>
    <w:rsid w:val="1BAA10DB"/>
    <w:rsid w:val="1BBD836D"/>
    <w:rsid w:val="1BC167FD"/>
    <w:rsid w:val="1BC30CBC"/>
    <w:rsid w:val="1BC5372C"/>
    <w:rsid w:val="1BC90AB3"/>
    <w:rsid w:val="1BD156B3"/>
    <w:rsid w:val="1BD23102"/>
    <w:rsid w:val="1BDDB8D9"/>
    <w:rsid w:val="1BDF012F"/>
    <w:rsid w:val="1BE15498"/>
    <w:rsid w:val="1BED0839"/>
    <w:rsid w:val="1BEF5CE5"/>
    <w:rsid w:val="1BF8E7CF"/>
    <w:rsid w:val="1C004C3C"/>
    <w:rsid w:val="1C0583EB"/>
    <w:rsid w:val="1C0AF74D"/>
    <w:rsid w:val="1C1380FA"/>
    <w:rsid w:val="1C1DFFDC"/>
    <w:rsid w:val="1C2034A1"/>
    <w:rsid w:val="1C231A81"/>
    <w:rsid w:val="1C2B2926"/>
    <w:rsid w:val="1C37CEB2"/>
    <w:rsid w:val="1C3AF4D8"/>
    <w:rsid w:val="1C3FD199"/>
    <w:rsid w:val="1C41996F"/>
    <w:rsid w:val="1C4219AD"/>
    <w:rsid w:val="1C47EDEE"/>
    <w:rsid w:val="1C49B5FA"/>
    <w:rsid w:val="1C4B7CC3"/>
    <w:rsid w:val="1C5F95D5"/>
    <w:rsid w:val="1C6F9488"/>
    <w:rsid w:val="1C708FB5"/>
    <w:rsid w:val="1C761D15"/>
    <w:rsid w:val="1C794B1D"/>
    <w:rsid w:val="1C79A7E2"/>
    <w:rsid w:val="1C7B6EE2"/>
    <w:rsid w:val="1C7EE492"/>
    <w:rsid w:val="1C834FAD"/>
    <w:rsid w:val="1C8E65CD"/>
    <w:rsid w:val="1C951C49"/>
    <w:rsid w:val="1C9A5DAE"/>
    <w:rsid w:val="1C9AD31C"/>
    <w:rsid w:val="1C9D6633"/>
    <w:rsid w:val="1C9DCDA6"/>
    <w:rsid w:val="1C9F28B1"/>
    <w:rsid w:val="1CA87831"/>
    <w:rsid w:val="1CA93E3B"/>
    <w:rsid w:val="1CAB75C5"/>
    <w:rsid w:val="1CAF3C1C"/>
    <w:rsid w:val="1CB05EF8"/>
    <w:rsid w:val="1CB6CE54"/>
    <w:rsid w:val="1CB74FDE"/>
    <w:rsid w:val="1CCBA984"/>
    <w:rsid w:val="1CCFDC82"/>
    <w:rsid w:val="1CDB4356"/>
    <w:rsid w:val="1CE0578D"/>
    <w:rsid w:val="1CE22746"/>
    <w:rsid w:val="1CED1FBD"/>
    <w:rsid w:val="1CEE8717"/>
    <w:rsid w:val="1CF1F8B0"/>
    <w:rsid w:val="1CF912D1"/>
    <w:rsid w:val="1CFAF12A"/>
    <w:rsid w:val="1D0801E7"/>
    <w:rsid w:val="1D081D33"/>
    <w:rsid w:val="1D0B13E0"/>
    <w:rsid w:val="1D11D4E9"/>
    <w:rsid w:val="1D1351AC"/>
    <w:rsid w:val="1D1FE6FF"/>
    <w:rsid w:val="1D235428"/>
    <w:rsid w:val="1D2F7116"/>
    <w:rsid w:val="1D3C21E1"/>
    <w:rsid w:val="1D48346E"/>
    <w:rsid w:val="1D48A8AC"/>
    <w:rsid w:val="1D4F7D87"/>
    <w:rsid w:val="1D567455"/>
    <w:rsid w:val="1D614DB6"/>
    <w:rsid w:val="1D643F26"/>
    <w:rsid w:val="1D66C831"/>
    <w:rsid w:val="1D68177B"/>
    <w:rsid w:val="1D6959F6"/>
    <w:rsid w:val="1D6B31BD"/>
    <w:rsid w:val="1D799ED8"/>
    <w:rsid w:val="1D7A3794"/>
    <w:rsid w:val="1D7CA0B7"/>
    <w:rsid w:val="1D7D6789"/>
    <w:rsid w:val="1D8C222E"/>
    <w:rsid w:val="1D90D95C"/>
    <w:rsid w:val="1D920CE1"/>
    <w:rsid w:val="1D971499"/>
    <w:rsid w:val="1D9F1AE1"/>
    <w:rsid w:val="1DA46349"/>
    <w:rsid w:val="1DA75BCE"/>
    <w:rsid w:val="1DB44E1C"/>
    <w:rsid w:val="1DB9D44F"/>
    <w:rsid w:val="1DCE6C76"/>
    <w:rsid w:val="1DCE6D11"/>
    <w:rsid w:val="1DD6DF58"/>
    <w:rsid w:val="1DE44883"/>
    <w:rsid w:val="1DE8EB71"/>
    <w:rsid w:val="1DF519BE"/>
    <w:rsid w:val="1E04D590"/>
    <w:rsid w:val="1E081DCB"/>
    <w:rsid w:val="1E092149"/>
    <w:rsid w:val="1E0982EB"/>
    <w:rsid w:val="1E207BF2"/>
    <w:rsid w:val="1E21A1EC"/>
    <w:rsid w:val="1E290DB8"/>
    <w:rsid w:val="1E2F9467"/>
    <w:rsid w:val="1E308659"/>
    <w:rsid w:val="1E329870"/>
    <w:rsid w:val="1E392037"/>
    <w:rsid w:val="1E3B44D1"/>
    <w:rsid w:val="1E3CEF53"/>
    <w:rsid w:val="1E3ED437"/>
    <w:rsid w:val="1E4571E3"/>
    <w:rsid w:val="1E463FF2"/>
    <w:rsid w:val="1E49D386"/>
    <w:rsid w:val="1E5427D2"/>
    <w:rsid w:val="1E56E4FA"/>
    <w:rsid w:val="1E64E334"/>
    <w:rsid w:val="1E652BAE"/>
    <w:rsid w:val="1E6B1DC4"/>
    <w:rsid w:val="1E6C07DE"/>
    <w:rsid w:val="1E6E4746"/>
    <w:rsid w:val="1E858FF7"/>
    <w:rsid w:val="1E931484"/>
    <w:rsid w:val="1E951830"/>
    <w:rsid w:val="1E99B324"/>
    <w:rsid w:val="1E9A516A"/>
    <w:rsid w:val="1E9D37C0"/>
    <w:rsid w:val="1EA17EFF"/>
    <w:rsid w:val="1EA27BDC"/>
    <w:rsid w:val="1EAABB9C"/>
    <w:rsid w:val="1EACD595"/>
    <w:rsid w:val="1EB050AC"/>
    <w:rsid w:val="1EB53FC1"/>
    <w:rsid w:val="1EB89FC5"/>
    <w:rsid w:val="1EB94EE4"/>
    <w:rsid w:val="1EC4D93B"/>
    <w:rsid w:val="1EC58D50"/>
    <w:rsid w:val="1EC6C701"/>
    <w:rsid w:val="1ED00D90"/>
    <w:rsid w:val="1ED4F078"/>
    <w:rsid w:val="1EDA35D7"/>
    <w:rsid w:val="1EDF6C8E"/>
    <w:rsid w:val="1EE496B6"/>
    <w:rsid w:val="1EE4F0AE"/>
    <w:rsid w:val="1EE561FC"/>
    <w:rsid w:val="1EF72FE1"/>
    <w:rsid w:val="1EFB9167"/>
    <w:rsid w:val="1EFCF0C3"/>
    <w:rsid w:val="1F06339F"/>
    <w:rsid w:val="1F087D08"/>
    <w:rsid w:val="1F0F5BAB"/>
    <w:rsid w:val="1F108327"/>
    <w:rsid w:val="1F11D837"/>
    <w:rsid w:val="1F123EA1"/>
    <w:rsid w:val="1F12B604"/>
    <w:rsid w:val="1F26391C"/>
    <w:rsid w:val="1F265111"/>
    <w:rsid w:val="1F2F0643"/>
    <w:rsid w:val="1F36B8C0"/>
    <w:rsid w:val="1F389887"/>
    <w:rsid w:val="1F392FDF"/>
    <w:rsid w:val="1F3A0E4B"/>
    <w:rsid w:val="1F453537"/>
    <w:rsid w:val="1F48286C"/>
    <w:rsid w:val="1F495A40"/>
    <w:rsid w:val="1F50854C"/>
    <w:rsid w:val="1F627E64"/>
    <w:rsid w:val="1F65665B"/>
    <w:rsid w:val="1F65E8F1"/>
    <w:rsid w:val="1F6A0E2E"/>
    <w:rsid w:val="1F76C441"/>
    <w:rsid w:val="1F77C81C"/>
    <w:rsid w:val="1F7E948F"/>
    <w:rsid w:val="1F9AECAB"/>
    <w:rsid w:val="1FA0FFE3"/>
    <w:rsid w:val="1FA95B4B"/>
    <w:rsid w:val="1FB2B744"/>
    <w:rsid w:val="1FB513FE"/>
    <w:rsid w:val="1FBBC24D"/>
    <w:rsid w:val="1FBD762F"/>
    <w:rsid w:val="1FBE4442"/>
    <w:rsid w:val="1FC93D0C"/>
    <w:rsid w:val="1FD56EDE"/>
    <w:rsid w:val="1FD6FAA7"/>
    <w:rsid w:val="1FD8CEAF"/>
    <w:rsid w:val="1FEA9F8D"/>
    <w:rsid w:val="1FEF9DD9"/>
    <w:rsid w:val="1FEFE1A9"/>
    <w:rsid w:val="1FF4646D"/>
    <w:rsid w:val="1FF50333"/>
    <w:rsid w:val="1FF82927"/>
    <w:rsid w:val="1FFDECB5"/>
    <w:rsid w:val="2001EE3D"/>
    <w:rsid w:val="2004D693"/>
    <w:rsid w:val="2004DB16"/>
    <w:rsid w:val="20092636"/>
    <w:rsid w:val="200A6BE6"/>
    <w:rsid w:val="200DF2EF"/>
    <w:rsid w:val="2017B30B"/>
    <w:rsid w:val="2027C225"/>
    <w:rsid w:val="2030BB39"/>
    <w:rsid w:val="20313F9A"/>
    <w:rsid w:val="20329052"/>
    <w:rsid w:val="20384D8D"/>
    <w:rsid w:val="204375B5"/>
    <w:rsid w:val="205AB15B"/>
    <w:rsid w:val="206886F9"/>
    <w:rsid w:val="207644F1"/>
    <w:rsid w:val="20797D3A"/>
    <w:rsid w:val="207C8289"/>
    <w:rsid w:val="20855F8F"/>
    <w:rsid w:val="2085F2DF"/>
    <w:rsid w:val="20896655"/>
    <w:rsid w:val="208A7537"/>
    <w:rsid w:val="208B8B92"/>
    <w:rsid w:val="208FA270"/>
    <w:rsid w:val="2090B867"/>
    <w:rsid w:val="2093B165"/>
    <w:rsid w:val="20973DDA"/>
    <w:rsid w:val="209818BE"/>
    <w:rsid w:val="20999DED"/>
    <w:rsid w:val="20A50816"/>
    <w:rsid w:val="20B5852F"/>
    <w:rsid w:val="20B62DC8"/>
    <w:rsid w:val="20B86D39"/>
    <w:rsid w:val="20BE886C"/>
    <w:rsid w:val="20CD090D"/>
    <w:rsid w:val="20D70D97"/>
    <w:rsid w:val="20D74887"/>
    <w:rsid w:val="20D93A64"/>
    <w:rsid w:val="20DB11D4"/>
    <w:rsid w:val="20E97121"/>
    <w:rsid w:val="20EEF251"/>
    <w:rsid w:val="20F5750E"/>
    <w:rsid w:val="20FF3F2B"/>
    <w:rsid w:val="20FFABDD"/>
    <w:rsid w:val="2100E8CB"/>
    <w:rsid w:val="210D0E8E"/>
    <w:rsid w:val="2112E804"/>
    <w:rsid w:val="21215B97"/>
    <w:rsid w:val="21290E95"/>
    <w:rsid w:val="212A62B8"/>
    <w:rsid w:val="212E7243"/>
    <w:rsid w:val="212F13CA"/>
    <w:rsid w:val="213074EE"/>
    <w:rsid w:val="214826E6"/>
    <w:rsid w:val="2151D47D"/>
    <w:rsid w:val="2158DB83"/>
    <w:rsid w:val="216050DF"/>
    <w:rsid w:val="2168906B"/>
    <w:rsid w:val="216F4C9B"/>
    <w:rsid w:val="2177DBFB"/>
    <w:rsid w:val="218848A3"/>
    <w:rsid w:val="218C6AA9"/>
    <w:rsid w:val="21985B57"/>
    <w:rsid w:val="219CEE26"/>
    <w:rsid w:val="21A18B34"/>
    <w:rsid w:val="21AA09D2"/>
    <w:rsid w:val="21B88486"/>
    <w:rsid w:val="21BEBFCC"/>
    <w:rsid w:val="21C2FFD5"/>
    <w:rsid w:val="21C901AC"/>
    <w:rsid w:val="21CE4466"/>
    <w:rsid w:val="21D96CA5"/>
    <w:rsid w:val="21E1EC9A"/>
    <w:rsid w:val="21E6E00C"/>
    <w:rsid w:val="21EEC372"/>
    <w:rsid w:val="21EF3F5D"/>
    <w:rsid w:val="21EF83B4"/>
    <w:rsid w:val="21F586E8"/>
    <w:rsid w:val="21F8702B"/>
    <w:rsid w:val="22044CDA"/>
    <w:rsid w:val="2204A73F"/>
    <w:rsid w:val="22153C52"/>
    <w:rsid w:val="2215529D"/>
    <w:rsid w:val="221D7872"/>
    <w:rsid w:val="221DBFB7"/>
    <w:rsid w:val="22318251"/>
    <w:rsid w:val="2248E417"/>
    <w:rsid w:val="224A0E0D"/>
    <w:rsid w:val="22552913"/>
    <w:rsid w:val="225A701B"/>
    <w:rsid w:val="22609838"/>
    <w:rsid w:val="226289FB"/>
    <w:rsid w:val="22649974"/>
    <w:rsid w:val="22688359"/>
    <w:rsid w:val="2273CA1F"/>
    <w:rsid w:val="22787262"/>
    <w:rsid w:val="227C6310"/>
    <w:rsid w:val="228933A3"/>
    <w:rsid w:val="22AAB2F6"/>
    <w:rsid w:val="22ACECAF"/>
    <w:rsid w:val="22AD06FA"/>
    <w:rsid w:val="22AE9010"/>
    <w:rsid w:val="22B4F3BA"/>
    <w:rsid w:val="22BE43BD"/>
    <w:rsid w:val="22C69BE1"/>
    <w:rsid w:val="22CCCB34"/>
    <w:rsid w:val="22D4FDC1"/>
    <w:rsid w:val="22EE75E0"/>
    <w:rsid w:val="22FBFEAF"/>
    <w:rsid w:val="22FEC7D8"/>
    <w:rsid w:val="23030185"/>
    <w:rsid w:val="231957D3"/>
    <w:rsid w:val="2331476D"/>
    <w:rsid w:val="2339DD45"/>
    <w:rsid w:val="233E7ECB"/>
    <w:rsid w:val="23435CB4"/>
    <w:rsid w:val="2344EE6B"/>
    <w:rsid w:val="2348783C"/>
    <w:rsid w:val="23491E98"/>
    <w:rsid w:val="235E052D"/>
    <w:rsid w:val="236262FF"/>
    <w:rsid w:val="236A3F17"/>
    <w:rsid w:val="23727FD1"/>
    <w:rsid w:val="239EEB7C"/>
    <w:rsid w:val="23A2BA8F"/>
    <w:rsid w:val="23A5D9FA"/>
    <w:rsid w:val="23A5FF35"/>
    <w:rsid w:val="23A71092"/>
    <w:rsid w:val="23A77022"/>
    <w:rsid w:val="23A98BE3"/>
    <w:rsid w:val="23A9B2D9"/>
    <w:rsid w:val="23AD8024"/>
    <w:rsid w:val="23B65516"/>
    <w:rsid w:val="23B6B6B4"/>
    <w:rsid w:val="23C29073"/>
    <w:rsid w:val="23C3C7A2"/>
    <w:rsid w:val="23C3F39C"/>
    <w:rsid w:val="23D84321"/>
    <w:rsid w:val="23E43563"/>
    <w:rsid w:val="23E8CC71"/>
    <w:rsid w:val="23EA22A2"/>
    <w:rsid w:val="23EEE0F1"/>
    <w:rsid w:val="23EEE191"/>
    <w:rsid w:val="23F87FBE"/>
    <w:rsid w:val="2402FD3E"/>
    <w:rsid w:val="2405F4B2"/>
    <w:rsid w:val="240BBA8C"/>
    <w:rsid w:val="2410DC4C"/>
    <w:rsid w:val="24115775"/>
    <w:rsid w:val="241CD384"/>
    <w:rsid w:val="242040C1"/>
    <w:rsid w:val="24292C61"/>
    <w:rsid w:val="242FECC1"/>
    <w:rsid w:val="2430BD83"/>
    <w:rsid w:val="24319052"/>
    <w:rsid w:val="2437F1D4"/>
    <w:rsid w:val="243BD554"/>
    <w:rsid w:val="24461F7C"/>
    <w:rsid w:val="24529545"/>
    <w:rsid w:val="2461F2C7"/>
    <w:rsid w:val="24623305"/>
    <w:rsid w:val="2470F73C"/>
    <w:rsid w:val="247BDB09"/>
    <w:rsid w:val="247BE7F7"/>
    <w:rsid w:val="248191CA"/>
    <w:rsid w:val="2486BEF6"/>
    <w:rsid w:val="248E6CFC"/>
    <w:rsid w:val="2497A1F4"/>
    <w:rsid w:val="2499E04F"/>
    <w:rsid w:val="249FC492"/>
    <w:rsid w:val="24A0E502"/>
    <w:rsid w:val="24A2E119"/>
    <w:rsid w:val="24A50F48"/>
    <w:rsid w:val="24A64DD4"/>
    <w:rsid w:val="24B5D9C9"/>
    <w:rsid w:val="24B7010B"/>
    <w:rsid w:val="24C0FD8E"/>
    <w:rsid w:val="24C16D99"/>
    <w:rsid w:val="24C20A9D"/>
    <w:rsid w:val="24D02290"/>
    <w:rsid w:val="24E0C347"/>
    <w:rsid w:val="24E122CF"/>
    <w:rsid w:val="24E148B4"/>
    <w:rsid w:val="24E1C714"/>
    <w:rsid w:val="24E31FA8"/>
    <w:rsid w:val="24EEC910"/>
    <w:rsid w:val="24FAE1C0"/>
    <w:rsid w:val="24FB4DE5"/>
    <w:rsid w:val="2500718A"/>
    <w:rsid w:val="2506620E"/>
    <w:rsid w:val="250BEBAA"/>
    <w:rsid w:val="250C6F87"/>
    <w:rsid w:val="250E54AD"/>
    <w:rsid w:val="2516A2AE"/>
    <w:rsid w:val="251A445F"/>
    <w:rsid w:val="25230932"/>
    <w:rsid w:val="2526C92B"/>
    <w:rsid w:val="253A7E2A"/>
    <w:rsid w:val="253D5E04"/>
    <w:rsid w:val="25407EA9"/>
    <w:rsid w:val="254CFF9B"/>
    <w:rsid w:val="2551088B"/>
    <w:rsid w:val="2552E8FF"/>
    <w:rsid w:val="2568B37A"/>
    <w:rsid w:val="256A5094"/>
    <w:rsid w:val="256B853F"/>
    <w:rsid w:val="25743A2A"/>
    <w:rsid w:val="25845B6A"/>
    <w:rsid w:val="2589DE2E"/>
    <w:rsid w:val="258B5C26"/>
    <w:rsid w:val="258C927E"/>
    <w:rsid w:val="258D75BA"/>
    <w:rsid w:val="2596E199"/>
    <w:rsid w:val="25A43294"/>
    <w:rsid w:val="25ABF49F"/>
    <w:rsid w:val="25AD2F24"/>
    <w:rsid w:val="25B1CD77"/>
    <w:rsid w:val="25B92C13"/>
    <w:rsid w:val="25BC05A6"/>
    <w:rsid w:val="25BD3911"/>
    <w:rsid w:val="25C73762"/>
    <w:rsid w:val="25D3AE39"/>
    <w:rsid w:val="25DAEAE9"/>
    <w:rsid w:val="25E01E40"/>
    <w:rsid w:val="25E5CFCC"/>
    <w:rsid w:val="25FBD350"/>
    <w:rsid w:val="26036A6E"/>
    <w:rsid w:val="26059C28"/>
    <w:rsid w:val="260A02A1"/>
    <w:rsid w:val="261192F6"/>
    <w:rsid w:val="261E5E70"/>
    <w:rsid w:val="2622FFE4"/>
    <w:rsid w:val="262AA9A8"/>
    <w:rsid w:val="26312F59"/>
    <w:rsid w:val="2634831D"/>
    <w:rsid w:val="2656F997"/>
    <w:rsid w:val="2666BB1C"/>
    <w:rsid w:val="2667E206"/>
    <w:rsid w:val="26697937"/>
    <w:rsid w:val="267B2E15"/>
    <w:rsid w:val="268832A3"/>
    <w:rsid w:val="268F23FD"/>
    <w:rsid w:val="26963CBC"/>
    <w:rsid w:val="26991EAF"/>
    <w:rsid w:val="26A4D8DD"/>
    <w:rsid w:val="26C13262"/>
    <w:rsid w:val="26C365EC"/>
    <w:rsid w:val="26CD26EB"/>
    <w:rsid w:val="26DF9D02"/>
    <w:rsid w:val="26E76FFB"/>
    <w:rsid w:val="26EE49FE"/>
    <w:rsid w:val="27052852"/>
    <w:rsid w:val="270E4FD0"/>
    <w:rsid w:val="27189112"/>
    <w:rsid w:val="27234FA2"/>
    <w:rsid w:val="2730C201"/>
    <w:rsid w:val="274A78ED"/>
    <w:rsid w:val="274AB0FF"/>
    <w:rsid w:val="275DBB2F"/>
    <w:rsid w:val="276BCF40"/>
    <w:rsid w:val="276F5CB4"/>
    <w:rsid w:val="27745E6E"/>
    <w:rsid w:val="27815569"/>
    <w:rsid w:val="27825C27"/>
    <w:rsid w:val="27830FD8"/>
    <w:rsid w:val="27877F6E"/>
    <w:rsid w:val="278A7662"/>
    <w:rsid w:val="278BFE63"/>
    <w:rsid w:val="279BF387"/>
    <w:rsid w:val="27AE2F47"/>
    <w:rsid w:val="27B7D211"/>
    <w:rsid w:val="27BFBD71"/>
    <w:rsid w:val="27BFC960"/>
    <w:rsid w:val="27CDB11C"/>
    <w:rsid w:val="27D26DE0"/>
    <w:rsid w:val="27D2C825"/>
    <w:rsid w:val="27D3664E"/>
    <w:rsid w:val="27D70184"/>
    <w:rsid w:val="27DE2298"/>
    <w:rsid w:val="27E68211"/>
    <w:rsid w:val="27E92A41"/>
    <w:rsid w:val="27EB910F"/>
    <w:rsid w:val="27EE5AB3"/>
    <w:rsid w:val="27F26D75"/>
    <w:rsid w:val="27F45FE9"/>
    <w:rsid w:val="2806B5E0"/>
    <w:rsid w:val="2809FCB9"/>
    <w:rsid w:val="280A6409"/>
    <w:rsid w:val="28149F2C"/>
    <w:rsid w:val="2815D0FE"/>
    <w:rsid w:val="281B4369"/>
    <w:rsid w:val="282413BC"/>
    <w:rsid w:val="2826434D"/>
    <w:rsid w:val="2828A499"/>
    <w:rsid w:val="282F5462"/>
    <w:rsid w:val="284E6B13"/>
    <w:rsid w:val="2853C973"/>
    <w:rsid w:val="2853FA14"/>
    <w:rsid w:val="28541890"/>
    <w:rsid w:val="285A17D7"/>
    <w:rsid w:val="285BA0A2"/>
    <w:rsid w:val="285E81E3"/>
    <w:rsid w:val="28606C56"/>
    <w:rsid w:val="286FB397"/>
    <w:rsid w:val="2872F526"/>
    <w:rsid w:val="2884D6B2"/>
    <w:rsid w:val="2885C10A"/>
    <w:rsid w:val="2888EEB1"/>
    <w:rsid w:val="289BA7B8"/>
    <w:rsid w:val="289E6825"/>
    <w:rsid w:val="28A0F427"/>
    <w:rsid w:val="28A5B4AF"/>
    <w:rsid w:val="28AAB477"/>
    <w:rsid w:val="28BA69E7"/>
    <w:rsid w:val="28C92252"/>
    <w:rsid w:val="28CB8ECF"/>
    <w:rsid w:val="28D0ADCF"/>
    <w:rsid w:val="28D5C311"/>
    <w:rsid w:val="28D788CB"/>
    <w:rsid w:val="28D8D4D6"/>
    <w:rsid w:val="28DE8319"/>
    <w:rsid w:val="28E11DE2"/>
    <w:rsid w:val="28E458C2"/>
    <w:rsid w:val="28E8EF3A"/>
    <w:rsid w:val="28EB831C"/>
    <w:rsid w:val="28F3F188"/>
    <w:rsid w:val="290173B7"/>
    <w:rsid w:val="29033808"/>
    <w:rsid w:val="290F5C42"/>
    <w:rsid w:val="290FFEE2"/>
    <w:rsid w:val="2911522A"/>
    <w:rsid w:val="291CD019"/>
    <w:rsid w:val="291E2845"/>
    <w:rsid w:val="2921855F"/>
    <w:rsid w:val="29230771"/>
    <w:rsid w:val="29287ECC"/>
    <w:rsid w:val="292B93CA"/>
    <w:rsid w:val="292C6EDC"/>
    <w:rsid w:val="292F702D"/>
    <w:rsid w:val="2931F5BA"/>
    <w:rsid w:val="293D2B56"/>
    <w:rsid w:val="294286F1"/>
    <w:rsid w:val="294519CF"/>
    <w:rsid w:val="2948E8B4"/>
    <w:rsid w:val="294C438A"/>
    <w:rsid w:val="29529024"/>
    <w:rsid w:val="29566B03"/>
    <w:rsid w:val="295F8885"/>
    <w:rsid w:val="296105ED"/>
    <w:rsid w:val="29623078"/>
    <w:rsid w:val="2966981E"/>
    <w:rsid w:val="296DA69A"/>
    <w:rsid w:val="297869AA"/>
    <w:rsid w:val="298692D1"/>
    <w:rsid w:val="298B4A22"/>
    <w:rsid w:val="2990B628"/>
    <w:rsid w:val="299BAE19"/>
    <w:rsid w:val="299CA5F0"/>
    <w:rsid w:val="29A108EC"/>
    <w:rsid w:val="29A2F07D"/>
    <w:rsid w:val="29A3EDEF"/>
    <w:rsid w:val="29A51258"/>
    <w:rsid w:val="29AB5378"/>
    <w:rsid w:val="29AC95FC"/>
    <w:rsid w:val="29B66C84"/>
    <w:rsid w:val="29C764C8"/>
    <w:rsid w:val="29CE124A"/>
    <w:rsid w:val="29D6E168"/>
    <w:rsid w:val="29E46153"/>
    <w:rsid w:val="29E48413"/>
    <w:rsid w:val="29F3C487"/>
    <w:rsid w:val="29FF1B2C"/>
    <w:rsid w:val="2A0066FF"/>
    <w:rsid w:val="2A05458E"/>
    <w:rsid w:val="2A06196C"/>
    <w:rsid w:val="2A091854"/>
    <w:rsid w:val="2A113A95"/>
    <w:rsid w:val="2A19DC91"/>
    <w:rsid w:val="2A1CCCCB"/>
    <w:rsid w:val="2A1D1323"/>
    <w:rsid w:val="2A1EB7FB"/>
    <w:rsid w:val="2A1EC8DA"/>
    <w:rsid w:val="2A388808"/>
    <w:rsid w:val="2A4596FD"/>
    <w:rsid w:val="2A464645"/>
    <w:rsid w:val="2A4A305C"/>
    <w:rsid w:val="2A556F16"/>
    <w:rsid w:val="2A5642B4"/>
    <w:rsid w:val="2A57CD02"/>
    <w:rsid w:val="2A60061D"/>
    <w:rsid w:val="2A628042"/>
    <w:rsid w:val="2A859F10"/>
    <w:rsid w:val="2A89A67A"/>
    <w:rsid w:val="2A8D9349"/>
    <w:rsid w:val="2A9BB5F1"/>
    <w:rsid w:val="2A9D1586"/>
    <w:rsid w:val="2AA29E89"/>
    <w:rsid w:val="2AA4C57A"/>
    <w:rsid w:val="2AADA89B"/>
    <w:rsid w:val="2AAEE87F"/>
    <w:rsid w:val="2AB01073"/>
    <w:rsid w:val="2AB2C7DB"/>
    <w:rsid w:val="2AB383FE"/>
    <w:rsid w:val="2AB3DE77"/>
    <w:rsid w:val="2ABBC152"/>
    <w:rsid w:val="2AD06299"/>
    <w:rsid w:val="2AD2C47A"/>
    <w:rsid w:val="2AD3997B"/>
    <w:rsid w:val="2ADDFBE5"/>
    <w:rsid w:val="2ADE9382"/>
    <w:rsid w:val="2ADF743A"/>
    <w:rsid w:val="2AE8045C"/>
    <w:rsid w:val="2AE80790"/>
    <w:rsid w:val="2AEFFD38"/>
    <w:rsid w:val="2AF432B7"/>
    <w:rsid w:val="2AFA989A"/>
    <w:rsid w:val="2B02E0E1"/>
    <w:rsid w:val="2B02EB55"/>
    <w:rsid w:val="2B0C1E3D"/>
    <w:rsid w:val="2B0C9771"/>
    <w:rsid w:val="2B13ABA6"/>
    <w:rsid w:val="2B19C02A"/>
    <w:rsid w:val="2B1EB8EB"/>
    <w:rsid w:val="2B1FFFF5"/>
    <w:rsid w:val="2B20CB18"/>
    <w:rsid w:val="2B2591CA"/>
    <w:rsid w:val="2B2700D6"/>
    <w:rsid w:val="2B2987A5"/>
    <w:rsid w:val="2B3250BF"/>
    <w:rsid w:val="2B3AE6DC"/>
    <w:rsid w:val="2B42B804"/>
    <w:rsid w:val="2B48244C"/>
    <w:rsid w:val="2B57AC93"/>
    <w:rsid w:val="2B5E7095"/>
    <w:rsid w:val="2B799566"/>
    <w:rsid w:val="2B7D18C5"/>
    <w:rsid w:val="2B7FB683"/>
    <w:rsid w:val="2B9011E8"/>
    <w:rsid w:val="2B94BE60"/>
    <w:rsid w:val="2B94C659"/>
    <w:rsid w:val="2B9D6EB7"/>
    <w:rsid w:val="2B9F5C17"/>
    <w:rsid w:val="2BA18BFD"/>
    <w:rsid w:val="2BB924F0"/>
    <w:rsid w:val="2BC3875F"/>
    <w:rsid w:val="2BDE9181"/>
    <w:rsid w:val="2BE29455"/>
    <w:rsid w:val="2BE410C1"/>
    <w:rsid w:val="2BE468BF"/>
    <w:rsid w:val="2BEC1BBF"/>
    <w:rsid w:val="2BEC5FF1"/>
    <w:rsid w:val="2BF92246"/>
    <w:rsid w:val="2BFA7476"/>
    <w:rsid w:val="2C09FF1D"/>
    <w:rsid w:val="2C0B3EF0"/>
    <w:rsid w:val="2C105C5E"/>
    <w:rsid w:val="2C155B1A"/>
    <w:rsid w:val="2C1A4144"/>
    <w:rsid w:val="2C31D419"/>
    <w:rsid w:val="2C32CAE6"/>
    <w:rsid w:val="2C332C2D"/>
    <w:rsid w:val="2C3604D0"/>
    <w:rsid w:val="2C36F3DB"/>
    <w:rsid w:val="2C385C00"/>
    <w:rsid w:val="2C3DFE5F"/>
    <w:rsid w:val="2C462196"/>
    <w:rsid w:val="2C485268"/>
    <w:rsid w:val="2C495E56"/>
    <w:rsid w:val="2C58F6A4"/>
    <w:rsid w:val="2C5AB76A"/>
    <w:rsid w:val="2C5D12E2"/>
    <w:rsid w:val="2C5E8ACA"/>
    <w:rsid w:val="2C640FF3"/>
    <w:rsid w:val="2C65FDE2"/>
    <w:rsid w:val="2C6978F4"/>
    <w:rsid w:val="2C6B1920"/>
    <w:rsid w:val="2C76E1E7"/>
    <w:rsid w:val="2C797F1C"/>
    <w:rsid w:val="2C7EEB8A"/>
    <w:rsid w:val="2C8179B5"/>
    <w:rsid w:val="2C823BE4"/>
    <w:rsid w:val="2C988376"/>
    <w:rsid w:val="2C9D858C"/>
    <w:rsid w:val="2C9F9B69"/>
    <w:rsid w:val="2CA895BD"/>
    <w:rsid w:val="2CAA0649"/>
    <w:rsid w:val="2CB3B5E7"/>
    <w:rsid w:val="2CB65980"/>
    <w:rsid w:val="2CBE3158"/>
    <w:rsid w:val="2CD50D3B"/>
    <w:rsid w:val="2D0239EE"/>
    <w:rsid w:val="2D04737F"/>
    <w:rsid w:val="2D0510A5"/>
    <w:rsid w:val="2D165802"/>
    <w:rsid w:val="2D198E15"/>
    <w:rsid w:val="2D1BB31B"/>
    <w:rsid w:val="2D21AD4E"/>
    <w:rsid w:val="2D4B8DC9"/>
    <w:rsid w:val="2D54FB8B"/>
    <w:rsid w:val="2D67F219"/>
    <w:rsid w:val="2D70A452"/>
    <w:rsid w:val="2D77C205"/>
    <w:rsid w:val="2D7EE42A"/>
    <w:rsid w:val="2D826896"/>
    <w:rsid w:val="2D8AB756"/>
    <w:rsid w:val="2D8E04AC"/>
    <w:rsid w:val="2D97C2D9"/>
    <w:rsid w:val="2D9DD681"/>
    <w:rsid w:val="2DAC05FE"/>
    <w:rsid w:val="2DACAEF9"/>
    <w:rsid w:val="2DB7163F"/>
    <w:rsid w:val="2DC8232B"/>
    <w:rsid w:val="2DCC608A"/>
    <w:rsid w:val="2DD4BA3A"/>
    <w:rsid w:val="2DE14C04"/>
    <w:rsid w:val="2DE372DB"/>
    <w:rsid w:val="2DF8AF92"/>
    <w:rsid w:val="2E0B8E1B"/>
    <w:rsid w:val="2E0CB803"/>
    <w:rsid w:val="2E18E67A"/>
    <w:rsid w:val="2E308A00"/>
    <w:rsid w:val="2E3DF891"/>
    <w:rsid w:val="2E405F51"/>
    <w:rsid w:val="2E463BCC"/>
    <w:rsid w:val="2E4EE35E"/>
    <w:rsid w:val="2E50E1F3"/>
    <w:rsid w:val="2E514606"/>
    <w:rsid w:val="2E598DA2"/>
    <w:rsid w:val="2E59F248"/>
    <w:rsid w:val="2E5F918B"/>
    <w:rsid w:val="2E5FF47E"/>
    <w:rsid w:val="2E677A56"/>
    <w:rsid w:val="2E820C7D"/>
    <w:rsid w:val="2E83B9E2"/>
    <w:rsid w:val="2E846937"/>
    <w:rsid w:val="2E8478E6"/>
    <w:rsid w:val="2E876AC2"/>
    <w:rsid w:val="2E89B76E"/>
    <w:rsid w:val="2E922BA2"/>
    <w:rsid w:val="2E95CD6D"/>
    <w:rsid w:val="2E9E6330"/>
    <w:rsid w:val="2E9FB60F"/>
    <w:rsid w:val="2EA08A5A"/>
    <w:rsid w:val="2EA244B0"/>
    <w:rsid w:val="2EA78AF5"/>
    <w:rsid w:val="2EABB2E9"/>
    <w:rsid w:val="2EB21AFD"/>
    <w:rsid w:val="2EB5E3DF"/>
    <w:rsid w:val="2ECD6959"/>
    <w:rsid w:val="2EDAFEEF"/>
    <w:rsid w:val="2EE814C8"/>
    <w:rsid w:val="2EFBAAD3"/>
    <w:rsid w:val="2EFC5FDA"/>
    <w:rsid w:val="2F0F448C"/>
    <w:rsid w:val="2F124A1C"/>
    <w:rsid w:val="2F13F7FE"/>
    <w:rsid w:val="2F1C1549"/>
    <w:rsid w:val="2F1C5BD4"/>
    <w:rsid w:val="2F1E83EB"/>
    <w:rsid w:val="2F2074EB"/>
    <w:rsid w:val="2F28B276"/>
    <w:rsid w:val="2F290DBA"/>
    <w:rsid w:val="2F43C3FE"/>
    <w:rsid w:val="2F466489"/>
    <w:rsid w:val="2F48D34C"/>
    <w:rsid w:val="2F4D1767"/>
    <w:rsid w:val="2F4DFB07"/>
    <w:rsid w:val="2F56EB8B"/>
    <w:rsid w:val="2F68A45D"/>
    <w:rsid w:val="2F694DC6"/>
    <w:rsid w:val="2F6958D7"/>
    <w:rsid w:val="2F69E91B"/>
    <w:rsid w:val="2F6B090C"/>
    <w:rsid w:val="2F6B172A"/>
    <w:rsid w:val="2F76F15A"/>
    <w:rsid w:val="2F7BE6E8"/>
    <w:rsid w:val="2F8700BE"/>
    <w:rsid w:val="2F947A98"/>
    <w:rsid w:val="2F9787B6"/>
    <w:rsid w:val="2F9B8327"/>
    <w:rsid w:val="2F9C8872"/>
    <w:rsid w:val="2FAD4F33"/>
    <w:rsid w:val="2FAF2BC4"/>
    <w:rsid w:val="2FAFD4A6"/>
    <w:rsid w:val="2FC2A16A"/>
    <w:rsid w:val="2FC6D8D9"/>
    <w:rsid w:val="2FCEF506"/>
    <w:rsid w:val="2FD22E64"/>
    <w:rsid w:val="2FD2ADC4"/>
    <w:rsid w:val="2FD97DAF"/>
    <w:rsid w:val="2FE167A6"/>
    <w:rsid w:val="2FE80095"/>
    <w:rsid w:val="2FEDC71B"/>
    <w:rsid w:val="2FF0FEC9"/>
    <w:rsid w:val="300273FF"/>
    <w:rsid w:val="300A844D"/>
    <w:rsid w:val="301BC67F"/>
    <w:rsid w:val="302B01B1"/>
    <w:rsid w:val="302E2D98"/>
    <w:rsid w:val="302F977C"/>
    <w:rsid w:val="303C20A3"/>
    <w:rsid w:val="3045A1A2"/>
    <w:rsid w:val="30498DB5"/>
    <w:rsid w:val="3058BE23"/>
    <w:rsid w:val="30601465"/>
    <w:rsid w:val="30605DC6"/>
    <w:rsid w:val="30616760"/>
    <w:rsid w:val="306668C6"/>
    <w:rsid w:val="30676A1B"/>
    <w:rsid w:val="3077C019"/>
    <w:rsid w:val="30813396"/>
    <w:rsid w:val="3083DE06"/>
    <w:rsid w:val="30864069"/>
    <w:rsid w:val="3088256B"/>
    <w:rsid w:val="30884A8B"/>
    <w:rsid w:val="30887EE9"/>
    <w:rsid w:val="3088B067"/>
    <w:rsid w:val="3090010B"/>
    <w:rsid w:val="3090A94B"/>
    <w:rsid w:val="30939F79"/>
    <w:rsid w:val="30984E7F"/>
    <w:rsid w:val="309D38D2"/>
    <w:rsid w:val="30A1FF11"/>
    <w:rsid w:val="30A22F17"/>
    <w:rsid w:val="30AE8FDC"/>
    <w:rsid w:val="30AEEABC"/>
    <w:rsid w:val="30B33252"/>
    <w:rsid w:val="30B9650D"/>
    <w:rsid w:val="30C2BD42"/>
    <w:rsid w:val="30C2FE88"/>
    <w:rsid w:val="30CF185B"/>
    <w:rsid w:val="30D4F782"/>
    <w:rsid w:val="30D5FC38"/>
    <w:rsid w:val="30DD77EB"/>
    <w:rsid w:val="30E7D6BC"/>
    <w:rsid w:val="30EC4419"/>
    <w:rsid w:val="30EE9360"/>
    <w:rsid w:val="30F1467E"/>
    <w:rsid w:val="30F4F7AB"/>
    <w:rsid w:val="30FDC915"/>
    <w:rsid w:val="30FEC6DF"/>
    <w:rsid w:val="30FFEE05"/>
    <w:rsid w:val="31240725"/>
    <w:rsid w:val="312E86D4"/>
    <w:rsid w:val="31326C51"/>
    <w:rsid w:val="31367C09"/>
    <w:rsid w:val="31386F63"/>
    <w:rsid w:val="313DB1BD"/>
    <w:rsid w:val="313FED6B"/>
    <w:rsid w:val="31445CD1"/>
    <w:rsid w:val="3146BCFC"/>
    <w:rsid w:val="3147BD9E"/>
    <w:rsid w:val="314C5A9A"/>
    <w:rsid w:val="3150C654"/>
    <w:rsid w:val="31663D31"/>
    <w:rsid w:val="3166FAD4"/>
    <w:rsid w:val="31734BDC"/>
    <w:rsid w:val="31789BC8"/>
    <w:rsid w:val="317B7398"/>
    <w:rsid w:val="317DC6C7"/>
    <w:rsid w:val="317E925D"/>
    <w:rsid w:val="317FF5E1"/>
    <w:rsid w:val="3180B6C0"/>
    <w:rsid w:val="31870306"/>
    <w:rsid w:val="3189EBC7"/>
    <w:rsid w:val="319C4149"/>
    <w:rsid w:val="31A211B6"/>
    <w:rsid w:val="31ABB20F"/>
    <w:rsid w:val="31B5E3E2"/>
    <w:rsid w:val="31BC97D7"/>
    <w:rsid w:val="31C057A7"/>
    <w:rsid w:val="31C1176E"/>
    <w:rsid w:val="31C2AFAD"/>
    <w:rsid w:val="31C3FF74"/>
    <w:rsid w:val="31C4D4D4"/>
    <w:rsid w:val="31C56F41"/>
    <w:rsid w:val="31CC4F30"/>
    <w:rsid w:val="31E47C76"/>
    <w:rsid w:val="31E99E60"/>
    <w:rsid w:val="31EB5336"/>
    <w:rsid w:val="3206C75D"/>
    <w:rsid w:val="3210B594"/>
    <w:rsid w:val="32110F6F"/>
    <w:rsid w:val="321FF768"/>
    <w:rsid w:val="322A8F9F"/>
    <w:rsid w:val="322DA2F9"/>
    <w:rsid w:val="322EE3B1"/>
    <w:rsid w:val="3233413E"/>
    <w:rsid w:val="323418F7"/>
    <w:rsid w:val="32438D4D"/>
    <w:rsid w:val="324A8890"/>
    <w:rsid w:val="324C66F7"/>
    <w:rsid w:val="3252172A"/>
    <w:rsid w:val="32562E56"/>
    <w:rsid w:val="325C98DF"/>
    <w:rsid w:val="32612255"/>
    <w:rsid w:val="326A7217"/>
    <w:rsid w:val="3271B375"/>
    <w:rsid w:val="3274E646"/>
    <w:rsid w:val="3276ECC1"/>
    <w:rsid w:val="327958BF"/>
    <w:rsid w:val="3280B974"/>
    <w:rsid w:val="32829C75"/>
    <w:rsid w:val="32845C1D"/>
    <w:rsid w:val="3284FC3C"/>
    <w:rsid w:val="328787FB"/>
    <w:rsid w:val="3289AC30"/>
    <w:rsid w:val="328BC553"/>
    <w:rsid w:val="32988228"/>
    <w:rsid w:val="32AA8D93"/>
    <w:rsid w:val="32ABC9B8"/>
    <w:rsid w:val="32AD8C51"/>
    <w:rsid w:val="32AE4506"/>
    <w:rsid w:val="32AF978A"/>
    <w:rsid w:val="32B3D7F5"/>
    <w:rsid w:val="32B601F2"/>
    <w:rsid w:val="32BF54E3"/>
    <w:rsid w:val="32BFA8DA"/>
    <w:rsid w:val="32C02D51"/>
    <w:rsid w:val="32C0D91D"/>
    <w:rsid w:val="32CF3ED6"/>
    <w:rsid w:val="32CF82AE"/>
    <w:rsid w:val="32D142EB"/>
    <w:rsid w:val="32D164C9"/>
    <w:rsid w:val="32E88834"/>
    <w:rsid w:val="32E9E0BF"/>
    <w:rsid w:val="32EBC3C9"/>
    <w:rsid w:val="32EDD1B7"/>
    <w:rsid w:val="32F05943"/>
    <w:rsid w:val="32F53241"/>
    <w:rsid w:val="32F6BFA9"/>
    <w:rsid w:val="32FD86F4"/>
    <w:rsid w:val="33036BD2"/>
    <w:rsid w:val="330972D1"/>
    <w:rsid w:val="330BD19B"/>
    <w:rsid w:val="330FA901"/>
    <w:rsid w:val="331A7328"/>
    <w:rsid w:val="331FE746"/>
    <w:rsid w:val="3322E553"/>
    <w:rsid w:val="332691C6"/>
    <w:rsid w:val="332FAD3D"/>
    <w:rsid w:val="333305A6"/>
    <w:rsid w:val="33341039"/>
    <w:rsid w:val="33410B26"/>
    <w:rsid w:val="33452A64"/>
    <w:rsid w:val="335A54CE"/>
    <w:rsid w:val="335E85D9"/>
    <w:rsid w:val="33628749"/>
    <w:rsid w:val="336DDC49"/>
    <w:rsid w:val="3377C732"/>
    <w:rsid w:val="338C3CD8"/>
    <w:rsid w:val="338E5CA4"/>
    <w:rsid w:val="33902D64"/>
    <w:rsid w:val="33B471C9"/>
    <w:rsid w:val="33B73EED"/>
    <w:rsid w:val="33D0F5F9"/>
    <w:rsid w:val="33D61CC8"/>
    <w:rsid w:val="33DCE06A"/>
    <w:rsid w:val="33E036F2"/>
    <w:rsid w:val="33E0DF32"/>
    <w:rsid w:val="33E1659A"/>
    <w:rsid w:val="33E2C6C0"/>
    <w:rsid w:val="33F0EDF5"/>
    <w:rsid w:val="33F553BF"/>
    <w:rsid w:val="33F85947"/>
    <w:rsid w:val="33FBC4D0"/>
    <w:rsid w:val="340C4821"/>
    <w:rsid w:val="3414700E"/>
    <w:rsid w:val="341AB474"/>
    <w:rsid w:val="341F6312"/>
    <w:rsid w:val="3420220A"/>
    <w:rsid w:val="34215880"/>
    <w:rsid w:val="342553E3"/>
    <w:rsid w:val="3427D20D"/>
    <w:rsid w:val="343118F0"/>
    <w:rsid w:val="3431EDDC"/>
    <w:rsid w:val="3436F027"/>
    <w:rsid w:val="3441ACB6"/>
    <w:rsid w:val="344315F7"/>
    <w:rsid w:val="344776E4"/>
    <w:rsid w:val="344ECF90"/>
    <w:rsid w:val="34509879"/>
    <w:rsid w:val="3457D76D"/>
    <w:rsid w:val="3458A065"/>
    <w:rsid w:val="34601961"/>
    <w:rsid w:val="34608519"/>
    <w:rsid w:val="3463E85F"/>
    <w:rsid w:val="34665CB0"/>
    <w:rsid w:val="346D557D"/>
    <w:rsid w:val="347D23A1"/>
    <w:rsid w:val="347EA0DE"/>
    <w:rsid w:val="3484B98D"/>
    <w:rsid w:val="34860566"/>
    <w:rsid w:val="3487C353"/>
    <w:rsid w:val="348A2611"/>
    <w:rsid w:val="348AB3F2"/>
    <w:rsid w:val="34949B4C"/>
    <w:rsid w:val="34977F44"/>
    <w:rsid w:val="34A05149"/>
    <w:rsid w:val="34A2B435"/>
    <w:rsid w:val="34AC5640"/>
    <w:rsid w:val="34B59244"/>
    <w:rsid w:val="34C6A3C9"/>
    <w:rsid w:val="34C6E452"/>
    <w:rsid w:val="34C7C835"/>
    <w:rsid w:val="34CCE489"/>
    <w:rsid w:val="34CDF34B"/>
    <w:rsid w:val="34D0CEC1"/>
    <w:rsid w:val="34E121EB"/>
    <w:rsid w:val="34EE3150"/>
    <w:rsid w:val="34F14C12"/>
    <w:rsid w:val="34F58403"/>
    <w:rsid w:val="34FA8B75"/>
    <w:rsid w:val="34FAFA33"/>
    <w:rsid w:val="34FB929B"/>
    <w:rsid w:val="350F001D"/>
    <w:rsid w:val="351136C2"/>
    <w:rsid w:val="3511FCF5"/>
    <w:rsid w:val="351A747F"/>
    <w:rsid w:val="3521AF6F"/>
    <w:rsid w:val="35258BA6"/>
    <w:rsid w:val="352A08A4"/>
    <w:rsid w:val="352C779D"/>
    <w:rsid w:val="35325297"/>
    <w:rsid w:val="354EB2B1"/>
    <w:rsid w:val="354EEAB8"/>
    <w:rsid w:val="355F00FB"/>
    <w:rsid w:val="35636F6C"/>
    <w:rsid w:val="3563A8B0"/>
    <w:rsid w:val="356B209D"/>
    <w:rsid w:val="357D9CBA"/>
    <w:rsid w:val="357EC4EC"/>
    <w:rsid w:val="357EF54E"/>
    <w:rsid w:val="357F9B72"/>
    <w:rsid w:val="35854883"/>
    <w:rsid w:val="35874499"/>
    <w:rsid w:val="358E49A6"/>
    <w:rsid w:val="35A5A2EC"/>
    <w:rsid w:val="35AADA89"/>
    <w:rsid w:val="35AC7386"/>
    <w:rsid w:val="35BFCEC6"/>
    <w:rsid w:val="35C2EE01"/>
    <w:rsid w:val="35D08972"/>
    <w:rsid w:val="35D20693"/>
    <w:rsid w:val="35D2B8BF"/>
    <w:rsid w:val="35D81F41"/>
    <w:rsid w:val="35E30126"/>
    <w:rsid w:val="35F68CD4"/>
    <w:rsid w:val="35FC31D4"/>
    <w:rsid w:val="35FC893A"/>
    <w:rsid w:val="360559F1"/>
    <w:rsid w:val="360845AD"/>
    <w:rsid w:val="361A9782"/>
    <w:rsid w:val="361DAB51"/>
    <w:rsid w:val="362BC34E"/>
    <w:rsid w:val="36335B4F"/>
    <w:rsid w:val="36356DBB"/>
    <w:rsid w:val="363A27AC"/>
    <w:rsid w:val="363F6257"/>
    <w:rsid w:val="36493714"/>
    <w:rsid w:val="364E8AC8"/>
    <w:rsid w:val="3650DC40"/>
    <w:rsid w:val="3651DD1E"/>
    <w:rsid w:val="3655F2CF"/>
    <w:rsid w:val="365D1442"/>
    <w:rsid w:val="36637B81"/>
    <w:rsid w:val="36646DE3"/>
    <w:rsid w:val="367C7450"/>
    <w:rsid w:val="368ED68D"/>
    <w:rsid w:val="36929174"/>
    <w:rsid w:val="369FC0FC"/>
    <w:rsid w:val="36A94CEE"/>
    <w:rsid w:val="36AC0170"/>
    <w:rsid w:val="36AF3656"/>
    <w:rsid w:val="36B1D94C"/>
    <w:rsid w:val="36BAE5B9"/>
    <w:rsid w:val="36CD763C"/>
    <w:rsid w:val="36D09AE9"/>
    <w:rsid w:val="36DA8B64"/>
    <w:rsid w:val="36DB09CA"/>
    <w:rsid w:val="36DC6135"/>
    <w:rsid w:val="36E163BA"/>
    <w:rsid w:val="36E4134B"/>
    <w:rsid w:val="36E793E7"/>
    <w:rsid w:val="36F84590"/>
    <w:rsid w:val="36F9B61A"/>
    <w:rsid w:val="37030EF7"/>
    <w:rsid w:val="3704FD62"/>
    <w:rsid w:val="3705520A"/>
    <w:rsid w:val="37072E5E"/>
    <w:rsid w:val="370CBE1E"/>
    <w:rsid w:val="37234922"/>
    <w:rsid w:val="373C43C3"/>
    <w:rsid w:val="374CBDB3"/>
    <w:rsid w:val="3752A42F"/>
    <w:rsid w:val="375FBF24"/>
    <w:rsid w:val="37655B96"/>
    <w:rsid w:val="3765C5C0"/>
    <w:rsid w:val="37755061"/>
    <w:rsid w:val="377817F3"/>
    <w:rsid w:val="3778BD9C"/>
    <w:rsid w:val="377C840A"/>
    <w:rsid w:val="377DF4DD"/>
    <w:rsid w:val="377F164D"/>
    <w:rsid w:val="378D4C0F"/>
    <w:rsid w:val="379F5736"/>
    <w:rsid w:val="37A902B5"/>
    <w:rsid w:val="37B1BCCA"/>
    <w:rsid w:val="37B4B016"/>
    <w:rsid w:val="37B8A4FE"/>
    <w:rsid w:val="37C3B03A"/>
    <w:rsid w:val="37C3C0F4"/>
    <w:rsid w:val="37CD731F"/>
    <w:rsid w:val="37EB49DF"/>
    <w:rsid w:val="37F05B22"/>
    <w:rsid w:val="37F8AF14"/>
    <w:rsid w:val="37FCFF90"/>
    <w:rsid w:val="38046746"/>
    <w:rsid w:val="380CB5CB"/>
    <w:rsid w:val="380D8757"/>
    <w:rsid w:val="3814D161"/>
    <w:rsid w:val="381B73B3"/>
    <w:rsid w:val="38228DE4"/>
    <w:rsid w:val="382C2C86"/>
    <w:rsid w:val="382FDC4B"/>
    <w:rsid w:val="383126FF"/>
    <w:rsid w:val="3833097F"/>
    <w:rsid w:val="384069D0"/>
    <w:rsid w:val="38476BAA"/>
    <w:rsid w:val="38553171"/>
    <w:rsid w:val="38583CDC"/>
    <w:rsid w:val="385A1392"/>
    <w:rsid w:val="385AE577"/>
    <w:rsid w:val="386C40F3"/>
    <w:rsid w:val="386F113D"/>
    <w:rsid w:val="387ADE15"/>
    <w:rsid w:val="388405A1"/>
    <w:rsid w:val="38889112"/>
    <w:rsid w:val="38894EC5"/>
    <w:rsid w:val="388D1A31"/>
    <w:rsid w:val="38980248"/>
    <w:rsid w:val="38A21C17"/>
    <w:rsid w:val="38A8F478"/>
    <w:rsid w:val="38AB3CA8"/>
    <w:rsid w:val="38AC5BB1"/>
    <w:rsid w:val="38B4B692"/>
    <w:rsid w:val="38B9330C"/>
    <w:rsid w:val="38C02918"/>
    <w:rsid w:val="38C483D8"/>
    <w:rsid w:val="38D2FD2B"/>
    <w:rsid w:val="38DAC4A5"/>
    <w:rsid w:val="38DBB93C"/>
    <w:rsid w:val="38DCEC0F"/>
    <w:rsid w:val="38DD6983"/>
    <w:rsid w:val="38E005C9"/>
    <w:rsid w:val="38E0744D"/>
    <w:rsid w:val="38E1ABEB"/>
    <w:rsid w:val="38E4A032"/>
    <w:rsid w:val="38E67D45"/>
    <w:rsid w:val="38ED9D6A"/>
    <w:rsid w:val="38EDC2A8"/>
    <w:rsid w:val="38FBA8BD"/>
    <w:rsid w:val="38FEA850"/>
    <w:rsid w:val="3902B4B0"/>
    <w:rsid w:val="39030BE4"/>
    <w:rsid w:val="3905D05F"/>
    <w:rsid w:val="391238F5"/>
    <w:rsid w:val="39157D8E"/>
    <w:rsid w:val="3915C2EA"/>
    <w:rsid w:val="3929E068"/>
    <w:rsid w:val="392E2BB5"/>
    <w:rsid w:val="392F4098"/>
    <w:rsid w:val="39331E5C"/>
    <w:rsid w:val="393A2DA0"/>
    <w:rsid w:val="394122C9"/>
    <w:rsid w:val="3948C1B2"/>
    <w:rsid w:val="3950DD61"/>
    <w:rsid w:val="3954568A"/>
    <w:rsid w:val="3957C52E"/>
    <w:rsid w:val="3958AA6B"/>
    <w:rsid w:val="395D3448"/>
    <w:rsid w:val="3966D8D8"/>
    <w:rsid w:val="397298F5"/>
    <w:rsid w:val="397F1623"/>
    <w:rsid w:val="39877D8F"/>
    <w:rsid w:val="398F83E7"/>
    <w:rsid w:val="399CA8F0"/>
    <w:rsid w:val="39A47CBE"/>
    <w:rsid w:val="39B11D80"/>
    <w:rsid w:val="39B6983A"/>
    <w:rsid w:val="39BDDE43"/>
    <w:rsid w:val="39C65B5E"/>
    <w:rsid w:val="39C7EF8E"/>
    <w:rsid w:val="39C90673"/>
    <w:rsid w:val="39CFCADB"/>
    <w:rsid w:val="39D2E8D3"/>
    <w:rsid w:val="39E6E1B8"/>
    <w:rsid w:val="39E7709C"/>
    <w:rsid w:val="39E7F729"/>
    <w:rsid w:val="39E8946B"/>
    <w:rsid w:val="39EB52E0"/>
    <w:rsid w:val="39ED9760"/>
    <w:rsid w:val="39F0E9BD"/>
    <w:rsid w:val="39F2A657"/>
    <w:rsid w:val="39F3576A"/>
    <w:rsid w:val="39F6244F"/>
    <w:rsid w:val="39F82F3E"/>
    <w:rsid w:val="39F8DEDB"/>
    <w:rsid w:val="39F8EB14"/>
    <w:rsid w:val="39FF236D"/>
    <w:rsid w:val="3A04463A"/>
    <w:rsid w:val="3A0DF594"/>
    <w:rsid w:val="3A118C2D"/>
    <w:rsid w:val="3A15BE4B"/>
    <w:rsid w:val="3A3041DB"/>
    <w:rsid w:val="3A3DA0F5"/>
    <w:rsid w:val="3A4AB96F"/>
    <w:rsid w:val="3A4FC061"/>
    <w:rsid w:val="3A5D39B5"/>
    <w:rsid w:val="3A5D4E9E"/>
    <w:rsid w:val="3A656181"/>
    <w:rsid w:val="3A68882C"/>
    <w:rsid w:val="3A784355"/>
    <w:rsid w:val="3A796BC0"/>
    <w:rsid w:val="3A8345DE"/>
    <w:rsid w:val="3A84163C"/>
    <w:rsid w:val="3A85D085"/>
    <w:rsid w:val="3A8C62BA"/>
    <w:rsid w:val="3A9E5949"/>
    <w:rsid w:val="3AA33A3F"/>
    <w:rsid w:val="3AB74DE8"/>
    <w:rsid w:val="3AC5D141"/>
    <w:rsid w:val="3AC99A50"/>
    <w:rsid w:val="3AD5722C"/>
    <w:rsid w:val="3AD7EFD3"/>
    <w:rsid w:val="3AE150F6"/>
    <w:rsid w:val="3AE594C3"/>
    <w:rsid w:val="3AF777BA"/>
    <w:rsid w:val="3AF9B4EC"/>
    <w:rsid w:val="3AFC66C3"/>
    <w:rsid w:val="3AFDC1F1"/>
    <w:rsid w:val="3B1561B4"/>
    <w:rsid w:val="3B1BA2A3"/>
    <w:rsid w:val="3B1BDE82"/>
    <w:rsid w:val="3B23A131"/>
    <w:rsid w:val="3B305B1E"/>
    <w:rsid w:val="3B349008"/>
    <w:rsid w:val="3B3DCEFF"/>
    <w:rsid w:val="3B3E7CD4"/>
    <w:rsid w:val="3B4322D7"/>
    <w:rsid w:val="3B46B5C6"/>
    <w:rsid w:val="3B46CD97"/>
    <w:rsid w:val="3B47E0E5"/>
    <w:rsid w:val="3B4A721F"/>
    <w:rsid w:val="3B5B8647"/>
    <w:rsid w:val="3B5E04EE"/>
    <w:rsid w:val="3B6350CF"/>
    <w:rsid w:val="3B689883"/>
    <w:rsid w:val="3B69CF9D"/>
    <w:rsid w:val="3B6BDCA2"/>
    <w:rsid w:val="3B6CE39C"/>
    <w:rsid w:val="3B6DB5E2"/>
    <w:rsid w:val="3B7218D2"/>
    <w:rsid w:val="3B732BD0"/>
    <w:rsid w:val="3B78DE2D"/>
    <w:rsid w:val="3B7C1341"/>
    <w:rsid w:val="3B7C4DE4"/>
    <w:rsid w:val="3B7D36DA"/>
    <w:rsid w:val="3B8349D9"/>
    <w:rsid w:val="3B8602D8"/>
    <w:rsid w:val="3B919408"/>
    <w:rsid w:val="3B97FBEB"/>
    <w:rsid w:val="3B9C5187"/>
    <w:rsid w:val="3B9E6BB4"/>
    <w:rsid w:val="3BA37076"/>
    <w:rsid w:val="3BA725C0"/>
    <w:rsid w:val="3BA967AB"/>
    <w:rsid w:val="3BBE98F1"/>
    <w:rsid w:val="3BBFCB76"/>
    <w:rsid w:val="3BC60B09"/>
    <w:rsid w:val="3BCAD94C"/>
    <w:rsid w:val="3BCE1E85"/>
    <w:rsid w:val="3BE9051B"/>
    <w:rsid w:val="3BED6768"/>
    <w:rsid w:val="3BFCB0E3"/>
    <w:rsid w:val="3BFDC686"/>
    <w:rsid w:val="3BFEEBB6"/>
    <w:rsid w:val="3C03B9C9"/>
    <w:rsid w:val="3C053FB7"/>
    <w:rsid w:val="3C0BF504"/>
    <w:rsid w:val="3C0D9F02"/>
    <w:rsid w:val="3C135B0A"/>
    <w:rsid w:val="3C195694"/>
    <w:rsid w:val="3C1B8994"/>
    <w:rsid w:val="3C1CE993"/>
    <w:rsid w:val="3C1EE35E"/>
    <w:rsid w:val="3C207420"/>
    <w:rsid w:val="3C2417CE"/>
    <w:rsid w:val="3C3624C5"/>
    <w:rsid w:val="3C374BD5"/>
    <w:rsid w:val="3C3E9202"/>
    <w:rsid w:val="3C3FAA3C"/>
    <w:rsid w:val="3C415429"/>
    <w:rsid w:val="3C4E522A"/>
    <w:rsid w:val="3C594D2E"/>
    <w:rsid w:val="3C688EDC"/>
    <w:rsid w:val="3C6BD37A"/>
    <w:rsid w:val="3C6CFA38"/>
    <w:rsid w:val="3C6EF9C8"/>
    <w:rsid w:val="3C7BC0D1"/>
    <w:rsid w:val="3C8A621A"/>
    <w:rsid w:val="3C8B4A5B"/>
    <w:rsid w:val="3C8D0B7F"/>
    <w:rsid w:val="3C919EEE"/>
    <w:rsid w:val="3C926CC9"/>
    <w:rsid w:val="3C94106F"/>
    <w:rsid w:val="3C9C520E"/>
    <w:rsid w:val="3C9EE584"/>
    <w:rsid w:val="3CA2F0AE"/>
    <w:rsid w:val="3CA31D99"/>
    <w:rsid w:val="3CA8BBE1"/>
    <w:rsid w:val="3CAFC2DE"/>
    <w:rsid w:val="3CB49530"/>
    <w:rsid w:val="3CBC2122"/>
    <w:rsid w:val="3CBE806B"/>
    <w:rsid w:val="3CC0A0E7"/>
    <w:rsid w:val="3CC151C3"/>
    <w:rsid w:val="3CC40F15"/>
    <w:rsid w:val="3CCE85A0"/>
    <w:rsid w:val="3CCED05B"/>
    <w:rsid w:val="3CD0C4F0"/>
    <w:rsid w:val="3CDD2F53"/>
    <w:rsid w:val="3CDDE765"/>
    <w:rsid w:val="3CDF2F2C"/>
    <w:rsid w:val="3CE54193"/>
    <w:rsid w:val="3CF00622"/>
    <w:rsid w:val="3CF23E89"/>
    <w:rsid w:val="3CF6AA46"/>
    <w:rsid w:val="3D04BA3C"/>
    <w:rsid w:val="3D085809"/>
    <w:rsid w:val="3D0A6565"/>
    <w:rsid w:val="3D0E6E06"/>
    <w:rsid w:val="3D113173"/>
    <w:rsid w:val="3D13EC07"/>
    <w:rsid w:val="3D14F4CC"/>
    <w:rsid w:val="3D154C58"/>
    <w:rsid w:val="3D15721D"/>
    <w:rsid w:val="3D168B69"/>
    <w:rsid w:val="3D178EE4"/>
    <w:rsid w:val="3D1C7B10"/>
    <w:rsid w:val="3D1F0D35"/>
    <w:rsid w:val="3D3C3D3E"/>
    <w:rsid w:val="3D4675A1"/>
    <w:rsid w:val="3D4C74BA"/>
    <w:rsid w:val="3D56DDBE"/>
    <w:rsid w:val="3D5AFC0A"/>
    <w:rsid w:val="3D5BAE43"/>
    <w:rsid w:val="3D5E2096"/>
    <w:rsid w:val="3D6029FC"/>
    <w:rsid w:val="3D6DF30C"/>
    <w:rsid w:val="3D86A52F"/>
    <w:rsid w:val="3D87E539"/>
    <w:rsid w:val="3D8E7A72"/>
    <w:rsid w:val="3D9DF62B"/>
    <w:rsid w:val="3D9F5D1C"/>
    <w:rsid w:val="3DA70986"/>
    <w:rsid w:val="3DAA4B04"/>
    <w:rsid w:val="3DB890B7"/>
    <w:rsid w:val="3DC0B8C2"/>
    <w:rsid w:val="3DC68DD8"/>
    <w:rsid w:val="3DCA9DD2"/>
    <w:rsid w:val="3DCC7908"/>
    <w:rsid w:val="3DCD9204"/>
    <w:rsid w:val="3DCDE42C"/>
    <w:rsid w:val="3DD53AEE"/>
    <w:rsid w:val="3DDB363B"/>
    <w:rsid w:val="3DDD8678"/>
    <w:rsid w:val="3DE404B9"/>
    <w:rsid w:val="3DE4AB87"/>
    <w:rsid w:val="3DEB4598"/>
    <w:rsid w:val="3DEDB4EE"/>
    <w:rsid w:val="3DEF9A0E"/>
    <w:rsid w:val="3DF0B3EA"/>
    <w:rsid w:val="3DFBDEF4"/>
    <w:rsid w:val="3E057E95"/>
    <w:rsid w:val="3E060FD0"/>
    <w:rsid w:val="3E10D4A2"/>
    <w:rsid w:val="3E1744C4"/>
    <w:rsid w:val="3E1979BF"/>
    <w:rsid w:val="3E1E2AC2"/>
    <w:rsid w:val="3E27DDC8"/>
    <w:rsid w:val="3E2934C9"/>
    <w:rsid w:val="3E2AC498"/>
    <w:rsid w:val="3E321AAA"/>
    <w:rsid w:val="3E385298"/>
    <w:rsid w:val="3E38E132"/>
    <w:rsid w:val="3E3BBD33"/>
    <w:rsid w:val="3E41B46D"/>
    <w:rsid w:val="3E49A944"/>
    <w:rsid w:val="3E53A30E"/>
    <w:rsid w:val="3E59B395"/>
    <w:rsid w:val="3E770CE3"/>
    <w:rsid w:val="3E7778B3"/>
    <w:rsid w:val="3E80FD71"/>
    <w:rsid w:val="3E8A11F5"/>
    <w:rsid w:val="3E8B07AF"/>
    <w:rsid w:val="3E958244"/>
    <w:rsid w:val="3E96B39E"/>
    <w:rsid w:val="3E9EE5B9"/>
    <w:rsid w:val="3EB0B6D1"/>
    <w:rsid w:val="3EB41393"/>
    <w:rsid w:val="3EB55C54"/>
    <w:rsid w:val="3EC302F5"/>
    <w:rsid w:val="3EC3D44F"/>
    <w:rsid w:val="3ECB8F6A"/>
    <w:rsid w:val="3ED0BBAD"/>
    <w:rsid w:val="3ED4841E"/>
    <w:rsid w:val="3EE2C568"/>
    <w:rsid w:val="3EF5CDD3"/>
    <w:rsid w:val="3EFA08D6"/>
    <w:rsid w:val="3EFAAABD"/>
    <w:rsid w:val="3EFD50C9"/>
    <w:rsid w:val="3F02F77E"/>
    <w:rsid w:val="3F062C01"/>
    <w:rsid w:val="3F10AB3C"/>
    <w:rsid w:val="3F17EA0D"/>
    <w:rsid w:val="3F3B2127"/>
    <w:rsid w:val="3F3F5D05"/>
    <w:rsid w:val="3F47D564"/>
    <w:rsid w:val="3F4FE02C"/>
    <w:rsid w:val="3F6167B4"/>
    <w:rsid w:val="3F62A6EE"/>
    <w:rsid w:val="3F787066"/>
    <w:rsid w:val="3F79C7B1"/>
    <w:rsid w:val="3F7C40CF"/>
    <w:rsid w:val="3F7E0CCB"/>
    <w:rsid w:val="3F803144"/>
    <w:rsid w:val="3F841216"/>
    <w:rsid w:val="3F8641BD"/>
    <w:rsid w:val="3F8E9EB7"/>
    <w:rsid w:val="3F939695"/>
    <w:rsid w:val="3F9697EC"/>
    <w:rsid w:val="3F976CF7"/>
    <w:rsid w:val="3F9ABEED"/>
    <w:rsid w:val="3FA06BEF"/>
    <w:rsid w:val="3FA10DBE"/>
    <w:rsid w:val="3FA16177"/>
    <w:rsid w:val="3FA2A04C"/>
    <w:rsid w:val="3FAA7465"/>
    <w:rsid w:val="3FAC0D69"/>
    <w:rsid w:val="3FAC886C"/>
    <w:rsid w:val="3FB5B51C"/>
    <w:rsid w:val="3FC03A4A"/>
    <w:rsid w:val="3FC0DEF6"/>
    <w:rsid w:val="3FC13812"/>
    <w:rsid w:val="3FC30522"/>
    <w:rsid w:val="3FC71BE2"/>
    <w:rsid w:val="3FD1F2E1"/>
    <w:rsid w:val="3FD4C2F0"/>
    <w:rsid w:val="3FE08DA3"/>
    <w:rsid w:val="3FE876AF"/>
    <w:rsid w:val="3FEB20DA"/>
    <w:rsid w:val="3FF2CD92"/>
    <w:rsid w:val="3FF63B04"/>
    <w:rsid w:val="3FF6F957"/>
    <w:rsid w:val="3FF7BE34"/>
    <w:rsid w:val="3FFF70E1"/>
    <w:rsid w:val="4001721E"/>
    <w:rsid w:val="40080F7A"/>
    <w:rsid w:val="400B10F0"/>
    <w:rsid w:val="400BC79B"/>
    <w:rsid w:val="400FA1D0"/>
    <w:rsid w:val="4010635E"/>
    <w:rsid w:val="40125790"/>
    <w:rsid w:val="401DB1D3"/>
    <w:rsid w:val="4029A0E2"/>
    <w:rsid w:val="402AFA41"/>
    <w:rsid w:val="402B603E"/>
    <w:rsid w:val="402CC157"/>
    <w:rsid w:val="402E71A5"/>
    <w:rsid w:val="4035B400"/>
    <w:rsid w:val="4036FE78"/>
    <w:rsid w:val="404C27F4"/>
    <w:rsid w:val="404D38EC"/>
    <w:rsid w:val="4053BF6A"/>
    <w:rsid w:val="405C3D65"/>
    <w:rsid w:val="4068ABDD"/>
    <w:rsid w:val="406D3B3D"/>
    <w:rsid w:val="407698C6"/>
    <w:rsid w:val="40781081"/>
    <w:rsid w:val="40782798"/>
    <w:rsid w:val="407EB3FF"/>
    <w:rsid w:val="408E4CD0"/>
    <w:rsid w:val="409EE3A9"/>
    <w:rsid w:val="40AAE475"/>
    <w:rsid w:val="40AC6EE8"/>
    <w:rsid w:val="40B9BADC"/>
    <w:rsid w:val="40BAACF8"/>
    <w:rsid w:val="40C5A8FB"/>
    <w:rsid w:val="40C8D423"/>
    <w:rsid w:val="40D5216A"/>
    <w:rsid w:val="40D6D13E"/>
    <w:rsid w:val="40DD71E5"/>
    <w:rsid w:val="40E368CA"/>
    <w:rsid w:val="40E86AE5"/>
    <w:rsid w:val="40EF21D3"/>
    <w:rsid w:val="40F759BE"/>
    <w:rsid w:val="40F83AD7"/>
    <w:rsid w:val="40FA7BEE"/>
    <w:rsid w:val="40FAB735"/>
    <w:rsid w:val="40FB388E"/>
    <w:rsid w:val="40FF0B10"/>
    <w:rsid w:val="410F9705"/>
    <w:rsid w:val="411CFAED"/>
    <w:rsid w:val="412163E0"/>
    <w:rsid w:val="41247B02"/>
    <w:rsid w:val="41251E66"/>
    <w:rsid w:val="41322DD9"/>
    <w:rsid w:val="41455EE9"/>
    <w:rsid w:val="41485242"/>
    <w:rsid w:val="414CE00B"/>
    <w:rsid w:val="41559980"/>
    <w:rsid w:val="415CB366"/>
    <w:rsid w:val="415E295D"/>
    <w:rsid w:val="4185FF37"/>
    <w:rsid w:val="419A132C"/>
    <w:rsid w:val="41AEB95C"/>
    <w:rsid w:val="41B9D5BC"/>
    <w:rsid w:val="41BC1555"/>
    <w:rsid w:val="41C0841A"/>
    <w:rsid w:val="41C2563D"/>
    <w:rsid w:val="41C50842"/>
    <w:rsid w:val="41CC0621"/>
    <w:rsid w:val="41D4CA24"/>
    <w:rsid w:val="41D60633"/>
    <w:rsid w:val="41DC274C"/>
    <w:rsid w:val="41DF02D2"/>
    <w:rsid w:val="41E71D96"/>
    <w:rsid w:val="41FFB5C5"/>
    <w:rsid w:val="420059C6"/>
    <w:rsid w:val="42034662"/>
    <w:rsid w:val="4205E01B"/>
    <w:rsid w:val="4207F044"/>
    <w:rsid w:val="420CC1B6"/>
    <w:rsid w:val="4213B51B"/>
    <w:rsid w:val="42193A60"/>
    <w:rsid w:val="4225F18E"/>
    <w:rsid w:val="4232FCD0"/>
    <w:rsid w:val="4233515C"/>
    <w:rsid w:val="42356D19"/>
    <w:rsid w:val="423702C0"/>
    <w:rsid w:val="423A3106"/>
    <w:rsid w:val="423C41A7"/>
    <w:rsid w:val="423DD44E"/>
    <w:rsid w:val="42493E55"/>
    <w:rsid w:val="426B6D17"/>
    <w:rsid w:val="426C761B"/>
    <w:rsid w:val="426D0335"/>
    <w:rsid w:val="427179D1"/>
    <w:rsid w:val="427BF8D5"/>
    <w:rsid w:val="427EA67A"/>
    <w:rsid w:val="428B9D0D"/>
    <w:rsid w:val="428BBF29"/>
    <w:rsid w:val="42981CC9"/>
    <w:rsid w:val="4299807E"/>
    <w:rsid w:val="4299A57B"/>
    <w:rsid w:val="429DD353"/>
    <w:rsid w:val="429DFB2F"/>
    <w:rsid w:val="429E0441"/>
    <w:rsid w:val="429FAE44"/>
    <w:rsid w:val="42A14E41"/>
    <w:rsid w:val="42A58948"/>
    <w:rsid w:val="42AC0DF8"/>
    <w:rsid w:val="42B2CF63"/>
    <w:rsid w:val="42B36288"/>
    <w:rsid w:val="42C1E219"/>
    <w:rsid w:val="42C2A57C"/>
    <w:rsid w:val="42CA5F06"/>
    <w:rsid w:val="42D4575F"/>
    <w:rsid w:val="42D9154C"/>
    <w:rsid w:val="42DBF061"/>
    <w:rsid w:val="42E1DE80"/>
    <w:rsid w:val="42E7A80A"/>
    <w:rsid w:val="42E90F89"/>
    <w:rsid w:val="42F0F469"/>
    <w:rsid w:val="42F6CCDF"/>
    <w:rsid w:val="42FD0493"/>
    <w:rsid w:val="43031DC5"/>
    <w:rsid w:val="430664B6"/>
    <w:rsid w:val="430A66CC"/>
    <w:rsid w:val="43233738"/>
    <w:rsid w:val="4327427D"/>
    <w:rsid w:val="4329626C"/>
    <w:rsid w:val="432B43C2"/>
    <w:rsid w:val="43333125"/>
    <w:rsid w:val="43342E35"/>
    <w:rsid w:val="4334BB76"/>
    <w:rsid w:val="4334EF57"/>
    <w:rsid w:val="43422CA4"/>
    <w:rsid w:val="43457362"/>
    <w:rsid w:val="4345D5F5"/>
    <w:rsid w:val="434730B0"/>
    <w:rsid w:val="434FBA88"/>
    <w:rsid w:val="435017A7"/>
    <w:rsid w:val="436050DE"/>
    <w:rsid w:val="43675076"/>
    <w:rsid w:val="4369C32E"/>
    <w:rsid w:val="4379BC3A"/>
    <w:rsid w:val="437C035C"/>
    <w:rsid w:val="437DE9CF"/>
    <w:rsid w:val="4381F10F"/>
    <w:rsid w:val="438608F2"/>
    <w:rsid w:val="43922D24"/>
    <w:rsid w:val="439A9D9D"/>
    <w:rsid w:val="439D711A"/>
    <w:rsid w:val="43B1D0AB"/>
    <w:rsid w:val="43B448E0"/>
    <w:rsid w:val="43BE311B"/>
    <w:rsid w:val="43BF990C"/>
    <w:rsid w:val="43C43102"/>
    <w:rsid w:val="43C8A714"/>
    <w:rsid w:val="43CE602F"/>
    <w:rsid w:val="43EDBC92"/>
    <w:rsid w:val="43F018FC"/>
    <w:rsid w:val="440709E5"/>
    <w:rsid w:val="440823A7"/>
    <w:rsid w:val="440B0D19"/>
    <w:rsid w:val="4411B175"/>
    <w:rsid w:val="4412AD4C"/>
    <w:rsid w:val="441693E5"/>
    <w:rsid w:val="4419C2C2"/>
    <w:rsid w:val="441EA7A5"/>
    <w:rsid w:val="4422268A"/>
    <w:rsid w:val="442A2DBC"/>
    <w:rsid w:val="443E25FC"/>
    <w:rsid w:val="443EB5D1"/>
    <w:rsid w:val="444C6840"/>
    <w:rsid w:val="4457EE24"/>
    <w:rsid w:val="44631B1F"/>
    <w:rsid w:val="4466E881"/>
    <w:rsid w:val="44691F09"/>
    <w:rsid w:val="446C7A54"/>
    <w:rsid w:val="44702C9C"/>
    <w:rsid w:val="4479F0D6"/>
    <w:rsid w:val="44854944"/>
    <w:rsid w:val="4487BA52"/>
    <w:rsid w:val="4488A043"/>
    <w:rsid w:val="448B3D75"/>
    <w:rsid w:val="448B8D17"/>
    <w:rsid w:val="448F3EC1"/>
    <w:rsid w:val="4490FAF7"/>
    <w:rsid w:val="449221FE"/>
    <w:rsid w:val="44967BF0"/>
    <w:rsid w:val="44A22F4C"/>
    <w:rsid w:val="44A5F593"/>
    <w:rsid w:val="44ABA54D"/>
    <w:rsid w:val="44ABCC6F"/>
    <w:rsid w:val="44B5932E"/>
    <w:rsid w:val="44BA7AF4"/>
    <w:rsid w:val="44BEB3D3"/>
    <w:rsid w:val="44CFEA83"/>
    <w:rsid w:val="44D25CC6"/>
    <w:rsid w:val="44DA8800"/>
    <w:rsid w:val="44DCF6AF"/>
    <w:rsid w:val="44DF62CB"/>
    <w:rsid w:val="44EB2756"/>
    <w:rsid w:val="44EF07CD"/>
    <w:rsid w:val="44F188E9"/>
    <w:rsid w:val="44F29FDB"/>
    <w:rsid w:val="44F3C272"/>
    <w:rsid w:val="44F549A4"/>
    <w:rsid w:val="4516C854"/>
    <w:rsid w:val="4517D9AD"/>
    <w:rsid w:val="4518E91A"/>
    <w:rsid w:val="451FAF1E"/>
    <w:rsid w:val="4526E213"/>
    <w:rsid w:val="452BC5BE"/>
    <w:rsid w:val="45462860"/>
    <w:rsid w:val="454681C1"/>
    <w:rsid w:val="454C4725"/>
    <w:rsid w:val="4558AB05"/>
    <w:rsid w:val="455C4E85"/>
    <w:rsid w:val="455DD476"/>
    <w:rsid w:val="45670F0D"/>
    <w:rsid w:val="4569ADCB"/>
    <w:rsid w:val="456EE1A4"/>
    <w:rsid w:val="456FB222"/>
    <w:rsid w:val="4574F80C"/>
    <w:rsid w:val="457682FF"/>
    <w:rsid w:val="45790EA6"/>
    <w:rsid w:val="457A71A5"/>
    <w:rsid w:val="45849174"/>
    <w:rsid w:val="459C5436"/>
    <w:rsid w:val="45A4BA41"/>
    <w:rsid w:val="45A8496B"/>
    <w:rsid w:val="45B46907"/>
    <w:rsid w:val="45BCA490"/>
    <w:rsid w:val="45BE614D"/>
    <w:rsid w:val="45BFDD46"/>
    <w:rsid w:val="45C19CA7"/>
    <w:rsid w:val="45C203DC"/>
    <w:rsid w:val="45C23DE6"/>
    <w:rsid w:val="45DD1C7D"/>
    <w:rsid w:val="45DE3139"/>
    <w:rsid w:val="45E1D16F"/>
    <w:rsid w:val="45E9EC48"/>
    <w:rsid w:val="45ED5672"/>
    <w:rsid w:val="45F46E47"/>
    <w:rsid w:val="45F521A8"/>
    <w:rsid w:val="46008C8C"/>
    <w:rsid w:val="460529E4"/>
    <w:rsid w:val="460BFD29"/>
    <w:rsid w:val="460F0A8D"/>
    <w:rsid w:val="4615C143"/>
    <w:rsid w:val="46189437"/>
    <w:rsid w:val="4625736B"/>
    <w:rsid w:val="4639C404"/>
    <w:rsid w:val="46416651"/>
    <w:rsid w:val="4651FBB4"/>
    <w:rsid w:val="46524BDC"/>
    <w:rsid w:val="46560A97"/>
    <w:rsid w:val="4661D88D"/>
    <w:rsid w:val="4667E733"/>
    <w:rsid w:val="466E04BB"/>
    <w:rsid w:val="46990236"/>
    <w:rsid w:val="469E9288"/>
    <w:rsid w:val="46A640D2"/>
    <w:rsid w:val="46A6967F"/>
    <w:rsid w:val="46AF5B16"/>
    <w:rsid w:val="46B565D2"/>
    <w:rsid w:val="46C68993"/>
    <w:rsid w:val="46D16BEB"/>
    <w:rsid w:val="46D3CB74"/>
    <w:rsid w:val="46D512F6"/>
    <w:rsid w:val="46DA58B2"/>
    <w:rsid w:val="46DD320B"/>
    <w:rsid w:val="46DE25B4"/>
    <w:rsid w:val="46E13F66"/>
    <w:rsid w:val="46E1729E"/>
    <w:rsid w:val="46EA8665"/>
    <w:rsid w:val="46EC466F"/>
    <w:rsid w:val="46EC655F"/>
    <w:rsid w:val="46EDB4F2"/>
    <w:rsid w:val="46F0F817"/>
    <w:rsid w:val="46F2B2BB"/>
    <w:rsid w:val="46F3DD8D"/>
    <w:rsid w:val="46F8F6FF"/>
    <w:rsid w:val="46FAF0CA"/>
    <w:rsid w:val="471E6FC0"/>
    <w:rsid w:val="4721248D"/>
    <w:rsid w:val="472EF3D7"/>
    <w:rsid w:val="47363031"/>
    <w:rsid w:val="47385C97"/>
    <w:rsid w:val="473B01C1"/>
    <w:rsid w:val="47590BBF"/>
    <w:rsid w:val="475CFD22"/>
    <w:rsid w:val="47618179"/>
    <w:rsid w:val="4765C0F6"/>
    <w:rsid w:val="4769E93B"/>
    <w:rsid w:val="476FBEBF"/>
    <w:rsid w:val="47790CE7"/>
    <w:rsid w:val="4787629E"/>
    <w:rsid w:val="478BF1E4"/>
    <w:rsid w:val="478F5842"/>
    <w:rsid w:val="479221A5"/>
    <w:rsid w:val="479875C6"/>
    <w:rsid w:val="4799C656"/>
    <w:rsid w:val="479B8DEA"/>
    <w:rsid w:val="47A3FC59"/>
    <w:rsid w:val="47B91C8D"/>
    <w:rsid w:val="47BB92EC"/>
    <w:rsid w:val="47BB9433"/>
    <w:rsid w:val="47CD0D6B"/>
    <w:rsid w:val="47D8C2BC"/>
    <w:rsid w:val="47D9D518"/>
    <w:rsid w:val="47DB1C6B"/>
    <w:rsid w:val="47DCB010"/>
    <w:rsid w:val="47E5A673"/>
    <w:rsid w:val="47E8DC24"/>
    <w:rsid w:val="47EC2F1C"/>
    <w:rsid w:val="47F0860C"/>
    <w:rsid w:val="47F91855"/>
    <w:rsid w:val="47F97F10"/>
    <w:rsid w:val="47FC01B6"/>
    <w:rsid w:val="480754F7"/>
    <w:rsid w:val="4808AEB1"/>
    <w:rsid w:val="480E3DD7"/>
    <w:rsid w:val="480F300F"/>
    <w:rsid w:val="48289B3C"/>
    <w:rsid w:val="48372A1E"/>
    <w:rsid w:val="483831FC"/>
    <w:rsid w:val="483EA7BE"/>
    <w:rsid w:val="4845E51C"/>
    <w:rsid w:val="484CE7B4"/>
    <w:rsid w:val="485B6D2A"/>
    <w:rsid w:val="485D0EA2"/>
    <w:rsid w:val="486EED2C"/>
    <w:rsid w:val="48705045"/>
    <w:rsid w:val="4876C5B8"/>
    <w:rsid w:val="4883CD5C"/>
    <w:rsid w:val="488D4DE1"/>
    <w:rsid w:val="4893E1CE"/>
    <w:rsid w:val="48954573"/>
    <w:rsid w:val="48979023"/>
    <w:rsid w:val="48983A3C"/>
    <w:rsid w:val="489DE6D6"/>
    <w:rsid w:val="489E2C09"/>
    <w:rsid w:val="489F0B67"/>
    <w:rsid w:val="48A56A17"/>
    <w:rsid w:val="48A8E299"/>
    <w:rsid w:val="48AC3BFA"/>
    <w:rsid w:val="48ACC9E8"/>
    <w:rsid w:val="48B142C8"/>
    <w:rsid w:val="48B6EE40"/>
    <w:rsid w:val="48BCD8AE"/>
    <w:rsid w:val="48CB0610"/>
    <w:rsid w:val="48CB15D0"/>
    <w:rsid w:val="48D28E9A"/>
    <w:rsid w:val="48D6B601"/>
    <w:rsid w:val="48D89ED5"/>
    <w:rsid w:val="48DB1A78"/>
    <w:rsid w:val="48E0775A"/>
    <w:rsid w:val="48E0B7D3"/>
    <w:rsid w:val="48E4728A"/>
    <w:rsid w:val="48EA029B"/>
    <w:rsid w:val="48F1FF73"/>
    <w:rsid w:val="48F27B37"/>
    <w:rsid w:val="48F6AF38"/>
    <w:rsid w:val="48F978F4"/>
    <w:rsid w:val="48FB38C1"/>
    <w:rsid w:val="48FD3466"/>
    <w:rsid w:val="4910BF83"/>
    <w:rsid w:val="491417FB"/>
    <w:rsid w:val="491D4B7D"/>
    <w:rsid w:val="491FE1AA"/>
    <w:rsid w:val="493867C6"/>
    <w:rsid w:val="493A9B0B"/>
    <w:rsid w:val="494CFCA0"/>
    <w:rsid w:val="494D8268"/>
    <w:rsid w:val="496625CD"/>
    <w:rsid w:val="497263C8"/>
    <w:rsid w:val="498772C9"/>
    <w:rsid w:val="49A9B8F3"/>
    <w:rsid w:val="49ADC085"/>
    <w:rsid w:val="49B09D66"/>
    <w:rsid w:val="49C34497"/>
    <w:rsid w:val="49C9FCEE"/>
    <w:rsid w:val="49D5270C"/>
    <w:rsid w:val="49DD46EA"/>
    <w:rsid w:val="49E10BE0"/>
    <w:rsid w:val="49E9F906"/>
    <w:rsid w:val="49ECC181"/>
    <w:rsid w:val="49FF8365"/>
    <w:rsid w:val="4A016515"/>
    <w:rsid w:val="4A01DF04"/>
    <w:rsid w:val="4A080D72"/>
    <w:rsid w:val="4A0912C9"/>
    <w:rsid w:val="4A0BB3B6"/>
    <w:rsid w:val="4A0E74BA"/>
    <w:rsid w:val="4A14A97F"/>
    <w:rsid w:val="4A1DB39A"/>
    <w:rsid w:val="4A1E75CD"/>
    <w:rsid w:val="4A21ACC4"/>
    <w:rsid w:val="4A21CD17"/>
    <w:rsid w:val="4A2A8EB8"/>
    <w:rsid w:val="4A3211B8"/>
    <w:rsid w:val="4A34722E"/>
    <w:rsid w:val="4A39CFA4"/>
    <w:rsid w:val="4A3C6AA9"/>
    <w:rsid w:val="4A3DE95E"/>
    <w:rsid w:val="4A404087"/>
    <w:rsid w:val="4A45669B"/>
    <w:rsid w:val="4A4D6C9A"/>
    <w:rsid w:val="4A58D222"/>
    <w:rsid w:val="4A5B94E6"/>
    <w:rsid w:val="4A5FF10F"/>
    <w:rsid w:val="4A626BB3"/>
    <w:rsid w:val="4A65AD98"/>
    <w:rsid w:val="4A7AE89B"/>
    <w:rsid w:val="4A7BC35F"/>
    <w:rsid w:val="4A93AB12"/>
    <w:rsid w:val="4A9FCB4E"/>
    <w:rsid w:val="4AA26CD8"/>
    <w:rsid w:val="4AAAC4A8"/>
    <w:rsid w:val="4AB02989"/>
    <w:rsid w:val="4AB14705"/>
    <w:rsid w:val="4AB62D9A"/>
    <w:rsid w:val="4AB929D2"/>
    <w:rsid w:val="4ABD2F09"/>
    <w:rsid w:val="4AC1DBB3"/>
    <w:rsid w:val="4AC412D2"/>
    <w:rsid w:val="4AC8BC13"/>
    <w:rsid w:val="4ACCF9BB"/>
    <w:rsid w:val="4AD183D0"/>
    <w:rsid w:val="4AD491CE"/>
    <w:rsid w:val="4ADAB60E"/>
    <w:rsid w:val="4ADD60E6"/>
    <w:rsid w:val="4AE043F3"/>
    <w:rsid w:val="4AE08F14"/>
    <w:rsid w:val="4AE2EB43"/>
    <w:rsid w:val="4AE75D9A"/>
    <w:rsid w:val="4AF15B5A"/>
    <w:rsid w:val="4AF4B54F"/>
    <w:rsid w:val="4AF609D8"/>
    <w:rsid w:val="4B00A9B4"/>
    <w:rsid w:val="4B06C46E"/>
    <w:rsid w:val="4B0B16CE"/>
    <w:rsid w:val="4B108CF7"/>
    <w:rsid w:val="4B138891"/>
    <w:rsid w:val="4B13E051"/>
    <w:rsid w:val="4B13F3B8"/>
    <w:rsid w:val="4B1F9EDC"/>
    <w:rsid w:val="4B226D56"/>
    <w:rsid w:val="4B24CD29"/>
    <w:rsid w:val="4B3719BD"/>
    <w:rsid w:val="4B38B294"/>
    <w:rsid w:val="4B3AF10A"/>
    <w:rsid w:val="4B3E3C9D"/>
    <w:rsid w:val="4B40F729"/>
    <w:rsid w:val="4B4338F3"/>
    <w:rsid w:val="4B4D1108"/>
    <w:rsid w:val="4B4F0144"/>
    <w:rsid w:val="4B4F835D"/>
    <w:rsid w:val="4B55D788"/>
    <w:rsid w:val="4B5AD70B"/>
    <w:rsid w:val="4B5F1BB6"/>
    <w:rsid w:val="4B69C23E"/>
    <w:rsid w:val="4B6A8C09"/>
    <w:rsid w:val="4B6ADF6A"/>
    <w:rsid w:val="4B6B9B12"/>
    <w:rsid w:val="4B799EB7"/>
    <w:rsid w:val="4B7DE3EC"/>
    <w:rsid w:val="4B80F0F4"/>
    <w:rsid w:val="4B8A5D8F"/>
    <w:rsid w:val="4B8F95C7"/>
    <w:rsid w:val="4B973FF3"/>
    <w:rsid w:val="4BA4354F"/>
    <w:rsid w:val="4BA4C56C"/>
    <w:rsid w:val="4BAA7DCD"/>
    <w:rsid w:val="4BABA1F9"/>
    <w:rsid w:val="4BAC9677"/>
    <w:rsid w:val="4BAD43C7"/>
    <w:rsid w:val="4BAE71B6"/>
    <w:rsid w:val="4BB13020"/>
    <w:rsid w:val="4BB653CB"/>
    <w:rsid w:val="4BC29225"/>
    <w:rsid w:val="4BC3E85D"/>
    <w:rsid w:val="4BDB1731"/>
    <w:rsid w:val="4BDFC016"/>
    <w:rsid w:val="4BEC7A87"/>
    <w:rsid w:val="4BEEB1DF"/>
    <w:rsid w:val="4BF87CB9"/>
    <w:rsid w:val="4C1015BE"/>
    <w:rsid w:val="4C13C62F"/>
    <w:rsid w:val="4C212DD1"/>
    <w:rsid w:val="4C2792E6"/>
    <w:rsid w:val="4C351CC8"/>
    <w:rsid w:val="4C364741"/>
    <w:rsid w:val="4C392947"/>
    <w:rsid w:val="4C3AFF8A"/>
    <w:rsid w:val="4C3CCB4B"/>
    <w:rsid w:val="4C4069A6"/>
    <w:rsid w:val="4C4686B0"/>
    <w:rsid w:val="4C4FF257"/>
    <w:rsid w:val="4C51B5FE"/>
    <w:rsid w:val="4C627B14"/>
    <w:rsid w:val="4C62B44F"/>
    <w:rsid w:val="4C667760"/>
    <w:rsid w:val="4C777C33"/>
    <w:rsid w:val="4C7AEEDE"/>
    <w:rsid w:val="4C7F867D"/>
    <w:rsid w:val="4C8C6B1B"/>
    <w:rsid w:val="4C97E659"/>
    <w:rsid w:val="4C9A4DF4"/>
    <w:rsid w:val="4C9EB668"/>
    <w:rsid w:val="4CB3CB48"/>
    <w:rsid w:val="4CB4860A"/>
    <w:rsid w:val="4CB787EC"/>
    <w:rsid w:val="4CB8937D"/>
    <w:rsid w:val="4CBB6F6F"/>
    <w:rsid w:val="4CBC2679"/>
    <w:rsid w:val="4CBC7920"/>
    <w:rsid w:val="4CC1F2A6"/>
    <w:rsid w:val="4CC248D9"/>
    <w:rsid w:val="4CC6031F"/>
    <w:rsid w:val="4CD01F39"/>
    <w:rsid w:val="4CD45425"/>
    <w:rsid w:val="4CDE9EC7"/>
    <w:rsid w:val="4CDF592F"/>
    <w:rsid w:val="4CE1D536"/>
    <w:rsid w:val="4CE6D70C"/>
    <w:rsid w:val="4CF13F03"/>
    <w:rsid w:val="4CF3C51F"/>
    <w:rsid w:val="4CF41143"/>
    <w:rsid w:val="4D04D77E"/>
    <w:rsid w:val="4D0D75A4"/>
    <w:rsid w:val="4D0D9239"/>
    <w:rsid w:val="4D10E6BB"/>
    <w:rsid w:val="4D13BE53"/>
    <w:rsid w:val="4D13E828"/>
    <w:rsid w:val="4D1E8E35"/>
    <w:rsid w:val="4D221943"/>
    <w:rsid w:val="4D27A721"/>
    <w:rsid w:val="4D3998D9"/>
    <w:rsid w:val="4D3A6CC1"/>
    <w:rsid w:val="4D3CF85F"/>
    <w:rsid w:val="4D3F24C8"/>
    <w:rsid w:val="4D44CF10"/>
    <w:rsid w:val="4D471713"/>
    <w:rsid w:val="4D4A651F"/>
    <w:rsid w:val="4D555E08"/>
    <w:rsid w:val="4D6328B4"/>
    <w:rsid w:val="4D6796EC"/>
    <w:rsid w:val="4D708ED8"/>
    <w:rsid w:val="4D77C1FE"/>
    <w:rsid w:val="4D8F58CA"/>
    <w:rsid w:val="4D8F8312"/>
    <w:rsid w:val="4D914DF7"/>
    <w:rsid w:val="4D93C020"/>
    <w:rsid w:val="4DA09B8E"/>
    <w:rsid w:val="4DA2BE12"/>
    <w:rsid w:val="4DA648B5"/>
    <w:rsid w:val="4DAD1B6F"/>
    <w:rsid w:val="4DBBE011"/>
    <w:rsid w:val="4DBC288B"/>
    <w:rsid w:val="4DBDF036"/>
    <w:rsid w:val="4DD53DFC"/>
    <w:rsid w:val="4DD6C3FB"/>
    <w:rsid w:val="4DE402B5"/>
    <w:rsid w:val="4DE8B148"/>
    <w:rsid w:val="4DEAE40E"/>
    <w:rsid w:val="4DEF3810"/>
    <w:rsid w:val="4DF1D335"/>
    <w:rsid w:val="4DF8067E"/>
    <w:rsid w:val="4E170D78"/>
    <w:rsid w:val="4E1ECB20"/>
    <w:rsid w:val="4E1F3FAB"/>
    <w:rsid w:val="4E2B3BCE"/>
    <w:rsid w:val="4E33E4E3"/>
    <w:rsid w:val="4E3641EE"/>
    <w:rsid w:val="4E3B6F40"/>
    <w:rsid w:val="4E3BD4A0"/>
    <w:rsid w:val="4E40DCDE"/>
    <w:rsid w:val="4E42658C"/>
    <w:rsid w:val="4E43B904"/>
    <w:rsid w:val="4E494E65"/>
    <w:rsid w:val="4E4EFDCC"/>
    <w:rsid w:val="4E5650DB"/>
    <w:rsid w:val="4E57EF52"/>
    <w:rsid w:val="4E5AA1B9"/>
    <w:rsid w:val="4E642D73"/>
    <w:rsid w:val="4E677D66"/>
    <w:rsid w:val="4E690815"/>
    <w:rsid w:val="4E78F306"/>
    <w:rsid w:val="4E8E0E67"/>
    <w:rsid w:val="4E982BD2"/>
    <w:rsid w:val="4E987EA3"/>
    <w:rsid w:val="4E9DE961"/>
    <w:rsid w:val="4EA221D4"/>
    <w:rsid w:val="4EA3A060"/>
    <w:rsid w:val="4EAE79C4"/>
    <w:rsid w:val="4EB16299"/>
    <w:rsid w:val="4EC56748"/>
    <w:rsid w:val="4EC684D2"/>
    <w:rsid w:val="4ED07EDE"/>
    <w:rsid w:val="4ED57395"/>
    <w:rsid w:val="4EDE8974"/>
    <w:rsid w:val="4EEAF5BD"/>
    <w:rsid w:val="4EF4D861"/>
    <w:rsid w:val="4EF9977C"/>
    <w:rsid w:val="4EFCA9B6"/>
    <w:rsid w:val="4F0A18F8"/>
    <w:rsid w:val="4F0B40A9"/>
    <w:rsid w:val="4F149D64"/>
    <w:rsid w:val="4F19DA7A"/>
    <w:rsid w:val="4F1D3F70"/>
    <w:rsid w:val="4F1DBD61"/>
    <w:rsid w:val="4F1E09BA"/>
    <w:rsid w:val="4F254124"/>
    <w:rsid w:val="4F2EA7EF"/>
    <w:rsid w:val="4F30AF4C"/>
    <w:rsid w:val="4F38A16A"/>
    <w:rsid w:val="4F406A26"/>
    <w:rsid w:val="4F439132"/>
    <w:rsid w:val="4F5261CE"/>
    <w:rsid w:val="4F5C82F0"/>
    <w:rsid w:val="4F5CE964"/>
    <w:rsid w:val="4F5D89EF"/>
    <w:rsid w:val="4F5D92F3"/>
    <w:rsid w:val="4F63C95B"/>
    <w:rsid w:val="4F64710E"/>
    <w:rsid w:val="4F679D77"/>
    <w:rsid w:val="4F696E41"/>
    <w:rsid w:val="4F69DCFD"/>
    <w:rsid w:val="4F6C8B93"/>
    <w:rsid w:val="4F7091CC"/>
    <w:rsid w:val="4F75C9AA"/>
    <w:rsid w:val="4F7BF327"/>
    <w:rsid w:val="4F82673D"/>
    <w:rsid w:val="4F9942C7"/>
    <w:rsid w:val="4F9D030A"/>
    <w:rsid w:val="4FA43F31"/>
    <w:rsid w:val="4FB60A8B"/>
    <w:rsid w:val="4FBC6C9B"/>
    <w:rsid w:val="4FCF8223"/>
    <w:rsid w:val="4FD368DC"/>
    <w:rsid w:val="4FD5D6F8"/>
    <w:rsid w:val="4FD6DEFB"/>
    <w:rsid w:val="4FE2067A"/>
    <w:rsid w:val="4FF69AAC"/>
    <w:rsid w:val="4FF82C09"/>
    <w:rsid w:val="4FFCADD1"/>
    <w:rsid w:val="4FFDDC72"/>
    <w:rsid w:val="5006C810"/>
    <w:rsid w:val="500B703E"/>
    <w:rsid w:val="500B7227"/>
    <w:rsid w:val="50157236"/>
    <w:rsid w:val="501C8153"/>
    <w:rsid w:val="502A553D"/>
    <w:rsid w:val="502C9DE8"/>
    <w:rsid w:val="502F413E"/>
    <w:rsid w:val="50311018"/>
    <w:rsid w:val="5034C228"/>
    <w:rsid w:val="5034EAC9"/>
    <w:rsid w:val="50366682"/>
    <w:rsid w:val="503D6D74"/>
    <w:rsid w:val="504372DE"/>
    <w:rsid w:val="504874DE"/>
    <w:rsid w:val="504A59B9"/>
    <w:rsid w:val="504E9FB9"/>
    <w:rsid w:val="50504C4D"/>
    <w:rsid w:val="50608838"/>
    <w:rsid w:val="506A4EE0"/>
    <w:rsid w:val="50703EBC"/>
    <w:rsid w:val="5072706A"/>
    <w:rsid w:val="507A6D70"/>
    <w:rsid w:val="50862390"/>
    <w:rsid w:val="508F5E9D"/>
    <w:rsid w:val="5094F216"/>
    <w:rsid w:val="5096E28E"/>
    <w:rsid w:val="5097C259"/>
    <w:rsid w:val="509AD955"/>
    <w:rsid w:val="50B15306"/>
    <w:rsid w:val="50B5B36F"/>
    <w:rsid w:val="50C96632"/>
    <w:rsid w:val="50C986D2"/>
    <w:rsid w:val="50CDEC18"/>
    <w:rsid w:val="50CE0FAA"/>
    <w:rsid w:val="50D0DA71"/>
    <w:rsid w:val="50D894B4"/>
    <w:rsid w:val="50DF6EC7"/>
    <w:rsid w:val="50E0EBFC"/>
    <w:rsid w:val="50E20C4F"/>
    <w:rsid w:val="50E6B38E"/>
    <w:rsid w:val="50F63E71"/>
    <w:rsid w:val="50F9F869"/>
    <w:rsid w:val="50FDF49F"/>
    <w:rsid w:val="510005FA"/>
    <w:rsid w:val="510028A4"/>
    <w:rsid w:val="510453AA"/>
    <w:rsid w:val="510E1865"/>
    <w:rsid w:val="5116FAD8"/>
    <w:rsid w:val="513D3CA1"/>
    <w:rsid w:val="513D5C4E"/>
    <w:rsid w:val="513E99AE"/>
    <w:rsid w:val="51429298"/>
    <w:rsid w:val="5143A6CF"/>
    <w:rsid w:val="5149A733"/>
    <w:rsid w:val="514AE9A1"/>
    <w:rsid w:val="514B32AA"/>
    <w:rsid w:val="5151BEAC"/>
    <w:rsid w:val="5152D943"/>
    <w:rsid w:val="5158A9C7"/>
    <w:rsid w:val="515E0826"/>
    <w:rsid w:val="5165BDFE"/>
    <w:rsid w:val="51682031"/>
    <w:rsid w:val="5174361E"/>
    <w:rsid w:val="517AD71D"/>
    <w:rsid w:val="517D64DC"/>
    <w:rsid w:val="517F36E1"/>
    <w:rsid w:val="518A303E"/>
    <w:rsid w:val="518C137D"/>
    <w:rsid w:val="51933B11"/>
    <w:rsid w:val="51933B21"/>
    <w:rsid w:val="519F6C30"/>
    <w:rsid w:val="51A3B700"/>
    <w:rsid w:val="51A497D7"/>
    <w:rsid w:val="51B1D0AB"/>
    <w:rsid w:val="51BE1CF7"/>
    <w:rsid w:val="51C2BC6F"/>
    <w:rsid w:val="51C6285C"/>
    <w:rsid w:val="51CD55DD"/>
    <w:rsid w:val="51D9EC71"/>
    <w:rsid w:val="51E7F019"/>
    <w:rsid w:val="51EA3960"/>
    <w:rsid w:val="51F0DAAF"/>
    <w:rsid w:val="51F9E3C8"/>
    <w:rsid w:val="5204A876"/>
    <w:rsid w:val="520A2E1A"/>
    <w:rsid w:val="520E69BF"/>
    <w:rsid w:val="520EE958"/>
    <w:rsid w:val="521E97B3"/>
    <w:rsid w:val="523C86C9"/>
    <w:rsid w:val="523C90A2"/>
    <w:rsid w:val="523E5791"/>
    <w:rsid w:val="523F2C30"/>
    <w:rsid w:val="52406FB6"/>
    <w:rsid w:val="52460D2D"/>
    <w:rsid w:val="524F6FD4"/>
    <w:rsid w:val="525E38B7"/>
    <w:rsid w:val="525F7FBF"/>
    <w:rsid w:val="5267E45B"/>
    <w:rsid w:val="526875BF"/>
    <w:rsid w:val="527BF018"/>
    <w:rsid w:val="52810AC0"/>
    <w:rsid w:val="5288F111"/>
    <w:rsid w:val="528C043E"/>
    <w:rsid w:val="5290EEDC"/>
    <w:rsid w:val="529A5441"/>
    <w:rsid w:val="529C26EC"/>
    <w:rsid w:val="529DB82F"/>
    <w:rsid w:val="52A22EB8"/>
    <w:rsid w:val="52A35E41"/>
    <w:rsid w:val="52A824D9"/>
    <w:rsid w:val="52A8E755"/>
    <w:rsid w:val="52B32911"/>
    <w:rsid w:val="52B4685E"/>
    <w:rsid w:val="52C8FB48"/>
    <w:rsid w:val="52D342B4"/>
    <w:rsid w:val="52E0DD23"/>
    <w:rsid w:val="52E30300"/>
    <w:rsid w:val="52F267F2"/>
    <w:rsid w:val="52F65D68"/>
    <w:rsid w:val="52F9F54B"/>
    <w:rsid w:val="53069771"/>
    <w:rsid w:val="5310FA95"/>
    <w:rsid w:val="53159921"/>
    <w:rsid w:val="531D9FBE"/>
    <w:rsid w:val="531F07B3"/>
    <w:rsid w:val="5325A9D2"/>
    <w:rsid w:val="53300C84"/>
    <w:rsid w:val="53305AF9"/>
    <w:rsid w:val="533733D9"/>
    <w:rsid w:val="53440D5E"/>
    <w:rsid w:val="5346A96F"/>
    <w:rsid w:val="53718078"/>
    <w:rsid w:val="537FD631"/>
    <w:rsid w:val="5383838F"/>
    <w:rsid w:val="539380D8"/>
    <w:rsid w:val="53A44DC1"/>
    <w:rsid w:val="53A5DBC5"/>
    <w:rsid w:val="53B5310C"/>
    <w:rsid w:val="53B64C5D"/>
    <w:rsid w:val="53BEB31C"/>
    <w:rsid w:val="53C6B0A6"/>
    <w:rsid w:val="53C822AA"/>
    <w:rsid w:val="53D4F36A"/>
    <w:rsid w:val="53D85B26"/>
    <w:rsid w:val="53DC5BA0"/>
    <w:rsid w:val="53E07D29"/>
    <w:rsid w:val="53E3C878"/>
    <w:rsid w:val="53E793CF"/>
    <w:rsid w:val="53ED659F"/>
    <w:rsid w:val="53EE474D"/>
    <w:rsid w:val="53F135E7"/>
    <w:rsid w:val="53FDA2EA"/>
    <w:rsid w:val="53FE4EFD"/>
    <w:rsid w:val="5400B57B"/>
    <w:rsid w:val="54043283"/>
    <w:rsid w:val="5405AC2A"/>
    <w:rsid w:val="54060D33"/>
    <w:rsid w:val="54083243"/>
    <w:rsid w:val="54190D13"/>
    <w:rsid w:val="5424F4DF"/>
    <w:rsid w:val="5427A352"/>
    <w:rsid w:val="5429E65E"/>
    <w:rsid w:val="542ED743"/>
    <w:rsid w:val="5431FCD2"/>
    <w:rsid w:val="54338F63"/>
    <w:rsid w:val="543731F9"/>
    <w:rsid w:val="54375DEB"/>
    <w:rsid w:val="543B6E3C"/>
    <w:rsid w:val="543CE64E"/>
    <w:rsid w:val="5440EA6E"/>
    <w:rsid w:val="5444EAB6"/>
    <w:rsid w:val="5447063F"/>
    <w:rsid w:val="5447EBF5"/>
    <w:rsid w:val="544F441D"/>
    <w:rsid w:val="54557C89"/>
    <w:rsid w:val="545DF4B6"/>
    <w:rsid w:val="5462CD87"/>
    <w:rsid w:val="546EF07E"/>
    <w:rsid w:val="547035FA"/>
    <w:rsid w:val="547358AD"/>
    <w:rsid w:val="547ED3BD"/>
    <w:rsid w:val="547FFF8D"/>
    <w:rsid w:val="5485238C"/>
    <w:rsid w:val="548C74BC"/>
    <w:rsid w:val="549188ED"/>
    <w:rsid w:val="54918D23"/>
    <w:rsid w:val="54970A99"/>
    <w:rsid w:val="54984FC9"/>
    <w:rsid w:val="549FC4F9"/>
    <w:rsid w:val="54B031B2"/>
    <w:rsid w:val="54B8E454"/>
    <w:rsid w:val="54C1813D"/>
    <w:rsid w:val="54C40AB5"/>
    <w:rsid w:val="54C42141"/>
    <w:rsid w:val="54C73C71"/>
    <w:rsid w:val="54C88611"/>
    <w:rsid w:val="54CA3775"/>
    <w:rsid w:val="54CC799F"/>
    <w:rsid w:val="54D1BFED"/>
    <w:rsid w:val="54D3834D"/>
    <w:rsid w:val="54D3F8DF"/>
    <w:rsid w:val="54DD9B84"/>
    <w:rsid w:val="54DE2750"/>
    <w:rsid w:val="54DF4487"/>
    <w:rsid w:val="54E5F397"/>
    <w:rsid w:val="54FD5B68"/>
    <w:rsid w:val="5502E058"/>
    <w:rsid w:val="5503C9AD"/>
    <w:rsid w:val="5505F8C3"/>
    <w:rsid w:val="550FA1EE"/>
    <w:rsid w:val="55194AD0"/>
    <w:rsid w:val="551A9918"/>
    <w:rsid w:val="5529C572"/>
    <w:rsid w:val="552E0349"/>
    <w:rsid w:val="5531A5FC"/>
    <w:rsid w:val="5539229F"/>
    <w:rsid w:val="553C1D29"/>
    <w:rsid w:val="553FF7D6"/>
    <w:rsid w:val="5541AB9A"/>
    <w:rsid w:val="55438CFD"/>
    <w:rsid w:val="554543DD"/>
    <w:rsid w:val="5545A5E5"/>
    <w:rsid w:val="554FE386"/>
    <w:rsid w:val="5553BC78"/>
    <w:rsid w:val="5554AFCD"/>
    <w:rsid w:val="5554C495"/>
    <w:rsid w:val="555E711F"/>
    <w:rsid w:val="5562E550"/>
    <w:rsid w:val="55668C0A"/>
    <w:rsid w:val="55734559"/>
    <w:rsid w:val="557A6F95"/>
    <w:rsid w:val="557A9E78"/>
    <w:rsid w:val="558AAC87"/>
    <w:rsid w:val="559C281B"/>
    <w:rsid w:val="55A93925"/>
    <w:rsid w:val="55AB6C23"/>
    <w:rsid w:val="55ABEAF7"/>
    <w:rsid w:val="55AEF0F6"/>
    <w:rsid w:val="55AFDFC9"/>
    <w:rsid w:val="55B6B752"/>
    <w:rsid w:val="55BC41EA"/>
    <w:rsid w:val="55BF8A4F"/>
    <w:rsid w:val="55C1372A"/>
    <w:rsid w:val="55D5C198"/>
    <w:rsid w:val="55D890D1"/>
    <w:rsid w:val="55DA64FC"/>
    <w:rsid w:val="55E5C880"/>
    <w:rsid w:val="55F33008"/>
    <w:rsid w:val="55FB89A8"/>
    <w:rsid w:val="55FCDE3C"/>
    <w:rsid w:val="5604CFEB"/>
    <w:rsid w:val="56117FA9"/>
    <w:rsid w:val="5629D86F"/>
    <w:rsid w:val="562A5914"/>
    <w:rsid w:val="562B0BAE"/>
    <w:rsid w:val="562CB8B3"/>
    <w:rsid w:val="563B2A50"/>
    <w:rsid w:val="563C5C9B"/>
    <w:rsid w:val="563D0158"/>
    <w:rsid w:val="563DE9A8"/>
    <w:rsid w:val="564C0CC1"/>
    <w:rsid w:val="56542168"/>
    <w:rsid w:val="566342F0"/>
    <w:rsid w:val="566A9A12"/>
    <w:rsid w:val="567397F6"/>
    <w:rsid w:val="5682507B"/>
    <w:rsid w:val="5698C26E"/>
    <w:rsid w:val="569F9BF7"/>
    <w:rsid w:val="56A424A5"/>
    <w:rsid w:val="56ACF165"/>
    <w:rsid w:val="56ACF58B"/>
    <w:rsid w:val="56B66452"/>
    <w:rsid w:val="56BF792C"/>
    <w:rsid w:val="56C2F2B8"/>
    <w:rsid w:val="56CDAB4B"/>
    <w:rsid w:val="56D3A918"/>
    <w:rsid w:val="56DB3C69"/>
    <w:rsid w:val="56DBA68B"/>
    <w:rsid w:val="56DFA85F"/>
    <w:rsid w:val="56E5B074"/>
    <w:rsid w:val="56F1298E"/>
    <w:rsid w:val="56F49D3D"/>
    <w:rsid w:val="56F5F910"/>
    <w:rsid w:val="5704EB01"/>
    <w:rsid w:val="570924AA"/>
    <w:rsid w:val="5715B3C6"/>
    <w:rsid w:val="571E5677"/>
    <w:rsid w:val="572234BB"/>
    <w:rsid w:val="57237BEA"/>
    <w:rsid w:val="5725C0AA"/>
    <w:rsid w:val="57291FF3"/>
    <w:rsid w:val="572F1017"/>
    <w:rsid w:val="5733DDD4"/>
    <w:rsid w:val="5737EDB9"/>
    <w:rsid w:val="57397F83"/>
    <w:rsid w:val="573AEAE3"/>
    <w:rsid w:val="573EC1B4"/>
    <w:rsid w:val="573F745F"/>
    <w:rsid w:val="5745800E"/>
    <w:rsid w:val="5748216F"/>
    <w:rsid w:val="5748C2AD"/>
    <w:rsid w:val="574A3AF6"/>
    <w:rsid w:val="574FB836"/>
    <w:rsid w:val="5753AB78"/>
    <w:rsid w:val="5756CE01"/>
    <w:rsid w:val="57595B23"/>
    <w:rsid w:val="575C2616"/>
    <w:rsid w:val="5762A0A8"/>
    <w:rsid w:val="5763C95B"/>
    <w:rsid w:val="57667AD2"/>
    <w:rsid w:val="578480D7"/>
    <w:rsid w:val="57892B6C"/>
    <w:rsid w:val="578BE929"/>
    <w:rsid w:val="5794C08B"/>
    <w:rsid w:val="57967B32"/>
    <w:rsid w:val="5796F9AB"/>
    <w:rsid w:val="579B1F70"/>
    <w:rsid w:val="57A178EE"/>
    <w:rsid w:val="57A5C42B"/>
    <w:rsid w:val="57AC1CEF"/>
    <w:rsid w:val="57AE4795"/>
    <w:rsid w:val="57B91A48"/>
    <w:rsid w:val="57BC3FFE"/>
    <w:rsid w:val="57C512A1"/>
    <w:rsid w:val="57C82913"/>
    <w:rsid w:val="57C95086"/>
    <w:rsid w:val="57CFCEE0"/>
    <w:rsid w:val="57D9E608"/>
    <w:rsid w:val="57E18A50"/>
    <w:rsid w:val="57E32F12"/>
    <w:rsid w:val="57E62721"/>
    <w:rsid w:val="57F5E643"/>
    <w:rsid w:val="57F6D888"/>
    <w:rsid w:val="58005701"/>
    <w:rsid w:val="5807FCF7"/>
    <w:rsid w:val="58107C3A"/>
    <w:rsid w:val="58159623"/>
    <w:rsid w:val="583131F3"/>
    <w:rsid w:val="583158E2"/>
    <w:rsid w:val="5836E256"/>
    <w:rsid w:val="584201B4"/>
    <w:rsid w:val="5848D7B0"/>
    <w:rsid w:val="5849D373"/>
    <w:rsid w:val="58548A97"/>
    <w:rsid w:val="58615E14"/>
    <w:rsid w:val="5861776C"/>
    <w:rsid w:val="586494A1"/>
    <w:rsid w:val="586EE9B8"/>
    <w:rsid w:val="5870F3E3"/>
    <w:rsid w:val="587D8F6D"/>
    <w:rsid w:val="5881CC73"/>
    <w:rsid w:val="5882E056"/>
    <w:rsid w:val="588A3C0C"/>
    <w:rsid w:val="58964678"/>
    <w:rsid w:val="589BF335"/>
    <w:rsid w:val="589C0A3A"/>
    <w:rsid w:val="589D77BB"/>
    <w:rsid w:val="589FDC56"/>
    <w:rsid w:val="58A08667"/>
    <w:rsid w:val="58A910CF"/>
    <w:rsid w:val="58B41C90"/>
    <w:rsid w:val="58BCA6D7"/>
    <w:rsid w:val="58BF65EA"/>
    <w:rsid w:val="58C2CA3B"/>
    <w:rsid w:val="58C99CAF"/>
    <w:rsid w:val="58D098B3"/>
    <w:rsid w:val="58E72ACF"/>
    <w:rsid w:val="58EC7267"/>
    <w:rsid w:val="58EDE98E"/>
    <w:rsid w:val="58F8D252"/>
    <w:rsid w:val="58F8F548"/>
    <w:rsid w:val="59050D2D"/>
    <w:rsid w:val="5918A37A"/>
    <w:rsid w:val="591CFFEC"/>
    <w:rsid w:val="5925C3A2"/>
    <w:rsid w:val="592B5678"/>
    <w:rsid w:val="593E871B"/>
    <w:rsid w:val="59423A38"/>
    <w:rsid w:val="594A8401"/>
    <w:rsid w:val="594F78F4"/>
    <w:rsid w:val="5954E19D"/>
    <w:rsid w:val="5958D19C"/>
    <w:rsid w:val="595E9E40"/>
    <w:rsid w:val="59637BBB"/>
    <w:rsid w:val="5964B130"/>
    <w:rsid w:val="596EDDE9"/>
    <w:rsid w:val="597CC0DF"/>
    <w:rsid w:val="597DB475"/>
    <w:rsid w:val="59851667"/>
    <w:rsid w:val="59900A06"/>
    <w:rsid w:val="59900C36"/>
    <w:rsid w:val="599A9176"/>
    <w:rsid w:val="59A1E20E"/>
    <w:rsid w:val="59A70582"/>
    <w:rsid w:val="59B0FF3B"/>
    <w:rsid w:val="59BAA642"/>
    <w:rsid w:val="59C50393"/>
    <w:rsid w:val="59C9F83C"/>
    <w:rsid w:val="59CBD9BD"/>
    <w:rsid w:val="59CDB687"/>
    <w:rsid w:val="59E50CFA"/>
    <w:rsid w:val="59FB02D5"/>
    <w:rsid w:val="59FD57B5"/>
    <w:rsid w:val="5A023C3A"/>
    <w:rsid w:val="5A03167B"/>
    <w:rsid w:val="5A066F5D"/>
    <w:rsid w:val="5A085E23"/>
    <w:rsid w:val="5A0EBCB1"/>
    <w:rsid w:val="5A17A11D"/>
    <w:rsid w:val="5A1B35D9"/>
    <w:rsid w:val="5A21A2A6"/>
    <w:rsid w:val="5A24CDC5"/>
    <w:rsid w:val="5A253CE7"/>
    <w:rsid w:val="5A39ABB8"/>
    <w:rsid w:val="5A40397B"/>
    <w:rsid w:val="5A405D8D"/>
    <w:rsid w:val="5A441651"/>
    <w:rsid w:val="5A4D7A52"/>
    <w:rsid w:val="5A56768F"/>
    <w:rsid w:val="5A5E993A"/>
    <w:rsid w:val="5A648432"/>
    <w:rsid w:val="5A6A572C"/>
    <w:rsid w:val="5A737E67"/>
    <w:rsid w:val="5A782D84"/>
    <w:rsid w:val="5A78C9CE"/>
    <w:rsid w:val="5A7B731E"/>
    <w:rsid w:val="5A80A118"/>
    <w:rsid w:val="5A8D46B6"/>
    <w:rsid w:val="5A960EA1"/>
    <w:rsid w:val="5AA6A658"/>
    <w:rsid w:val="5AA75D2E"/>
    <w:rsid w:val="5AA8149A"/>
    <w:rsid w:val="5AAA1AF7"/>
    <w:rsid w:val="5AB48E97"/>
    <w:rsid w:val="5AB698A4"/>
    <w:rsid w:val="5ABD78A7"/>
    <w:rsid w:val="5ABFC117"/>
    <w:rsid w:val="5AC4EEB7"/>
    <w:rsid w:val="5AC52CC9"/>
    <w:rsid w:val="5AD1FE13"/>
    <w:rsid w:val="5AD3147F"/>
    <w:rsid w:val="5AD96DD1"/>
    <w:rsid w:val="5ADD9222"/>
    <w:rsid w:val="5AE38C49"/>
    <w:rsid w:val="5AE7D7B3"/>
    <w:rsid w:val="5AF41445"/>
    <w:rsid w:val="5AF54EE4"/>
    <w:rsid w:val="5AFBECC6"/>
    <w:rsid w:val="5B015120"/>
    <w:rsid w:val="5B09E30A"/>
    <w:rsid w:val="5B0DCCB0"/>
    <w:rsid w:val="5B18F809"/>
    <w:rsid w:val="5B2C8A31"/>
    <w:rsid w:val="5B2DF3B4"/>
    <w:rsid w:val="5B40E04F"/>
    <w:rsid w:val="5B434C27"/>
    <w:rsid w:val="5B46B222"/>
    <w:rsid w:val="5B4A6C39"/>
    <w:rsid w:val="5B4C22B2"/>
    <w:rsid w:val="5B501DFA"/>
    <w:rsid w:val="5B51C4CD"/>
    <w:rsid w:val="5B529703"/>
    <w:rsid w:val="5B558CF4"/>
    <w:rsid w:val="5B561E6C"/>
    <w:rsid w:val="5B57313A"/>
    <w:rsid w:val="5B5B9E62"/>
    <w:rsid w:val="5B6AFED0"/>
    <w:rsid w:val="5B6CDEBB"/>
    <w:rsid w:val="5B758565"/>
    <w:rsid w:val="5B7D9974"/>
    <w:rsid w:val="5B80C676"/>
    <w:rsid w:val="5B838806"/>
    <w:rsid w:val="5B9D9D47"/>
    <w:rsid w:val="5BACCF0D"/>
    <w:rsid w:val="5BB3359B"/>
    <w:rsid w:val="5BC09D34"/>
    <w:rsid w:val="5BC7DCB1"/>
    <w:rsid w:val="5BC82A1A"/>
    <w:rsid w:val="5BD4B887"/>
    <w:rsid w:val="5BD6A8CC"/>
    <w:rsid w:val="5BD959F8"/>
    <w:rsid w:val="5BDA6A93"/>
    <w:rsid w:val="5BDB149D"/>
    <w:rsid w:val="5BDBDD63"/>
    <w:rsid w:val="5BDD602E"/>
    <w:rsid w:val="5BDF0CBF"/>
    <w:rsid w:val="5BDF46F9"/>
    <w:rsid w:val="5BE05059"/>
    <w:rsid w:val="5BE2AB6A"/>
    <w:rsid w:val="5BE4DAEF"/>
    <w:rsid w:val="5BE5D783"/>
    <w:rsid w:val="5BEFE07B"/>
    <w:rsid w:val="5BF07B5F"/>
    <w:rsid w:val="5BF3AEF2"/>
    <w:rsid w:val="5BF76F0C"/>
    <w:rsid w:val="5BFD7B05"/>
    <w:rsid w:val="5C1BBB6D"/>
    <w:rsid w:val="5C1D34B6"/>
    <w:rsid w:val="5C2349D7"/>
    <w:rsid w:val="5C30DE16"/>
    <w:rsid w:val="5C319673"/>
    <w:rsid w:val="5C3EFCA5"/>
    <w:rsid w:val="5C46E7F8"/>
    <w:rsid w:val="5C4C99DC"/>
    <w:rsid w:val="5C4D6C85"/>
    <w:rsid w:val="5C52BF35"/>
    <w:rsid w:val="5C53CFB7"/>
    <w:rsid w:val="5C570594"/>
    <w:rsid w:val="5C6AF0AA"/>
    <w:rsid w:val="5C6B1292"/>
    <w:rsid w:val="5C7084B9"/>
    <w:rsid w:val="5C72D4F0"/>
    <w:rsid w:val="5C76BD6A"/>
    <w:rsid w:val="5C7A9C24"/>
    <w:rsid w:val="5C84D97B"/>
    <w:rsid w:val="5C945389"/>
    <w:rsid w:val="5CA05591"/>
    <w:rsid w:val="5CA3108C"/>
    <w:rsid w:val="5CAA00AC"/>
    <w:rsid w:val="5CB4DE6A"/>
    <w:rsid w:val="5CB940D1"/>
    <w:rsid w:val="5CC25156"/>
    <w:rsid w:val="5CCB460B"/>
    <w:rsid w:val="5CCB9886"/>
    <w:rsid w:val="5CCFEE33"/>
    <w:rsid w:val="5CD0BA3F"/>
    <w:rsid w:val="5CD6AB5C"/>
    <w:rsid w:val="5CE82BA0"/>
    <w:rsid w:val="5CEBFC03"/>
    <w:rsid w:val="5D030809"/>
    <w:rsid w:val="5D05B1B9"/>
    <w:rsid w:val="5D08BE71"/>
    <w:rsid w:val="5D0F5865"/>
    <w:rsid w:val="5D13A34E"/>
    <w:rsid w:val="5D13CE24"/>
    <w:rsid w:val="5D1F1B65"/>
    <w:rsid w:val="5D209D9E"/>
    <w:rsid w:val="5D216361"/>
    <w:rsid w:val="5D24167B"/>
    <w:rsid w:val="5D27F4EF"/>
    <w:rsid w:val="5D2BDACB"/>
    <w:rsid w:val="5D424F37"/>
    <w:rsid w:val="5D5E7DB3"/>
    <w:rsid w:val="5D6410B6"/>
    <w:rsid w:val="5D6528C0"/>
    <w:rsid w:val="5D678F25"/>
    <w:rsid w:val="5D7E14BD"/>
    <w:rsid w:val="5D826F03"/>
    <w:rsid w:val="5D882079"/>
    <w:rsid w:val="5D8B2EE1"/>
    <w:rsid w:val="5D8D0EA5"/>
    <w:rsid w:val="5D927DEB"/>
    <w:rsid w:val="5D938C58"/>
    <w:rsid w:val="5D985491"/>
    <w:rsid w:val="5D9A5461"/>
    <w:rsid w:val="5D9B4CD8"/>
    <w:rsid w:val="5D9BE8B3"/>
    <w:rsid w:val="5DA3612C"/>
    <w:rsid w:val="5DB0AFEA"/>
    <w:rsid w:val="5DB19FEE"/>
    <w:rsid w:val="5DB1BA92"/>
    <w:rsid w:val="5DB5209F"/>
    <w:rsid w:val="5DC2F0AE"/>
    <w:rsid w:val="5DC38D02"/>
    <w:rsid w:val="5DC4D060"/>
    <w:rsid w:val="5DC6A70B"/>
    <w:rsid w:val="5DCABFE8"/>
    <w:rsid w:val="5DD373B7"/>
    <w:rsid w:val="5DD41420"/>
    <w:rsid w:val="5DDA6EED"/>
    <w:rsid w:val="5DDF92F9"/>
    <w:rsid w:val="5DE02CF5"/>
    <w:rsid w:val="5DE76490"/>
    <w:rsid w:val="5DE9F3C2"/>
    <w:rsid w:val="5DEFBA7D"/>
    <w:rsid w:val="5E0B41DE"/>
    <w:rsid w:val="5E16A0A4"/>
    <w:rsid w:val="5E183E11"/>
    <w:rsid w:val="5E19C105"/>
    <w:rsid w:val="5E2433CD"/>
    <w:rsid w:val="5E2464C8"/>
    <w:rsid w:val="5E258145"/>
    <w:rsid w:val="5E2740C9"/>
    <w:rsid w:val="5E2D56F4"/>
    <w:rsid w:val="5E2F8843"/>
    <w:rsid w:val="5E333694"/>
    <w:rsid w:val="5E3A10FC"/>
    <w:rsid w:val="5E4004FD"/>
    <w:rsid w:val="5E41F86C"/>
    <w:rsid w:val="5E4C264B"/>
    <w:rsid w:val="5E6668CA"/>
    <w:rsid w:val="5E69B241"/>
    <w:rsid w:val="5E6D978C"/>
    <w:rsid w:val="5E76ADE5"/>
    <w:rsid w:val="5E8626F6"/>
    <w:rsid w:val="5E8F1CC5"/>
    <w:rsid w:val="5E8F9A36"/>
    <w:rsid w:val="5E9D1FC2"/>
    <w:rsid w:val="5E9FC572"/>
    <w:rsid w:val="5EA80209"/>
    <w:rsid w:val="5EAA862C"/>
    <w:rsid w:val="5EACD0F2"/>
    <w:rsid w:val="5EACE5F2"/>
    <w:rsid w:val="5EB11F1E"/>
    <w:rsid w:val="5EB335E4"/>
    <w:rsid w:val="5EBCEE90"/>
    <w:rsid w:val="5EC33B6D"/>
    <w:rsid w:val="5EC7AB55"/>
    <w:rsid w:val="5EE4CC5C"/>
    <w:rsid w:val="5EEBA2A3"/>
    <w:rsid w:val="5EEBDE02"/>
    <w:rsid w:val="5EF11E43"/>
    <w:rsid w:val="5EF2B1B4"/>
    <w:rsid w:val="5EF48154"/>
    <w:rsid w:val="5EF693D1"/>
    <w:rsid w:val="5EF6ACA7"/>
    <w:rsid w:val="5F07F3BA"/>
    <w:rsid w:val="5F0A6EB0"/>
    <w:rsid w:val="5F0DEDDF"/>
    <w:rsid w:val="5F11EC7B"/>
    <w:rsid w:val="5F16FF7D"/>
    <w:rsid w:val="5F21460C"/>
    <w:rsid w:val="5F2F8DA0"/>
    <w:rsid w:val="5F30C94F"/>
    <w:rsid w:val="5F3207A9"/>
    <w:rsid w:val="5F3606DA"/>
    <w:rsid w:val="5F3ADC26"/>
    <w:rsid w:val="5F3C1F68"/>
    <w:rsid w:val="5F3CF5D6"/>
    <w:rsid w:val="5F3E4169"/>
    <w:rsid w:val="5F406CFF"/>
    <w:rsid w:val="5F478C72"/>
    <w:rsid w:val="5F49A1E4"/>
    <w:rsid w:val="5F4B01C7"/>
    <w:rsid w:val="5F4D2A0B"/>
    <w:rsid w:val="5F58EDC4"/>
    <w:rsid w:val="5F5B04B4"/>
    <w:rsid w:val="5F7457BA"/>
    <w:rsid w:val="5F7A2EC7"/>
    <w:rsid w:val="5F7BE68A"/>
    <w:rsid w:val="5F7C3C6E"/>
    <w:rsid w:val="5F7FAB20"/>
    <w:rsid w:val="5F82B5D2"/>
    <w:rsid w:val="5F8415B6"/>
    <w:rsid w:val="5F870449"/>
    <w:rsid w:val="5F8D11BE"/>
    <w:rsid w:val="5F996B3D"/>
    <w:rsid w:val="5F9E098D"/>
    <w:rsid w:val="5F9FCBD5"/>
    <w:rsid w:val="5FA230BC"/>
    <w:rsid w:val="5FA2DD51"/>
    <w:rsid w:val="5FB14AA1"/>
    <w:rsid w:val="5FB33197"/>
    <w:rsid w:val="5FB45608"/>
    <w:rsid w:val="5FB6F22B"/>
    <w:rsid w:val="5FBB549D"/>
    <w:rsid w:val="5FBDB71C"/>
    <w:rsid w:val="5FC053EE"/>
    <w:rsid w:val="5FCA239C"/>
    <w:rsid w:val="5FCD7CDA"/>
    <w:rsid w:val="5FD32F8D"/>
    <w:rsid w:val="5FD62EF7"/>
    <w:rsid w:val="5FD8805E"/>
    <w:rsid w:val="5FDF489B"/>
    <w:rsid w:val="5FDF6096"/>
    <w:rsid w:val="5FE98C79"/>
    <w:rsid w:val="5FF8E7EE"/>
    <w:rsid w:val="5FFD01EA"/>
    <w:rsid w:val="5FFDAB67"/>
    <w:rsid w:val="60039FBD"/>
    <w:rsid w:val="60098F9B"/>
    <w:rsid w:val="600A0B4F"/>
    <w:rsid w:val="600B3A10"/>
    <w:rsid w:val="60106C53"/>
    <w:rsid w:val="6010B26D"/>
    <w:rsid w:val="60164BE9"/>
    <w:rsid w:val="60199B0A"/>
    <w:rsid w:val="601C516A"/>
    <w:rsid w:val="6033B087"/>
    <w:rsid w:val="605176CB"/>
    <w:rsid w:val="60595B78"/>
    <w:rsid w:val="6059DA84"/>
    <w:rsid w:val="605A2A1D"/>
    <w:rsid w:val="606A7036"/>
    <w:rsid w:val="606D255A"/>
    <w:rsid w:val="6072C669"/>
    <w:rsid w:val="60812825"/>
    <w:rsid w:val="608212A2"/>
    <w:rsid w:val="60861628"/>
    <w:rsid w:val="6087D079"/>
    <w:rsid w:val="608FBB93"/>
    <w:rsid w:val="60917995"/>
    <w:rsid w:val="6096020F"/>
    <w:rsid w:val="609C82C6"/>
    <w:rsid w:val="60A2E743"/>
    <w:rsid w:val="60AFFAC1"/>
    <w:rsid w:val="60B83579"/>
    <w:rsid w:val="60C1B30C"/>
    <w:rsid w:val="60CBCFCD"/>
    <w:rsid w:val="60DD6266"/>
    <w:rsid w:val="60E4536E"/>
    <w:rsid w:val="60E7AC15"/>
    <w:rsid w:val="60FD6888"/>
    <w:rsid w:val="6106B508"/>
    <w:rsid w:val="610E357B"/>
    <w:rsid w:val="611BB7D1"/>
    <w:rsid w:val="6120C435"/>
    <w:rsid w:val="6123608A"/>
    <w:rsid w:val="6128A668"/>
    <w:rsid w:val="61369B46"/>
    <w:rsid w:val="61390CFC"/>
    <w:rsid w:val="613975E6"/>
    <w:rsid w:val="613DAFB0"/>
    <w:rsid w:val="6143460C"/>
    <w:rsid w:val="61464BEC"/>
    <w:rsid w:val="6146B529"/>
    <w:rsid w:val="614C23C6"/>
    <w:rsid w:val="6152000B"/>
    <w:rsid w:val="615BF44C"/>
    <w:rsid w:val="615CFE4F"/>
    <w:rsid w:val="615D4277"/>
    <w:rsid w:val="6163C84F"/>
    <w:rsid w:val="616552D3"/>
    <w:rsid w:val="616E78FF"/>
    <w:rsid w:val="616FD3A2"/>
    <w:rsid w:val="618218E8"/>
    <w:rsid w:val="619D6092"/>
    <w:rsid w:val="619E067F"/>
    <w:rsid w:val="61A6A1A0"/>
    <w:rsid w:val="61A7B92F"/>
    <w:rsid w:val="61ADD095"/>
    <w:rsid w:val="61AE75B8"/>
    <w:rsid w:val="61B0AA1F"/>
    <w:rsid w:val="61B63CD4"/>
    <w:rsid w:val="61B94067"/>
    <w:rsid w:val="61C19EBD"/>
    <w:rsid w:val="61C4B07E"/>
    <w:rsid w:val="61D21B03"/>
    <w:rsid w:val="61EAE34F"/>
    <w:rsid w:val="61F3F0C2"/>
    <w:rsid w:val="61FD3B05"/>
    <w:rsid w:val="61FD479F"/>
    <w:rsid w:val="62218EB9"/>
    <w:rsid w:val="622320FE"/>
    <w:rsid w:val="622B5660"/>
    <w:rsid w:val="622E21DA"/>
    <w:rsid w:val="622E94F7"/>
    <w:rsid w:val="6242B281"/>
    <w:rsid w:val="624AA6A4"/>
    <w:rsid w:val="624F244A"/>
    <w:rsid w:val="62505177"/>
    <w:rsid w:val="62567B5E"/>
    <w:rsid w:val="6259F6CE"/>
    <w:rsid w:val="625B07F5"/>
    <w:rsid w:val="6269D999"/>
    <w:rsid w:val="626BCB6D"/>
    <w:rsid w:val="62754786"/>
    <w:rsid w:val="6279CC24"/>
    <w:rsid w:val="62808F56"/>
    <w:rsid w:val="6283C1D7"/>
    <w:rsid w:val="62852ABF"/>
    <w:rsid w:val="6289C8A1"/>
    <w:rsid w:val="628A20E9"/>
    <w:rsid w:val="62A3D255"/>
    <w:rsid w:val="62A3FFD6"/>
    <w:rsid w:val="62A45E01"/>
    <w:rsid w:val="62A8E742"/>
    <w:rsid w:val="62A9782B"/>
    <w:rsid w:val="62AE818E"/>
    <w:rsid w:val="62B01036"/>
    <w:rsid w:val="62BAAA76"/>
    <w:rsid w:val="62BEE914"/>
    <w:rsid w:val="62D0C5C1"/>
    <w:rsid w:val="62DA9E83"/>
    <w:rsid w:val="62DCD26C"/>
    <w:rsid w:val="62E0143D"/>
    <w:rsid w:val="62E4D27C"/>
    <w:rsid w:val="62EEFC9D"/>
    <w:rsid w:val="62EF514F"/>
    <w:rsid w:val="62FD7E81"/>
    <w:rsid w:val="62FF4FF2"/>
    <w:rsid w:val="6303079A"/>
    <w:rsid w:val="63046DFC"/>
    <w:rsid w:val="630531DC"/>
    <w:rsid w:val="63119B8F"/>
    <w:rsid w:val="6313F269"/>
    <w:rsid w:val="631D5236"/>
    <w:rsid w:val="63427733"/>
    <w:rsid w:val="634FA5D3"/>
    <w:rsid w:val="635A4F5D"/>
    <w:rsid w:val="635C1F4F"/>
    <w:rsid w:val="6361622D"/>
    <w:rsid w:val="636562C0"/>
    <w:rsid w:val="63659A4F"/>
    <w:rsid w:val="6365D233"/>
    <w:rsid w:val="6368848B"/>
    <w:rsid w:val="636D1189"/>
    <w:rsid w:val="6374430A"/>
    <w:rsid w:val="63768673"/>
    <w:rsid w:val="6378E30E"/>
    <w:rsid w:val="6379C705"/>
    <w:rsid w:val="6379FD52"/>
    <w:rsid w:val="6393A02C"/>
    <w:rsid w:val="6399899C"/>
    <w:rsid w:val="639B0BA5"/>
    <w:rsid w:val="63AE72FC"/>
    <w:rsid w:val="63B478B7"/>
    <w:rsid w:val="63BF71F7"/>
    <w:rsid w:val="63C27F9B"/>
    <w:rsid w:val="63C54D2F"/>
    <w:rsid w:val="63CBA46E"/>
    <w:rsid w:val="63CF0C31"/>
    <w:rsid w:val="63D1E892"/>
    <w:rsid w:val="63EA7B6F"/>
    <w:rsid w:val="63ECF972"/>
    <w:rsid w:val="63F09C65"/>
    <w:rsid w:val="63FA1B13"/>
    <w:rsid w:val="63FAB920"/>
    <w:rsid w:val="63FAED03"/>
    <w:rsid w:val="63FBD512"/>
    <w:rsid w:val="6400DDAB"/>
    <w:rsid w:val="64075F2A"/>
    <w:rsid w:val="641346E0"/>
    <w:rsid w:val="641542CF"/>
    <w:rsid w:val="64185C71"/>
    <w:rsid w:val="641A861A"/>
    <w:rsid w:val="641AC062"/>
    <w:rsid w:val="641D9BC4"/>
    <w:rsid w:val="641E9650"/>
    <w:rsid w:val="64220390"/>
    <w:rsid w:val="64231A3B"/>
    <w:rsid w:val="6429DF37"/>
    <w:rsid w:val="642A6FF1"/>
    <w:rsid w:val="642C1F78"/>
    <w:rsid w:val="642D0FD0"/>
    <w:rsid w:val="642F6AC0"/>
    <w:rsid w:val="64450AB4"/>
    <w:rsid w:val="64472B22"/>
    <w:rsid w:val="644847F9"/>
    <w:rsid w:val="6458E082"/>
    <w:rsid w:val="645A18BE"/>
    <w:rsid w:val="645CB9E6"/>
    <w:rsid w:val="64734F04"/>
    <w:rsid w:val="648430D9"/>
    <w:rsid w:val="64859683"/>
    <w:rsid w:val="64951502"/>
    <w:rsid w:val="64A540DF"/>
    <w:rsid w:val="64AEC081"/>
    <w:rsid w:val="64AEFACC"/>
    <w:rsid w:val="64B207A1"/>
    <w:rsid w:val="64B3A7C3"/>
    <w:rsid w:val="64B52C0B"/>
    <w:rsid w:val="64BFC8D8"/>
    <w:rsid w:val="64CF7B37"/>
    <w:rsid w:val="64DAFC41"/>
    <w:rsid w:val="64E0FBF2"/>
    <w:rsid w:val="64E8B7BB"/>
    <w:rsid w:val="6507E288"/>
    <w:rsid w:val="6515FF11"/>
    <w:rsid w:val="65165543"/>
    <w:rsid w:val="65258147"/>
    <w:rsid w:val="652EAC6E"/>
    <w:rsid w:val="6534B04B"/>
    <w:rsid w:val="653EE426"/>
    <w:rsid w:val="65458E76"/>
    <w:rsid w:val="654C3AB3"/>
    <w:rsid w:val="65500478"/>
    <w:rsid w:val="6555729F"/>
    <w:rsid w:val="656B547C"/>
    <w:rsid w:val="657D5416"/>
    <w:rsid w:val="657E58EE"/>
    <w:rsid w:val="65A0728F"/>
    <w:rsid w:val="65A27D1D"/>
    <w:rsid w:val="65A5B10A"/>
    <w:rsid w:val="65A5D709"/>
    <w:rsid w:val="65A7DCB5"/>
    <w:rsid w:val="65ABF0F9"/>
    <w:rsid w:val="65AE2261"/>
    <w:rsid w:val="65AE2634"/>
    <w:rsid w:val="65B5D2B5"/>
    <w:rsid w:val="65C45FA3"/>
    <w:rsid w:val="65C91492"/>
    <w:rsid w:val="65D5FCC9"/>
    <w:rsid w:val="65E3EE73"/>
    <w:rsid w:val="65F21790"/>
    <w:rsid w:val="65F2F37A"/>
    <w:rsid w:val="65F4FA37"/>
    <w:rsid w:val="65F50BCB"/>
    <w:rsid w:val="65F5D2A8"/>
    <w:rsid w:val="65F66D7F"/>
    <w:rsid w:val="65FC3E0A"/>
    <w:rsid w:val="65FE0A37"/>
    <w:rsid w:val="66078BF7"/>
    <w:rsid w:val="66098091"/>
    <w:rsid w:val="66129F5F"/>
    <w:rsid w:val="6612B460"/>
    <w:rsid w:val="66209145"/>
    <w:rsid w:val="662EA8FE"/>
    <w:rsid w:val="66383809"/>
    <w:rsid w:val="663F584D"/>
    <w:rsid w:val="6644A3BD"/>
    <w:rsid w:val="66460269"/>
    <w:rsid w:val="664629EF"/>
    <w:rsid w:val="6648E6D6"/>
    <w:rsid w:val="664A0686"/>
    <w:rsid w:val="66744F44"/>
    <w:rsid w:val="667639C5"/>
    <w:rsid w:val="667867F2"/>
    <w:rsid w:val="6678F2C8"/>
    <w:rsid w:val="6683A4A4"/>
    <w:rsid w:val="6683E066"/>
    <w:rsid w:val="6687EA5B"/>
    <w:rsid w:val="6688E996"/>
    <w:rsid w:val="669DAD5B"/>
    <w:rsid w:val="66A34D0B"/>
    <w:rsid w:val="66A5A34A"/>
    <w:rsid w:val="66B0C00A"/>
    <w:rsid w:val="66BD0A62"/>
    <w:rsid w:val="66C14F7A"/>
    <w:rsid w:val="66C5338E"/>
    <w:rsid w:val="66D62452"/>
    <w:rsid w:val="66E0DB07"/>
    <w:rsid w:val="66E61094"/>
    <w:rsid w:val="66EB4151"/>
    <w:rsid w:val="66EB867A"/>
    <w:rsid w:val="66F4C66A"/>
    <w:rsid w:val="66F83053"/>
    <w:rsid w:val="66FDA0CE"/>
    <w:rsid w:val="67097EF7"/>
    <w:rsid w:val="670FCB67"/>
    <w:rsid w:val="671C9841"/>
    <w:rsid w:val="6726592D"/>
    <w:rsid w:val="6730AA23"/>
    <w:rsid w:val="6732397B"/>
    <w:rsid w:val="6733658D"/>
    <w:rsid w:val="673711E2"/>
    <w:rsid w:val="673A3514"/>
    <w:rsid w:val="67428B08"/>
    <w:rsid w:val="6742DFC1"/>
    <w:rsid w:val="674430DB"/>
    <w:rsid w:val="674A7CFC"/>
    <w:rsid w:val="674AAB09"/>
    <w:rsid w:val="6750AF81"/>
    <w:rsid w:val="67529031"/>
    <w:rsid w:val="6761DC67"/>
    <w:rsid w:val="676397A1"/>
    <w:rsid w:val="6763FF39"/>
    <w:rsid w:val="676789D2"/>
    <w:rsid w:val="676D4AFC"/>
    <w:rsid w:val="676E9A5E"/>
    <w:rsid w:val="677C8E69"/>
    <w:rsid w:val="677F68F7"/>
    <w:rsid w:val="677FA688"/>
    <w:rsid w:val="67879260"/>
    <w:rsid w:val="67884A9C"/>
    <w:rsid w:val="678A3DF0"/>
    <w:rsid w:val="67925677"/>
    <w:rsid w:val="6795A265"/>
    <w:rsid w:val="67A28059"/>
    <w:rsid w:val="67AA3D5B"/>
    <w:rsid w:val="67B085F2"/>
    <w:rsid w:val="67BAD62E"/>
    <w:rsid w:val="67BCBAEB"/>
    <w:rsid w:val="67C46698"/>
    <w:rsid w:val="67D40F41"/>
    <w:rsid w:val="67E268C4"/>
    <w:rsid w:val="67EB2EAC"/>
    <w:rsid w:val="67ED7000"/>
    <w:rsid w:val="67F88A55"/>
    <w:rsid w:val="67FB89C7"/>
    <w:rsid w:val="67FC3270"/>
    <w:rsid w:val="67FC4969"/>
    <w:rsid w:val="67FD1CB9"/>
    <w:rsid w:val="68125B6D"/>
    <w:rsid w:val="6819C3A4"/>
    <w:rsid w:val="6820D655"/>
    <w:rsid w:val="6821B5A4"/>
    <w:rsid w:val="682EB938"/>
    <w:rsid w:val="68367ABF"/>
    <w:rsid w:val="6837C5DE"/>
    <w:rsid w:val="683C1FB6"/>
    <w:rsid w:val="683FE2B3"/>
    <w:rsid w:val="6840B580"/>
    <w:rsid w:val="684EF58A"/>
    <w:rsid w:val="684F5776"/>
    <w:rsid w:val="685DA67F"/>
    <w:rsid w:val="6862F9F1"/>
    <w:rsid w:val="686A5AC1"/>
    <w:rsid w:val="686A7F83"/>
    <w:rsid w:val="686D229C"/>
    <w:rsid w:val="68747394"/>
    <w:rsid w:val="6878A072"/>
    <w:rsid w:val="688B9D03"/>
    <w:rsid w:val="688FB36C"/>
    <w:rsid w:val="688FEBD0"/>
    <w:rsid w:val="689950EF"/>
    <w:rsid w:val="689D1139"/>
    <w:rsid w:val="68A99C5F"/>
    <w:rsid w:val="68ABA3CE"/>
    <w:rsid w:val="68B14A17"/>
    <w:rsid w:val="68B4D719"/>
    <w:rsid w:val="68C01724"/>
    <w:rsid w:val="68C3A03E"/>
    <w:rsid w:val="68C6CBDD"/>
    <w:rsid w:val="68C9F533"/>
    <w:rsid w:val="68D28457"/>
    <w:rsid w:val="68D36BF3"/>
    <w:rsid w:val="68DFD359"/>
    <w:rsid w:val="68E0EBAF"/>
    <w:rsid w:val="68E493A7"/>
    <w:rsid w:val="68E59F2B"/>
    <w:rsid w:val="68E882AA"/>
    <w:rsid w:val="68F53F55"/>
    <w:rsid w:val="68FBFBBD"/>
    <w:rsid w:val="69196AC5"/>
    <w:rsid w:val="691E1A9A"/>
    <w:rsid w:val="692612AA"/>
    <w:rsid w:val="69281C3B"/>
    <w:rsid w:val="692981E3"/>
    <w:rsid w:val="694273CC"/>
    <w:rsid w:val="6948328C"/>
    <w:rsid w:val="6948E0CA"/>
    <w:rsid w:val="6951F87B"/>
    <w:rsid w:val="6952D0E0"/>
    <w:rsid w:val="6952EF9E"/>
    <w:rsid w:val="695330C3"/>
    <w:rsid w:val="69614518"/>
    <w:rsid w:val="6965FFBC"/>
    <w:rsid w:val="6967F91D"/>
    <w:rsid w:val="696CC5F3"/>
    <w:rsid w:val="6974DE79"/>
    <w:rsid w:val="69831803"/>
    <w:rsid w:val="698442AB"/>
    <w:rsid w:val="6984D96E"/>
    <w:rsid w:val="69877E34"/>
    <w:rsid w:val="69884ADF"/>
    <w:rsid w:val="6994BF14"/>
    <w:rsid w:val="699A43B8"/>
    <w:rsid w:val="69A887E6"/>
    <w:rsid w:val="69AE2423"/>
    <w:rsid w:val="69B3CFDB"/>
    <w:rsid w:val="69B98E1D"/>
    <w:rsid w:val="69BCDD3F"/>
    <w:rsid w:val="69C2EFD8"/>
    <w:rsid w:val="69C35DDC"/>
    <w:rsid w:val="69CBAE87"/>
    <w:rsid w:val="69CC50EC"/>
    <w:rsid w:val="69CF7808"/>
    <w:rsid w:val="69D0B4A6"/>
    <w:rsid w:val="69D457F6"/>
    <w:rsid w:val="69DA7A18"/>
    <w:rsid w:val="69ED948E"/>
    <w:rsid w:val="69EF27BF"/>
    <w:rsid w:val="69F0991C"/>
    <w:rsid w:val="69F11C1B"/>
    <w:rsid w:val="69F4BEA6"/>
    <w:rsid w:val="6A000B92"/>
    <w:rsid w:val="6A007BA2"/>
    <w:rsid w:val="6A13E48A"/>
    <w:rsid w:val="6A1C07C6"/>
    <w:rsid w:val="6A2792DC"/>
    <w:rsid w:val="6A281429"/>
    <w:rsid w:val="6A39C3B0"/>
    <w:rsid w:val="6A41C1CE"/>
    <w:rsid w:val="6A440416"/>
    <w:rsid w:val="6A44CBD1"/>
    <w:rsid w:val="6A450CF7"/>
    <w:rsid w:val="6A46AE16"/>
    <w:rsid w:val="6A574FCB"/>
    <w:rsid w:val="6A664B3A"/>
    <w:rsid w:val="6A683586"/>
    <w:rsid w:val="6A68473A"/>
    <w:rsid w:val="6A6CA207"/>
    <w:rsid w:val="6A6F50FB"/>
    <w:rsid w:val="6A728F56"/>
    <w:rsid w:val="6A766CC4"/>
    <w:rsid w:val="6A78FC7A"/>
    <w:rsid w:val="6A8130DA"/>
    <w:rsid w:val="6A878DC8"/>
    <w:rsid w:val="6A90217C"/>
    <w:rsid w:val="6AA3B6A0"/>
    <w:rsid w:val="6AA568E2"/>
    <w:rsid w:val="6AA96DDA"/>
    <w:rsid w:val="6AAD8C7D"/>
    <w:rsid w:val="6AB61060"/>
    <w:rsid w:val="6ABC11AC"/>
    <w:rsid w:val="6AC2F443"/>
    <w:rsid w:val="6AC6B4BF"/>
    <w:rsid w:val="6ACFB0E2"/>
    <w:rsid w:val="6AD37EE0"/>
    <w:rsid w:val="6AD81F7F"/>
    <w:rsid w:val="6AD84879"/>
    <w:rsid w:val="6AE16F01"/>
    <w:rsid w:val="6AE77211"/>
    <w:rsid w:val="6AE8D0CC"/>
    <w:rsid w:val="6AF140F7"/>
    <w:rsid w:val="6AFA8DEE"/>
    <w:rsid w:val="6B0A346D"/>
    <w:rsid w:val="6B0DCBFC"/>
    <w:rsid w:val="6B279A5D"/>
    <w:rsid w:val="6B2A3F16"/>
    <w:rsid w:val="6B316552"/>
    <w:rsid w:val="6B3B63D1"/>
    <w:rsid w:val="6B3BA660"/>
    <w:rsid w:val="6B3E2AB8"/>
    <w:rsid w:val="6B3F6EB6"/>
    <w:rsid w:val="6B4502DC"/>
    <w:rsid w:val="6B4C0444"/>
    <w:rsid w:val="6B50A246"/>
    <w:rsid w:val="6B51D4A9"/>
    <w:rsid w:val="6B5BC1FA"/>
    <w:rsid w:val="6B61677F"/>
    <w:rsid w:val="6B65439A"/>
    <w:rsid w:val="6B6A3C50"/>
    <w:rsid w:val="6B6FC4D1"/>
    <w:rsid w:val="6B71B44A"/>
    <w:rsid w:val="6B72CBB8"/>
    <w:rsid w:val="6B76F349"/>
    <w:rsid w:val="6B7A7B46"/>
    <w:rsid w:val="6B7C3D19"/>
    <w:rsid w:val="6B8D4504"/>
    <w:rsid w:val="6B924A9E"/>
    <w:rsid w:val="6B92E534"/>
    <w:rsid w:val="6B965D93"/>
    <w:rsid w:val="6B98B7BD"/>
    <w:rsid w:val="6BA31044"/>
    <w:rsid w:val="6BA6D34A"/>
    <w:rsid w:val="6BA74807"/>
    <w:rsid w:val="6BA8EE80"/>
    <w:rsid w:val="6BA9DE40"/>
    <w:rsid w:val="6BAA3872"/>
    <w:rsid w:val="6BAF11C0"/>
    <w:rsid w:val="6BAF6608"/>
    <w:rsid w:val="6BC6B1FA"/>
    <w:rsid w:val="6BD7B97E"/>
    <w:rsid w:val="6BD86ABC"/>
    <w:rsid w:val="6BDA8F66"/>
    <w:rsid w:val="6BE13425"/>
    <w:rsid w:val="6BE362D8"/>
    <w:rsid w:val="6BF28B8E"/>
    <w:rsid w:val="6BFBFCE4"/>
    <w:rsid w:val="6C06E390"/>
    <w:rsid w:val="6C07E4F2"/>
    <w:rsid w:val="6C0D6B74"/>
    <w:rsid w:val="6C12E968"/>
    <w:rsid w:val="6C15F48D"/>
    <w:rsid w:val="6C295404"/>
    <w:rsid w:val="6C2EB2D2"/>
    <w:rsid w:val="6C345F36"/>
    <w:rsid w:val="6C3CCC8A"/>
    <w:rsid w:val="6C3FDF75"/>
    <w:rsid w:val="6C405CF0"/>
    <w:rsid w:val="6C4DDBAC"/>
    <w:rsid w:val="6C56E6C6"/>
    <w:rsid w:val="6C58F15D"/>
    <w:rsid w:val="6C62958C"/>
    <w:rsid w:val="6C6ED91D"/>
    <w:rsid w:val="6C74802D"/>
    <w:rsid w:val="6C77B3C8"/>
    <w:rsid w:val="6C8B0729"/>
    <w:rsid w:val="6C9329AE"/>
    <w:rsid w:val="6CA2C6BA"/>
    <w:rsid w:val="6CA480F2"/>
    <w:rsid w:val="6CBC43E2"/>
    <w:rsid w:val="6CBF3E3A"/>
    <w:rsid w:val="6CC468A9"/>
    <w:rsid w:val="6CC8DC7C"/>
    <w:rsid w:val="6CC9515B"/>
    <w:rsid w:val="6CCC3D63"/>
    <w:rsid w:val="6CDE2940"/>
    <w:rsid w:val="6CE8E1FB"/>
    <w:rsid w:val="6CED8874"/>
    <w:rsid w:val="6CF0933B"/>
    <w:rsid w:val="6CF4F7A4"/>
    <w:rsid w:val="6D0187C6"/>
    <w:rsid w:val="6D030648"/>
    <w:rsid w:val="6D0F5F22"/>
    <w:rsid w:val="6D131318"/>
    <w:rsid w:val="6D1537DC"/>
    <w:rsid w:val="6D18130D"/>
    <w:rsid w:val="6D1C4380"/>
    <w:rsid w:val="6D215DAA"/>
    <w:rsid w:val="6D25C4D0"/>
    <w:rsid w:val="6D35BED6"/>
    <w:rsid w:val="6D43F0C2"/>
    <w:rsid w:val="6D4BCE3A"/>
    <w:rsid w:val="6D58D3E1"/>
    <w:rsid w:val="6D624D21"/>
    <w:rsid w:val="6D7760EF"/>
    <w:rsid w:val="6D77ADB7"/>
    <w:rsid w:val="6D7BE475"/>
    <w:rsid w:val="6D80D43D"/>
    <w:rsid w:val="6D82DF01"/>
    <w:rsid w:val="6D83F01A"/>
    <w:rsid w:val="6D888627"/>
    <w:rsid w:val="6D8E2CE6"/>
    <w:rsid w:val="6DA4D4BB"/>
    <w:rsid w:val="6DA58B50"/>
    <w:rsid w:val="6DCFF3F9"/>
    <w:rsid w:val="6DD6146C"/>
    <w:rsid w:val="6DDF0F00"/>
    <w:rsid w:val="6DEE96D2"/>
    <w:rsid w:val="6DFD8CC0"/>
    <w:rsid w:val="6E1B96CE"/>
    <w:rsid w:val="6E3A8021"/>
    <w:rsid w:val="6E3CD9C6"/>
    <w:rsid w:val="6E3D993E"/>
    <w:rsid w:val="6E3E3EB7"/>
    <w:rsid w:val="6E51BBF6"/>
    <w:rsid w:val="6E685DC9"/>
    <w:rsid w:val="6E6C441C"/>
    <w:rsid w:val="6E6EA722"/>
    <w:rsid w:val="6E6ED0DB"/>
    <w:rsid w:val="6E773D3F"/>
    <w:rsid w:val="6E7F792D"/>
    <w:rsid w:val="6E7FDC66"/>
    <w:rsid w:val="6E8F7FAD"/>
    <w:rsid w:val="6E9139BF"/>
    <w:rsid w:val="6E92AFB8"/>
    <w:rsid w:val="6E9ED5FC"/>
    <w:rsid w:val="6E9FC25C"/>
    <w:rsid w:val="6EAF575F"/>
    <w:rsid w:val="6EB604EE"/>
    <w:rsid w:val="6EB96FEE"/>
    <w:rsid w:val="6EC48D7D"/>
    <w:rsid w:val="6ECF8F3C"/>
    <w:rsid w:val="6ED294EC"/>
    <w:rsid w:val="6ED40FCF"/>
    <w:rsid w:val="6EDA3139"/>
    <w:rsid w:val="6EE587BC"/>
    <w:rsid w:val="6EF22A3C"/>
    <w:rsid w:val="6EF33860"/>
    <w:rsid w:val="6EFD2845"/>
    <w:rsid w:val="6F0A7ED2"/>
    <w:rsid w:val="6F18C3B5"/>
    <w:rsid w:val="6F202D59"/>
    <w:rsid w:val="6F212C65"/>
    <w:rsid w:val="6F2919A4"/>
    <w:rsid w:val="6F301608"/>
    <w:rsid w:val="6F5644AE"/>
    <w:rsid w:val="6F59508A"/>
    <w:rsid w:val="6F6E0B68"/>
    <w:rsid w:val="6F7DD737"/>
    <w:rsid w:val="6F8022F8"/>
    <w:rsid w:val="6F80B7B9"/>
    <w:rsid w:val="6F87242B"/>
    <w:rsid w:val="6F904B0D"/>
    <w:rsid w:val="6F95034E"/>
    <w:rsid w:val="6F9F7CDD"/>
    <w:rsid w:val="6FB4BAF7"/>
    <w:rsid w:val="6FB6E25D"/>
    <w:rsid w:val="6FB73C72"/>
    <w:rsid w:val="6FB96109"/>
    <w:rsid w:val="6FB9D1C8"/>
    <w:rsid w:val="6FBA1A06"/>
    <w:rsid w:val="6FC6E6D6"/>
    <w:rsid w:val="6FC7BE4B"/>
    <w:rsid w:val="6FCB22FB"/>
    <w:rsid w:val="6FCD3B6A"/>
    <w:rsid w:val="6FD13DBC"/>
    <w:rsid w:val="6FD42537"/>
    <w:rsid w:val="6FDF752F"/>
    <w:rsid w:val="6FE54D21"/>
    <w:rsid w:val="6FE5D3E2"/>
    <w:rsid w:val="6FF30FB8"/>
    <w:rsid w:val="6FF462E6"/>
    <w:rsid w:val="6FF4FD5A"/>
    <w:rsid w:val="701094FF"/>
    <w:rsid w:val="701520B6"/>
    <w:rsid w:val="702316A9"/>
    <w:rsid w:val="702EF655"/>
    <w:rsid w:val="70393742"/>
    <w:rsid w:val="70432C3A"/>
    <w:rsid w:val="704CC8AF"/>
    <w:rsid w:val="70532D51"/>
    <w:rsid w:val="705A263D"/>
    <w:rsid w:val="705E1263"/>
    <w:rsid w:val="706580E2"/>
    <w:rsid w:val="707A5F02"/>
    <w:rsid w:val="707AE5A9"/>
    <w:rsid w:val="70869145"/>
    <w:rsid w:val="70892386"/>
    <w:rsid w:val="7091A6AE"/>
    <w:rsid w:val="7093165B"/>
    <w:rsid w:val="70A37759"/>
    <w:rsid w:val="70A454CE"/>
    <w:rsid w:val="70A5ADEF"/>
    <w:rsid w:val="70AD883A"/>
    <w:rsid w:val="70ADE305"/>
    <w:rsid w:val="70B39988"/>
    <w:rsid w:val="70BB8E3E"/>
    <w:rsid w:val="70BCE7F6"/>
    <w:rsid w:val="70BEBE43"/>
    <w:rsid w:val="70C5E0E4"/>
    <w:rsid w:val="70D2B714"/>
    <w:rsid w:val="70DCBF0B"/>
    <w:rsid w:val="70E73C5B"/>
    <w:rsid w:val="70EC2AE2"/>
    <w:rsid w:val="70F52ED8"/>
    <w:rsid w:val="70F95B4B"/>
    <w:rsid w:val="7102147B"/>
    <w:rsid w:val="71050DFE"/>
    <w:rsid w:val="710F3AF0"/>
    <w:rsid w:val="7111A088"/>
    <w:rsid w:val="711533DE"/>
    <w:rsid w:val="7116C877"/>
    <w:rsid w:val="711E3B8D"/>
    <w:rsid w:val="711EA44B"/>
    <w:rsid w:val="7120E0FC"/>
    <w:rsid w:val="7128510D"/>
    <w:rsid w:val="71355F11"/>
    <w:rsid w:val="713CAF64"/>
    <w:rsid w:val="71485B42"/>
    <w:rsid w:val="7150EEB1"/>
    <w:rsid w:val="71604433"/>
    <w:rsid w:val="7161EB09"/>
    <w:rsid w:val="716A0B7F"/>
    <w:rsid w:val="71712AEC"/>
    <w:rsid w:val="7192145F"/>
    <w:rsid w:val="71945F86"/>
    <w:rsid w:val="719ABFE6"/>
    <w:rsid w:val="719D7E10"/>
    <w:rsid w:val="71C435D9"/>
    <w:rsid w:val="71C5B154"/>
    <w:rsid w:val="71C72B20"/>
    <w:rsid w:val="71CC5752"/>
    <w:rsid w:val="71D58B74"/>
    <w:rsid w:val="71D7741A"/>
    <w:rsid w:val="71D86324"/>
    <w:rsid w:val="71D8A64A"/>
    <w:rsid w:val="71DDBD85"/>
    <w:rsid w:val="71ECD1C1"/>
    <w:rsid w:val="71EF87AD"/>
    <w:rsid w:val="71F72F35"/>
    <w:rsid w:val="71F88F3C"/>
    <w:rsid w:val="71F95BD7"/>
    <w:rsid w:val="71FC0124"/>
    <w:rsid w:val="720BDC50"/>
    <w:rsid w:val="720BF183"/>
    <w:rsid w:val="72218A15"/>
    <w:rsid w:val="72221DC9"/>
    <w:rsid w:val="722A87A2"/>
    <w:rsid w:val="72385700"/>
    <w:rsid w:val="724010CE"/>
    <w:rsid w:val="72408349"/>
    <w:rsid w:val="7244F96D"/>
    <w:rsid w:val="724DFFF8"/>
    <w:rsid w:val="724F10BC"/>
    <w:rsid w:val="7250D3E5"/>
    <w:rsid w:val="7254B620"/>
    <w:rsid w:val="72562CD0"/>
    <w:rsid w:val="725A79DA"/>
    <w:rsid w:val="725CB51F"/>
    <w:rsid w:val="725E9015"/>
    <w:rsid w:val="726B0DB9"/>
    <w:rsid w:val="726CE28A"/>
    <w:rsid w:val="726DEAEC"/>
    <w:rsid w:val="726F190B"/>
    <w:rsid w:val="727159DA"/>
    <w:rsid w:val="727776C1"/>
    <w:rsid w:val="727DDA59"/>
    <w:rsid w:val="72837481"/>
    <w:rsid w:val="7289CD8B"/>
    <w:rsid w:val="728A6397"/>
    <w:rsid w:val="728B1A84"/>
    <w:rsid w:val="72972422"/>
    <w:rsid w:val="729CDD53"/>
    <w:rsid w:val="72A57EFC"/>
    <w:rsid w:val="72A6C3DF"/>
    <w:rsid w:val="72A74C90"/>
    <w:rsid w:val="72AA05B5"/>
    <w:rsid w:val="72AFDD74"/>
    <w:rsid w:val="72B21CA3"/>
    <w:rsid w:val="72B921B7"/>
    <w:rsid w:val="72BBFC74"/>
    <w:rsid w:val="72C167D7"/>
    <w:rsid w:val="72C6EC3D"/>
    <w:rsid w:val="72CF26B3"/>
    <w:rsid w:val="72D9BA7C"/>
    <w:rsid w:val="72DC9EC0"/>
    <w:rsid w:val="72E86696"/>
    <w:rsid w:val="72F29602"/>
    <w:rsid w:val="72F64D27"/>
    <w:rsid w:val="72F7EFA4"/>
    <w:rsid w:val="7304D523"/>
    <w:rsid w:val="73067114"/>
    <w:rsid w:val="7306A458"/>
    <w:rsid w:val="73139D9D"/>
    <w:rsid w:val="73147CE3"/>
    <w:rsid w:val="7321BB43"/>
    <w:rsid w:val="732ACFD0"/>
    <w:rsid w:val="732CABC7"/>
    <w:rsid w:val="732E5442"/>
    <w:rsid w:val="732E5908"/>
    <w:rsid w:val="73329184"/>
    <w:rsid w:val="73366AF7"/>
    <w:rsid w:val="733EA826"/>
    <w:rsid w:val="73406CE2"/>
    <w:rsid w:val="734EE42D"/>
    <w:rsid w:val="73545ECB"/>
    <w:rsid w:val="7357BC80"/>
    <w:rsid w:val="735B8AFD"/>
    <w:rsid w:val="735BC4D1"/>
    <w:rsid w:val="735F9AC5"/>
    <w:rsid w:val="7368E349"/>
    <w:rsid w:val="7368FE39"/>
    <w:rsid w:val="736AEFCC"/>
    <w:rsid w:val="73701D82"/>
    <w:rsid w:val="7373FF54"/>
    <w:rsid w:val="73753BC5"/>
    <w:rsid w:val="7376F65B"/>
    <w:rsid w:val="737E5CD7"/>
    <w:rsid w:val="738582A6"/>
    <w:rsid w:val="7390D59F"/>
    <w:rsid w:val="739E5ED8"/>
    <w:rsid w:val="73A221CF"/>
    <w:rsid w:val="73A403BE"/>
    <w:rsid w:val="73A481AA"/>
    <w:rsid w:val="73B5DDBA"/>
    <w:rsid w:val="73BA930E"/>
    <w:rsid w:val="73C9227F"/>
    <w:rsid w:val="73D2941C"/>
    <w:rsid w:val="73DC973C"/>
    <w:rsid w:val="73E390F7"/>
    <w:rsid w:val="73E40F9E"/>
    <w:rsid w:val="73E5448D"/>
    <w:rsid w:val="73F03BA7"/>
    <w:rsid w:val="7409F0C5"/>
    <w:rsid w:val="74125B7F"/>
    <w:rsid w:val="7425B0BE"/>
    <w:rsid w:val="742688BB"/>
    <w:rsid w:val="74276432"/>
    <w:rsid w:val="742D0B1B"/>
    <w:rsid w:val="742F5B30"/>
    <w:rsid w:val="7434B67B"/>
    <w:rsid w:val="74374FC1"/>
    <w:rsid w:val="74444191"/>
    <w:rsid w:val="74506090"/>
    <w:rsid w:val="7453762F"/>
    <w:rsid w:val="745AC024"/>
    <w:rsid w:val="745AC03B"/>
    <w:rsid w:val="745D92DD"/>
    <w:rsid w:val="7461E01B"/>
    <w:rsid w:val="7465AC8B"/>
    <w:rsid w:val="746C2610"/>
    <w:rsid w:val="746F0C41"/>
    <w:rsid w:val="74787D23"/>
    <w:rsid w:val="747A3C93"/>
    <w:rsid w:val="747DE1D8"/>
    <w:rsid w:val="747EA0FA"/>
    <w:rsid w:val="7491A812"/>
    <w:rsid w:val="749338A5"/>
    <w:rsid w:val="74964A1D"/>
    <w:rsid w:val="74A13DFB"/>
    <w:rsid w:val="74A1F935"/>
    <w:rsid w:val="74AC5C87"/>
    <w:rsid w:val="74AE05E7"/>
    <w:rsid w:val="74AFDFBC"/>
    <w:rsid w:val="74B696CD"/>
    <w:rsid w:val="74C821B0"/>
    <w:rsid w:val="74C97894"/>
    <w:rsid w:val="74CBBB72"/>
    <w:rsid w:val="74D7242B"/>
    <w:rsid w:val="74E2A8B2"/>
    <w:rsid w:val="74ED901F"/>
    <w:rsid w:val="74F1C6DD"/>
    <w:rsid w:val="74F2B201"/>
    <w:rsid w:val="74F3B008"/>
    <w:rsid w:val="74FB1443"/>
    <w:rsid w:val="7501B199"/>
    <w:rsid w:val="7508CA90"/>
    <w:rsid w:val="750FD704"/>
    <w:rsid w:val="75106ADA"/>
    <w:rsid w:val="7515797F"/>
    <w:rsid w:val="7516085E"/>
    <w:rsid w:val="7518150F"/>
    <w:rsid w:val="751A7630"/>
    <w:rsid w:val="7520D654"/>
    <w:rsid w:val="75234BDE"/>
    <w:rsid w:val="7523CC88"/>
    <w:rsid w:val="7529D9D1"/>
    <w:rsid w:val="752D6B9E"/>
    <w:rsid w:val="753A54F8"/>
    <w:rsid w:val="753A69DF"/>
    <w:rsid w:val="753E5812"/>
    <w:rsid w:val="7547F1CF"/>
    <w:rsid w:val="754DEDC4"/>
    <w:rsid w:val="7564FAD9"/>
    <w:rsid w:val="756C7683"/>
    <w:rsid w:val="756D7B5C"/>
    <w:rsid w:val="75710593"/>
    <w:rsid w:val="7571895B"/>
    <w:rsid w:val="757CD7E5"/>
    <w:rsid w:val="7585CBE7"/>
    <w:rsid w:val="75869E87"/>
    <w:rsid w:val="75925F5C"/>
    <w:rsid w:val="7599C9B3"/>
    <w:rsid w:val="759B7CC0"/>
    <w:rsid w:val="75B31178"/>
    <w:rsid w:val="75C6E595"/>
    <w:rsid w:val="75CB2537"/>
    <w:rsid w:val="75D54664"/>
    <w:rsid w:val="75D9DD89"/>
    <w:rsid w:val="75EE5DA1"/>
    <w:rsid w:val="75F8D8B7"/>
    <w:rsid w:val="76010EF0"/>
    <w:rsid w:val="760A96D2"/>
    <w:rsid w:val="7619980A"/>
    <w:rsid w:val="761EAB26"/>
    <w:rsid w:val="762F50BD"/>
    <w:rsid w:val="763C3920"/>
    <w:rsid w:val="7640AD4B"/>
    <w:rsid w:val="764B3444"/>
    <w:rsid w:val="764DD0FE"/>
    <w:rsid w:val="7650EA0E"/>
    <w:rsid w:val="765BA232"/>
    <w:rsid w:val="765E9EAB"/>
    <w:rsid w:val="765F49FF"/>
    <w:rsid w:val="76681FAB"/>
    <w:rsid w:val="76685E39"/>
    <w:rsid w:val="766D241A"/>
    <w:rsid w:val="7670A8D6"/>
    <w:rsid w:val="7672ECDF"/>
    <w:rsid w:val="767BEE63"/>
    <w:rsid w:val="7696A6B2"/>
    <w:rsid w:val="7696D961"/>
    <w:rsid w:val="769B9141"/>
    <w:rsid w:val="76A8A742"/>
    <w:rsid w:val="76AC88B4"/>
    <w:rsid w:val="76B07248"/>
    <w:rsid w:val="76B6203B"/>
    <w:rsid w:val="76B94A35"/>
    <w:rsid w:val="76C922B5"/>
    <w:rsid w:val="76D30DF2"/>
    <w:rsid w:val="76D847C2"/>
    <w:rsid w:val="76DB7BDE"/>
    <w:rsid w:val="76DFAD7A"/>
    <w:rsid w:val="76E0A86C"/>
    <w:rsid w:val="76E92E77"/>
    <w:rsid w:val="76EA03C3"/>
    <w:rsid w:val="76EC8720"/>
    <w:rsid w:val="76F1F807"/>
    <w:rsid w:val="76F55CAB"/>
    <w:rsid w:val="77034AE9"/>
    <w:rsid w:val="7705DEBD"/>
    <w:rsid w:val="770FF283"/>
    <w:rsid w:val="7724C753"/>
    <w:rsid w:val="772C8CBD"/>
    <w:rsid w:val="7730C181"/>
    <w:rsid w:val="77384F66"/>
    <w:rsid w:val="7753D972"/>
    <w:rsid w:val="775C34E3"/>
    <w:rsid w:val="775C612D"/>
    <w:rsid w:val="775F3952"/>
    <w:rsid w:val="776353AA"/>
    <w:rsid w:val="77652945"/>
    <w:rsid w:val="77699BED"/>
    <w:rsid w:val="7782D350"/>
    <w:rsid w:val="77890D1F"/>
    <w:rsid w:val="778CBED4"/>
    <w:rsid w:val="778DA7CC"/>
    <w:rsid w:val="778E6114"/>
    <w:rsid w:val="77900DA6"/>
    <w:rsid w:val="77916330"/>
    <w:rsid w:val="7793947F"/>
    <w:rsid w:val="779A6F90"/>
    <w:rsid w:val="779EF998"/>
    <w:rsid w:val="77A0164C"/>
    <w:rsid w:val="77A47A7E"/>
    <w:rsid w:val="77A6FAC7"/>
    <w:rsid w:val="77A9E010"/>
    <w:rsid w:val="77B80E6E"/>
    <w:rsid w:val="77B8CB50"/>
    <w:rsid w:val="77CA2905"/>
    <w:rsid w:val="77CF0CD4"/>
    <w:rsid w:val="77CFDDA2"/>
    <w:rsid w:val="77DD1623"/>
    <w:rsid w:val="77E0AF1F"/>
    <w:rsid w:val="77EA7A9B"/>
    <w:rsid w:val="77F89C92"/>
    <w:rsid w:val="780C75AF"/>
    <w:rsid w:val="7827A248"/>
    <w:rsid w:val="782D5655"/>
    <w:rsid w:val="782F1706"/>
    <w:rsid w:val="782FC70C"/>
    <w:rsid w:val="783A1E28"/>
    <w:rsid w:val="7840EB22"/>
    <w:rsid w:val="78473999"/>
    <w:rsid w:val="784B116D"/>
    <w:rsid w:val="78535215"/>
    <w:rsid w:val="7853D84B"/>
    <w:rsid w:val="7858B61A"/>
    <w:rsid w:val="785B963D"/>
    <w:rsid w:val="785E96B6"/>
    <w:rsid w:val="785F0A1F"/>
    <w:rsid w:val="78722949"/>
    <w:rsid w:val="7877AE75"/>
    <w:rsid w:val="7885E5DB"/>
    <w:rsid w:val="7889790A"/>
    <w:rsid w:val="788B9D20"/>
    <w:rsid w:val="788ED881"/>
    <w:rsid w:val="789D427C"/>
    <w:rsid w:val="78A10EDF"/>
    <w:rsid w:val="78B596B2"/>
    <w:rsid w:val="78B704B3"/>
    <w:rsid w:val="78C9D967"/>
    <w:rsid w:val="78D038D3"/>
    <w:rsid w:val="78D0FAD0"/>
    <w:rsid w:val="78D39854"/>
    <w:rsid w:val="78D515F5"/>
    <w:rsid w:val="78DD7162"/>
    <w:rsid w:val="78E2D78C"/>
    <w:rsid w:val="78E926DD"/>
    <w:rsid w:val="78ED288E"/>
    <w:rsid w:val="78F17D31"/>
    <w:rsid w:val="7901DE05"/>
    <w:rsid w:val="790BAD84"/>
    <w:rsid w:val="790C9069"/>
    <w:rsid w:val="790E95C7"/>
    <w:rsid w:val="790F82CD"/>
    <w:rsid w:val="7911BE0F"/>
    <w:rsid w:val="79173CAD"/>
    <w:rsid w:val="79175449"/>
    <w:rsid w:val="791C3A84"/>
    <w:rsid w:val="79256F97"/>
    <w:rsid w:val="7925A592"/>
    <w:rsid w:val="792B4707"/>
    <w:rsid w:val="79329209"/>
    <w:rsid w:val="7938C91F"/>
    <w:rsid w:val="793B87BD"/>
    <w:rsid w:val="793D30C0"/>
    <w:rsid w:val="7941A7BF"/>
    <w:rsid w:val="7946A9DC"/>
    <w:rsid w:val="79495634"/>
    <w:rsid w:val="795693F1"/>
    <w:rsid w:val="7961481D"/>
    <w:rsid w:val="7963DBD7"/>
    <w:rsid w:val="796BBBD5"/>
    <w:rsid w:val="797D6F53"/>
    <w:rsid w:val="797E14A9"/>
    <w:rsid w:val="798139B0"/>
    <w:rsid w:val="79829DB2"/>
    <w:rsid w:val="7983A3ED"/>
    <w:rsid w:val="79888449"/>
    <w:rsid w:val="7989E184"/>
    <w:rsid w:val="7992C190"/>
    <w:rsid w:val="799C7656"/>
    <w:rsid w:val="799DF991"/>
    <w:rsid w:val="79A8821D"/>
    <w:rsid w:val="79B965BC"/>
    <w:rsid w:val="79BC7DDC"/>
    <w:rsid w:val="79C055F0"/>
    <w:rsid w:val="79CD59B7"/>
    <w:rsid w:val="79CEBCE7"/>
    <w:rsid w:val="79D0BF2E"/>
    <w:rsid w:val="79D814B4"/>
    <w:rsid w:val="79D9E513"/>
    <w:rsid w:val="79F29852"/>
    <w:rsid w:val="79F46593"/>
    <w:rsid w:val="79FAFAE2"/>
    <w:rsid w:val="7A035F6B"/>
    <w:rsid w:val="7A178707"/>
    <w:rsid w:val="7A1FE1BC"/>
    <w:rsid w:val="7A21B0E6"/>
    <w:rsid w:val="7A21C305"/>
    <w:rsid w:val="7A28E28E"/>
    <w:rsid w:val="7A40DF41"/>
    <w:rsid w:val="7A43289C"/>
    <w:rsid w:val="7A4367EB"/>
    <w:rsid w:val="7A4392D1"/>
    <w:rsid w:val="7A459D04"/>
    <w:rsid w:val="7A463B95"/>
    <w:rsid w:val="7A4DB0C3"/>
    <w:rsid w:val="7A543D4B"/>
    <w:rsid w:val="7A55A217"/>
    <w:rsid w:val="7A58A1CD"/>
    <w:rsid w:val="7A5F52CF"/>
    <w:rsid w:val="7A662397"/>
    <w:rsid w:val="7A6DFD02"/>
    <w:rsid w:val="7A6F1836"/>
    <w:rsid w:val="7A7200D9"/>
    <w:rsid w:val="7A72886E"/>
    <w:rsid w:val="7A728945"/>
    <w:rsid w:val="7A86A9DE"/>
    <w:rsid w:val="7A86BA9E"/>
    <w:rsid w:val="7A86D39B"/>
    <w:rsid w:val="7A87A8FE"/>
    <w:rsid w:val="7A8B3BB7"/>
    <w:rsid w:val="7A8B652C"/>
    <w:rsid w:val="7A9235CE"/>
    <w:rsid w:val="7A9F2787"/>
    <w:rsid w:val="7AA1F1FB"/>
    <w:rsid w:val="7AA70FE5"/>
    <w:rsid w:val="7AAF4A84"/>
    <w:rsid w:val="7AB03B00"/>
    <w:rsid w:val="7ABEA7DB"/>
    <w:rsid w:val="7ACE7F83"/>
    <w:rsid w:val="7ACF3C33"/>
    <w:rsid w:val="7AD7A3D0"/>
    <w:rsid w:val="7AD8F7CC"/>
    <w:rsid w:val="7ADB026A"/>
    <w:rsid w:val="7AE22481"/>
    <w:rsid w:val="7AF3B5D9"/>
    <w:rsid w:val="7AF80402"/>
    <w:rsid w:val="7AFD08D4"/>
    <w:rsid w:val="7B01F93A"/>
    <w:rsid w:val="7B064132"/>
    <w:rsid w:val="7B075EA8"/>
    <w:rsid w:val="7B0D8340"/>
    <w:rsid w:val="7B0F6A30"/>
    <w:rsid w:val="7B12C937"/>
    <w:rsid w:val="7B1317A9"/>
    <w:rsid w:val="7B14C403"/>
    <w:rsid w:val="7B1FF67A"/>
    <w:rsid w:val="7B25FC46"/>
    <w:rsid w:val="7B3607E1"/>
    <w:rsid w:val="7B3B8676"/>
    <w:rsid w:val="7B4AE84A"/>
    <w:rsid w:val="7B5D158E"/>
    <w:rsid w:val="7B5F6872"/>
    <w:rsid w:val="7B5F87A2"/>
    <w:rsid w:val="7B61E7B8"/>
    <w:rsid w:val="7B6256A5"/>
    <w:rsid w:val="7B63C05C"/>
    <w:rsid w:val="7B6494D7"/>
    <w:rsid w:val="7B6BC0C2"/>
    <w:rsid w:val="7B6D47A9"/>
    <w:rsid w:val="7B6DC8F8"/>
    <w:rsid w:val="7B6FBD0C"/>
    <w:rsid w:val="7B755F71"/>
    <w:rsid w:val="7B7CC953"/>
    <w:rsid w:val="7B7F2E1F"/>
    <w:rsid w:val="7B87AC90"/>
    <w:rsid w:val="7B8F64DC"/>
    <w:rsid w:val="7B9B239A"/>
    <w:rsid w:val="7B9B3246"/>
    <w:rsid w:val="7B9CFE2C"/>
    <w:rsid w:val="7BAA7729"/>
    <w:rsid w:val="7BB02513"/>
    <w:rsid w:val="7BB869DA"/>
    <w:rsid w:val="7BB9E1A0"/>
    <w:rsid w:val="7BC1A6A6"/>
    <w:rsid w:val="7BCDDBA5"/>
    <w:rsid w:val="7BD3C3E8"/>
    <w:rsid w:val="7BDB3DF5"/>
    <w:rsid w:val="7BDCC579"/>
    <w:rsid w:val="7BE8F41E"/>
    <w:rsid w:val="7BEC03A0"/>
    <w:rsid w:val="7BF36D3C"/>
    <w:rsid w:val="7BF5B540"/>
    <w:rsid w:val="7BF906B6"/>
    <w:rsid w:val="7BFA8570"/>
    <w:rsid w:val="7BFBE01F"/>
    <w:rsid w:val="7BFCF52C"/>
    <w:rsid w:val="7C120A96"/>
    <w:rsid w:val="7C12F487"/>
    <w:rsid w:val="7C19966D"/>
    <w:rsid w:val="7C2061D8"/>
    <w:rsid w:val="7C23F5C2"/>
    <w:rsid w:val="7C2CC17D"/>
    <w:rsid w:val="7C313009"/>
    <w:rsid w:val="7C317B7D"/>
    <w:rsid w:val="7C3416D6"/>
    <w:rsid w:val="7C391AAA"/>
    <w:rsid w:val="7C44071F"/>
    <w:rsid w:val="7C44B36F"/>
    <w:rsid w:val="7C4AB07A"/>
    <w:rsid w:val="7C570A35"/>
    <w:rsid w:val="7C598C03"/>
    <w:rsid w:val="7C59A6D5"/>
    <w:rsid w:val="7C5B79F0"/>
    <w:rsid w:val="7C639367"/>
    <w:rsid w:val="7C6838A0"/>
    <w:rsid w:val="7C70C242"/>
    <w:rsid w:val="7C757DCF"/>
    <w:rsid w:val="7C7C8071"/>
    <w:rsid w:val="7C7F3706"/>
    <w:rsid w:val="7C8A1122"/>
    <w:rsid w:val="7C8A6FCC"/>
    <w:rsid w:val="7C945B88"/>
    <w:rsid w:val="7CA33907"/>
    <w:rsid w:val="7CAACA4B"/>
    <w:rsid w:val="7CC0C313"/>
    <w:rsid w:val="7CC2FD97"/>
    <w:rsid w:val="7CCB3753"/>
    <w:rsid w:val="7CD02A76"/>
    <w:rsid w:val="7CD912B3"/>
    <w:rsid w:val="7CE25699"/>
    <w:rsid w:val="7CECD452"/>
    <w:rsid w:val="7CED10B3"/>
    <w:rsid w:val="7CEDBD4A"/>
    <w:rsid w:val="7CF2F343"/>
    <w:rsid w:val="7CF35F34"/>
    <w:rsid w:val="7CF4F239"/>
    <w:rsid w:val="7CFD0F79"/>
    <w:rsid w:val="7D00E216"/>
    <w:rsid w:val="7D011D42"/>
    <w:rsid w:val="7D06C154"/>
    <w:rsid w:val="7D0ABE46"/>
    <w:rsid w:val="7D0D27B5"/>
    <w:rsid w:val="7D0DA24D"/>
    <w:rsid w:val="7D0DEE5E"/>
    <w:rsid w:val="7D0F9A71"/>
    <w:rsid w:val="7D12DAF3"/>
    <w:rsid w:val="7D144AC6"/>
    <w:rsid w:val="7D194788"/>
    <w:rsid w:val="7D21DF15"/>
    <w:rsid w:val="7D25A012"/>
    <w:rsid w:val="7D2C063E"/>
    <w:rsid w:val="7D2CCC73"/>
    <w:rsid w:val="7D31CA6A"/>
    <w:rsid w:val="7D320D28"/>
    <w:rsid w:val="7D3C8C5B"/>
    <w:rsid w:val="7D3FC177"/>
    <w:rsid w:val="7D4118A5"/>
    <w:rsid w:val="7D506811"/>
    <w:rsid w:val="7D5DE3AF"/>
    <w:rsid w:val="7D6652A5"/>
    <w:rsid w:val="7D66B84A"/>
    <w:rsid w:val="7D6A773F"/>
    <w:rsid w:val="7D6B4D07"/>
    <w:rsid w:val="7D77E36D"/>
    <w:rsid w:val="7D7A0C84"/>
    <w:rsid w:val="7D7ADB5F"/>
    <w:rsid w:val="7D7D104A"/>
    <w:rsid w:val="7D80DB18"/>
    <w:rsid w:val="7D825F6B"/>
    <w:rsid w:val="7D828E06"/>
    <w:rsid w:val="7D8F79BE"/>
    <w:rsid w:val="7D9276B6"/>
    <w:rsid w:val="7D93D4C3"/>
    <w:rsid w:val="7D946C17"/>
    <w:rsid w:val="7D95BDAA"/>
    <w:rsid w:val="7D99BA42"/>
    <w:rsid w:val="7D9BAB6C"/>
    <w:rsid w:val="7D9F4705"/>
    <w:rsid w:val="7DB6353D"/>
    <w:rsid w:val="7DB84B9D"/>
    <w:rsid w:val="7DC9F222"/>
    <w:rsid w:val="7DCD9594"/>
    <w:rsid w:val="7DCDE641"/>
    <w:rsid w:val="7DCF002C"/>
    <w:rsid w:val="7DD314F4"/>
    <w:rsid w:val="7DD39167"/>
    <w:rsid w:val="7DD573E1"/>
    <w:rsid w:val="7DD89B97"/>
    <w:rsid w:val="7DDA1E95"/>
    <w:rsid w:val="7DDC9A91"/>
    <w:rsid w:val="7DE75C2F"/>
    <w:rsid w:val="7DE7A849"/>
    <w:rsid w:val="7DF8F490"/>
    <w:rsid w:val="7E050233"/>
    <w:rsid w:val="7E0C9DAA"/>
    <w:rsid w:val="7E19FD77"/>
    <w:rsid w:val="7E1BB144"/>
    <w:rsid w:val="7E1DFCF0"/>
    <w:rsid w:val="7E1E9526"/>
    <w:rsid w:val="7E216331"/>
    <w:rsid w:val="7E2B26C3"/>
    <w:rsid w:val="7E31E427"/>
    <w:rsid w:val="7E384D0D"/>
    <w:rsid w:val="7E3AC91E"/>
    <w:rsid w:val="7E47F03A"/>
    <w:rsid w:val="7E518B1E"/>
    <w:rsid w:val="7E553F8B"/>
    <w:rsid w:val="7E57CCCF"/>
    <w:rsid w:val="7E5DB4EE"/>
    <w:rsid w:val="7E681895"/>
    <w:rsid w:val="7E6E5E07"/>
    <w:rsid w:val="7E6E7C4A"/>
    <w:rsid w:val="7E7DB0E9"/>
    <w:rsid w:val="7E821903"/>
    <w:rsid w:val="7E839785"/>
    <w:rsid w:val="7E915F27"/>
    <w:rsid w:val="7E9BE5F6"/>
    <w:rsid w:val="7EB0FBF5"/>
    <w:rsid w:val="7EB8EE00"/>
    <w:rsid w:val="7EBB44A6"/>
    <w:rsid w:val="7EC7431B"/>
    <w:rsid w:val="7ECD3A0D"/>
    <w:rsid w:val="7EEB7052"/>
    <w:rsid w:val="7EEBF72A"/>
    <w:rsid w:val="7EEFB00F"/>
    <w:rsid w:val="7F021E26"/>
    <w:rsid w:val="7F108AE0"/>
    <w:rsid w:val="7F15D650"/>
    <w:rsid w:val="7F16E38B"/>
    <w:rsid w:val="7F1B19D9"/>
    <w:rsid w:val="7F1B3F1D"/>
    <w:rsid w:val="7F1BEB83"/>
    <w:rsid w:val="7F1F056F"/>
    <w:rsid w:val="7F24F8E7"/>
    <w:rsid w:val="7F3041D3"/>
    <w:rsid w:val="7F44D628"/>
    <w:rsid w:val="7F5D0CB2"/>
    <w:rsid w:val="7F675A1B"/>
    <w:rsid w:val="7F719A5C"/>
    <w:rsid w:val="7F79CA24"/>
    <w:rsid w:val="7F7E63E1"/>
    <w:rsid w:val="7F81AFAC"/>
    <w:rsid w:val="7F89C97C"/>
    <w:rsid w:val="7F8DC272"/>
    <w:rsid w:val="7F962F33"/>
    <w:rsid w:val="7FA62B83"/>
    <w:rsid w:val="7FB933C3"/>
    <w:rsid w:val="7FBF3054"/>
    <w:rsid w:val="7FC73702"/>
    <w:rsid w:val="7FC76D1D"/>
    <w:rsid w:val="7FDD1D4A"/>
    <w:rsid w:val="7FEB0319"/>
    <w:rsid w:val="7FF1A261"/>
    <w:rsid w:val="7FF47404"/>
    <w:rsid w:val="7FFA935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E95E31"/>
  <w15:chartTrackingRefBased/>
  <w15:docId w15:val="{8DD785F2-263A-47F6-B967-3B90D7518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0421"/>
  </w:style>
  <w:style w:type="paragraph" w:styleId="Heading1">
    <w:name w:val="heading 1"/>
    <w:basedOn w:val="Normal"/>
    <w:next w:val="Normal"/>
    <w:link w:val="Heading1Char"/>
    <w:uiPriority w:val="9"/>
    <w:qFormat/>
    <w:rsid w:val="5E3336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5E3336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5E3336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5E3336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5E3336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5E3336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5E3336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E333694"/>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5E333694"/>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4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4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4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4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4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4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4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4029"/>
    <w:rPr>
      <w:rFonts w:eastAsiaTheme="majorEastAsia" w:cstheme="majorBidi"/>
      <w:i/>
      <w:iCs/>
      <w:color w:val="272727"/>
    </w:rPr>
  </w:style>
  <w:style w:type="character" w:customStyle="1" w:styleId="Heading9Char">
    <w:name w:val="Heading 9 Char"/>
    <w:basedOn w:val="DefaultParagraphFont"/>
    <w:link w:val="Heading9"/>
    <w:uiPriority w:val="9"/>
    <w:semiHidden/>
    <w:rsid w:val="00E44029"/>
    <w:rPr>
      <w:rFonts w:eastAsiaTheme="majorEastAsia" w:cstheme="majorBidi"/>
      <w:color w:val="272727"/>
    </w:rPr>
  </w:style>
  <w:style w:type="paragraph" w:styleId="Title">
    <w:name w:val="Title"/>
    <w:basedOn w:val="Normal"/>
    <w:next w:val="Normal"/>
    <w:link w:val="TitleChar"/>
    <w:uiPriority w:val="10"/>
    <w:qFormat/>
    <w:rsid w:val="5E333694"/>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E44029"/>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5E333694"/>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E44029"/>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5E333694"/>
    <w:pPr>
      <w:spacing w:before="160"/>
      <w:jc w:val="center"/>
    </w:pPr>
    <w:rPr>
      <w:i/>
      <w:iCs/>
      <w:color w:val="404040" w:themeColor="text1" w:themeTint="BF"/>
    </w:rPr>
  </w:style>
  <w:style w:type="character" w:customStyle="1" w:styleId="QuoteChar">
    <w:name w:val="Quote Char"/>
    <w:basedOn w:val="DefaultParagraphFont"/>
    <w:link w:val="Quote"/>
    <w:uiPriority w:val="29"/>
    <w:rsid w:val="00E44029"/>
    <w:rPr>
      <w:i/>
      <w:iCs/>
      <w:color w:val="404040" w:themeColor="text1" w:themeTint="BF"/>
    </w:rPr>
  </w:style>
  <w:style w:type="paragraph" w:styleId="ListParagraph">
    <w:name w:val="List Paragraph"/>
    <w:basedOn w:val="Normal"/>
    <w:uiPriority w:val="34"/>
    <w:qFormat/>
    <w:rsid w:val="5E333694"/>
    <w:pPr>
      <w:ind w:left="720"/>
      <w:contextualSpacing/>
    </w:pPr>
  </w:style>
  <w:style w:type="character" w:styleId="IntenseEmphasis">
    <w:name w:val="Intense Emphasis"/>
    <w:basedOn w:val="DefaultParagraphFont"/>
    <w:uiPriority w:val="21"/>
    <w:qFormat/>
    <w:rsid w:val="00E44029"/>
    <w:rPr>
      <w:i/>
      <w:iCs/>
      <w:color w:val="0F4761" w:themeColor="accent1" w:themeShade="BF"/>
    </w:rPr>
  </w:style>
  <w:style w:type="paragraph" w:styleId="IntenseQuote">
    <w:name w:val="Intense Quote"/>
    <w:basedOn w:val="Normal"/>
    <w:next w:val="Normal"/>
    <w:link w:val="IntenseQuoteChar"/>
    <w:uiPriority w:val="30"/>
    <w:qFormat/>
    <w:rsid w:val="5E3336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4029"/>
    <w:rPr>
      <w:i/>
      <w:iCs/>
      <w:color w:val="0F4761" w:themeColor="accent1" w:themeShade="BF"/>
    </w:rPr>
  </w:style>
  <w:style w:type="character" w:styleId="IntenseReference">
    <w:name w:val="Intense Reference"/>
    <w:basedOn w:val="DefaultParagraphFont"/>
    <w:uiPriority w:val="32"/>
    <w:qFormat/>
    <w:rsid w:val="00E44029"/>
    <w:rPr>
      <w:b/>
      <w:bCs/>
      <w:smallCaps/>
      <w:color w:val="0F4761" w:themeColor="accent1" w:themeShade="BF"/>
      <w:spacing w:val="5"/>
    </w:rPr>
  </w:style>
  <w:style w:type="character" w:styleId="Hyperlink">
    <w:name w:val="Hyperlink"/>
    <w:basedOn w:val="DefaultParagraphFont"/>
    <w:uiPriority w:val="99"/>
    <w:unhideWhenUsed/>
    <w:rsid w:val="00F1718D"/>
    <w:rPr>
      <w:color w:val="467886" w:themeColor="hyperlink"/>
      <w:u w:val="single"/>
    </w:rPr>
  </w:style>
  <w:style w:type="character" w:styleId="UnresolvedMention">
    <w:name w:val="Unresolved Mention"/>
    <w:basedOn w:val="DefaultParagraphFont"/>
    <w:uiPriority w:val="99"/>
    <w:semiHidden/>
    <w:unhideWhenUsed/>
    <w:rsid w:val="00F1718D"/>
    <w:rPr>
      <w:color w:val="605E5C"/>
      <w:shd w:val="clear" w:color="auto" w:fill="E1DFDD"/>
    </w:rPr>
  </w:style>
  <w:style w:type="table" w:styleId="TableGrid">
    <w:name w:val="Table Grid"/>
    <w:basedOn w:val="TableNormal"/>
    <w:uiPriority w:val="39"/>
    <w:rsid w:val="000C325E"/>
    <w:pPr>
      <w:spacing w:after="0" w:line="240" w:lineRule="auto"/>
    </w:pPr>
    <w:tblPr/>
  </w:style>
  <w:style w:type="paragraph" w:styleId="CommentText">
    <w:name w:val="annotation text"/>
    <w:basedOn w:val="Normal"/>
    <w:link w:val="CommentTextChar"/>
    <w:uiPriority w:val="99"/>
    <w:unhideWhenUsed/>
    <w:rsid w:val="5E333694"/>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7B5962"/>
    <w:rPr>
      <w:b/>
      <w:bCs/>
    </w:rPr>
  </w:style>
  <w:style w:type="character" w:customStyle="1" w:styleId="CommentSubjectChar">
    <w:name w:val="Comment Subject Char"/>
    <w:basedOn w:val="CommentTextChar"/>
    <w:link w:val="CommentSubject"/>
    <w:uiPriority w:val="99"/>
    <w:semiHidden/>
    <w:rsid w:val="007B5962"/>
    <w:rPr>
      <w:b/>
      <w:bCs/>
      <w:sz w:val="20"/>
      <w:szCs w:val="20"/>
    </w:rPr>
  </w:style>
  <w:style w:type="character" w:styleId="Mention">
    <w:name w:val="Mention"/>
    <w:basedOn w:val="DefaultParagraphFont"/>
    <w:uiPriority w:val="99"/>
    <w:unhideWhenUsed/>
    <w:rsid w:val="0007144A"/>
    <w:rPr>
      <w:color w:val="2B579A"/>
      <w:shd w:val="clear" w:color="auto" w:fill="E1DFDD"/>
    </w:rPr>
  </w:style>
  <w:style w:type="character" w:styleId="PlaceholderText">
    <w:name w:val="Placeholder Text"/>
    <w:basedOn w:val="DefaultParagraphFont"/>
    <w:uiPriority w:val="99"/>
    <w:semiHidden/>
    <w:rsid w:val="00292AEE"/>
    <w:rPr>
      <w:color w:val="666666"/>
    </w:rPr>
  </w:style>
  <w:style w:type="paragraph" w:styleId="NormalWeb">
    <w:name w:val="Normal (Web)"/>
    <w:basedOn w:val="Normal"/>
    <w:uiPriority w:val="99"/>
    <w:semiHidden/>
    <w:unhideWhenUsed/>
    <w:rsid w:val="5E333694"/>
    <w:pPr>
      <w:spacing w:beforeAutospacing="1" w:afterAutospacing="1" w:line="240" w:lineRule="auto"/>
    </w:pPr>
    <w:rPr>
      <w:rFonts w:ascii="Times New Roman" w:eastAsia="Times New Roman" w:hAnsi="Times New Roman" w:cs="Times New Roman"/>
    </w:rPr>
  </w:style>
  <w:style w:type="paragraph" w:styleId="TOCHeading">
    <w:name w:val="TOC Heading"/>
    <w:basedOn w:val="Heading1"/>
    <w:next w:val="Normal"/>
    <w:uiPriority w:val="39"/>
    <w:unhideWhenUsed/>
    <w:qFormat/>
    <w:rsid w:val="00355A28"/>
    <w:pPr>
      <w:spacing w:before="240" w:after="0" w:line="259" w:lineRule="auto"/>
      <w:outlineLvl w:val="9"/>
    </w:pPr>
    <w:rPr>
      <w:kern w:val="0"/>
      <w:sz w:val="32"/>
      <w:szCs w:val="32"/>
      <w:lang w:eastAsia="en-US"/>
      <w14:ligatures w14:val="none"/>
    </w:rPr>
  </w:style>
  <w:style w:type="paragraph" w:styleId="TOC3">
    <w:name w:val="toc 3"/>
    <w:basedOn w:val="Normal"/>
    <w:next w:val="Normal"/>
    <w:uiPriority w:val="39"/>
    <w:unhideWhenUsed/>
    <w:rsid w:val="5E333694"/>
    <w:pPr>
      <w:spacing w:after="100"/>
      <w:ind w:left="480"/>
    </w:pPr>
  </w:style>
  <w:style w:type="paragraph" w:styleId="TOC2">
    <w:name w:val="toc 2"/>
    <w:basedOn w:val="Normal"/>
    <w:next w:val="Normal"/>
    <w:uiPriority w:val="39"/>
    <w:unhideWhenUsed/>
    <w:rsid w:val="5E333694"/>
    <w:pPr>
      <w:spacing w:after="100" w:line="259" w:lineRule="auto"/>
      <w:ind w:left="220"/>
    </w:pPr>
    <w:rPr>
      <w:rFonts w:cs="Times New Roman"/>
      <w:sz w:val="22"/>
      <w:szCs w:val="22"/>
      <w:lang w:eastAsia="en-US"/>
    </w:rPr>
  </w:style>
  <w:style w:type="paragraph" w:styleId="TOC1">
    <w:name w:val="toc 1"/>
    <w:basedOn w:val="Normal"/>
    <w:next w:val="Normal"/>
    <w:uiPriority w:val="39"/>
    <w:unhideWhenUsed/>
    <w:rsid w:val="5E333694"/>
    <w:pPr>
      <w:spacing w:after="100" w:line="259" w:lineRule="auto"/>
    </w:pPr>
    <w:rPr>
      <w:rFonts w:cs="Times New Roman"/>
      <w:sz w:val="22"/>
      <w:szCs w:val="22"/>
      <w:lang w:eastAsia="en-US"/>
    </w:rPr>
  </w:style>
  <w:style w:type="paragraph" w:styleId="TOC4">
    <w:name w:val="toc 4"/>
    <w:basedOn w:val="Normal"/>
    <w:next w:val="Normal"/>
    <w:uiPriority w:val="39"/>
    <w:unhideWhenUsed/>
    <w:rsid w:val="5E333694"/>
    <w:pPr>
      <w:spacing w:after="100"/>
      <w:ind w:left="720"/>
    </w:pPr>
  </w:style>
  <w:style w:type="paragraph" w:styleId="Header">
    <w:name w:val="header"/>
    <w:basedOn w:val="Normal"/>
    <w:link w:val="HeaderChar"/>
    <w:uiPriority w:val="99"/>
    <w:unhideWhenUsed/>
    <w:rsid w:val="5E3336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DC4"/>
  </w:style>
  <w:style w:type="paragraph" w:styleId="Footer">
    <w:name w:val="footer"/>
    <w:basedOn w:val="Normal"/>
    <w:link w:val="FooterChar"/>
    <w:uiPriority w:val="99"/>
    <w:unhideWhenUsed/>
    <w:rsid w:val="5E3336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DC4"/>
  </w:style>
  <w:style w:type="character" w:styleId="FollowedHyperlink">
    <w:name w:val="FollowedHyperlink"/>
    <w:basedOn w:val="DefaultParagraphFont"/>
    <w:uiPriority w:val="99"/>
    <w:semiHidden/>
    <w:unhideWhenUsed/>
    <w:rsid w:val="00B879F9"/>
    <w:rPr>
      <w:color w:val="96607D" w:themeColor="followedHyperlink"/>
      <w:u w:val="single"/>
    </w:rPr>
  </w:style>
  <w:style w:type="table" w:styleId="TableGridLight">
    <w:name w:val="Grid Table Light"/>
    <w:basedOn w:val="TableNormal"/>
    <w:uiPriority w:val="40"/>
    <w:rsid w:val="0083197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Revision">
    <w:name w:val="Revision"/>
    <w:hidden/>
    <w:uiPriority w:val="99"/>
    <w:semiHidden/>
    <w:rsid w:val="00E70ABB"/>
    <w:pPr>
      <w:spacing w:after="0" w:line="240" w:lineRule="auto"/>
    </w:pPr>
  </w:style>
  <w:style w:type="paragraph" w:styleId="HTMLPreformatted">
    <w:name w:val="HTML Preformatted"/>
    <w:basedOn w:val="Normal"/>
    <w:link w:val="HTMLPreformattedChar"/>
    <w:uiPriority w:val="99"/>
    <w:semiHidden/>
    <w:unhideWhenUsed/>
    <w:rsid w:val="000009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091E"/>
    <w:rPr>
      <w:rFonts w:ascii="Consolas" w:hAnsi="Consolas"/>
      <w:sz w:val="20"/>
      <w:szCs w:val="20"/>
    </w:rPr>
  </w:style>
  <w:style w:type="table" w:styleId="PlainTable1">
    <w:name w:val="Plain Table 1"/>
    <w:basedOn w:val="TableNormal"/>
    <w:uiPriority w:val="41"/>
    <w:rsid w:val="0000444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8157434">
      <w:bodyDiv w:val="1"/>
      <w:marLeft w:val="0"/>
      <w:marRight w:val="0"/>
      <w:marTop w:val="0"/>
      <w:marBottom w:val="0"/>
      <w:divBdr>
        <w:top w:val="none" w:sz="0" w:space="0" w:color="auto"/>
        <w:left w:val="none" w:sz="0" w:space="0" w:color="auto"/>
        <w:bottom w:val="none" w:sz="0" w:space="0" w:color="auto"/>
        <w:right w:val="none" w:sz="0" w:space="0" w:color="auto"/>
      </w:divBdr>
    </w:div>
    <w:div w:id="532962365">
      <w:bodyDiv w:val="1"/>
      <w:marLeft w:val="0"/>
      <w:marRight w:val="0"/>
      <w:marTop w:val="0"/>
      <w:marBottom w:val="0"/>
      <w:divBdr>
        <w:top w:val="none" w:sz="0" w:space="0" w:color="auto"/>
        <w:left w:val="none" w:sz="0" w:space="0" w:color="auto"/>
        <w:bottom w:val="none" w:sz="0" w:space="0" w:color="auto"/>
        <w:right w:val="none" w:sz="0" w:space="0" w:color="auto"/>
      </w:divBdr>
    </w:div>
    <w:div w:id="874006788">
      <w:bodyDiv w:val="1"/>
      <w:marLeft w:val="0"/>
      <w:marRight w:val="0"/>
      <w:marTop w:val="0"/>
      <w:marBottom w:val="0"/>
      <w:divBdr>
        <w:top w:val="none" w:sz="0" w:space="0" w:color="auto"/>
        <w:left w:val="none" w:sz="0" w:space="0" w:color="auto"/>
        <w:bottom w:val="none" w:sz="0" w:space="0" w:color="auto"/>
        <w:right w:val="none" w:sz="0" w:space="0" w:color="auto"/>
      </w:divBdr>
    </w:div>
    <w:div w:id="1089546426">
      <w:bodyDiv w:val="1"/>
      <w:marLeft w:val="0"/>
      <w:marRight w:val="0"/>
      <w:marTop w:val="0"/>
      <w:marBottom w:val="0"/>
      <w:divBdr>
        <w:top w:val="none" w:sz="0" w:space="0" w:color="auto"/>
        <w:left w:val="none" w:sz="0" w:space="0" w:color="auto"/>
        <w:bottom w:val="none" w:sz="0" w:space="0" w:color="auto"/>
        <w:right w:val="none" w:sz="0" w:space="0" w:color="auto"/>
      </w:divBdr>
    </w:div>
    <w:div w:id="1430614597">
      <w:bodyDiv w:val="1"/>
      <w:marLeft w:val="0"/>
      <w:marRight w:val="0"/>
      <w:marTop w:val="0"/>
      <w:marBottom w:val="0"/>
      <w:divBdr>
        <w:top w:val="none" w:sz="0" w:space="0" w:color="auto"/>
        <w:left w:val="none" w:sz="0" w:space="0" w:color="auto"/>
        <w:bottom w:val="none" w:sz="0" w:space="0" w:color="auto"/>
        <w:right w:val="none" w:sz="0" w:space="0" w:color="auto"/>
      </w:divBdr>
    </w:div>
    <w:div w:id="1629161715">
      <w:bodyDiv w:val="1"/>
      <w:marLeft w:val="0"/>
      <w:marRight w:val="0"/>
      <w:marTop w:val="0"/>
      <w:marBottom w:val="0"/>
      <w:divBdr>
        <w:top w:val="none" w:sz="0" w:space="0" w:color="auto"/>
        <w:left w:val="none" w:sz="0" w:space="0" w:color="auto"/>
        <w:bottom w:val="none" w:sz="0" w:space="0" w:color="auto"/>
        <w:right w:val="none" w:sz="0" w:space="0" w:color="auto"/>
      </w:divBdr>
    </w:div>
    <w:div w:id="1715961002">
      <w:bodyDiv w:val="1"/>
      <w:marLeft w:val="0"/>
      <w:marRight w:val="0"/>
      <w:marTop w:val="0"/>
      <w:marBottom w:val="0"/>
      <w:divBdr>
        <w:top w:val="none" w:sz="0" w:space="0" w:color="auto"/>
        <w:left w:val="none" w:sz="0" w:space="0" w:color="auto"/>
        <w:bottom w:val="none" w:sz="0" w:space="0" w:color="auto"/>
        <w:right w:val="none" w:sz="0" w:space="0" w:color="auto"/>
      </w:divBdr>
    </w:div>
    <w:div w:id="2134058394">
      <w:bodyDiv w:val="1"/>
      <w:marLeft w:val="0"/>
      <w:marRight w:val="0"/>
      <w:marTop w:val="0"/>
      <w:marBottom w:val="0"/>
      <w:divBdr>
        <w:top w:val="none" w:sz="0" w:space="0" w:color="auto"/>
        <w:left w:val="none" w:sz="0" w:space="0" w:color="auto"/>
        <w:bottom w:val="none" w:sz="0" w:space="0" w:color="auto"/>
        <w:right w:val="none" w:sz="0" w:space="0" w:color="auto"/>
      </w:divBdr>
    </w:div>
  </w:divs>
  <w:encoding w:val="utf-8"/>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confluence.habana-labs.com/display/FS/JGS+AI+Core+stack+SW+Arch+sync" TargetMode="External"/><Relationship Id="rId2" Type="http://schemas.openxmlformats.org/officeDocument/2006/relationships/hyperlink" Target="mailto:yi4.liu@intel.com" TargetMode="External"/><Relationship Id="rId1" Type="http://schemas.openxmlformats.org/officeDocument/2006/relationships/hyperlink" Target="mailto:mengni.wang@intel.com"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hyperlink" Target="https://huggingface.co/INCModel5/Llama-4-Scout-17B-16E-Instruct-MXFP4-LLMC" TargetMode="External"/><Relationship Id="rId26" Type="http://schemas.openxmlformats.org/officeDocument/2006/relationships/hyperlink" Target="https://github.com/Vchitect/VBench/blob/master/vbench2_beta_i2v/vbench2_i2v_full_info.json" TargetMode="External"/><Relationship Id="rId21" Type="http://schemas.openxmlformats.org/officeDocument/2006/relationships/hyperlink" Target="https://huggingface.co/INCModel/Qwen3-235B-A22B-Instruct-2507-MXFP4-LLMC" TargetMode="External"/><Relationship Id="rId34" Type="http://schemas.openxmlformats.org/officeDocument/2006/relationships/fontTable" Target="fontTable.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yperlink" Target="https://huggingface.co/INCModel/Qwen3-30B-A3B-MXFP8-LLMC" TargetMode="External"/><Relationship Id="rId25" Type="http://schemas.openxmlformats.org/officeDocument/2006/relationships/hyperlink" Target="https://github.com/Vchitect/VBench" TargetMode="External"/><Relationship Id="rId33" Type="http://schemas.openxmlformats.org/officeDocument/2006/relationships/footer" Target="footer1.xml"/><Relationship Id="rId38"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hyperlink" Target="https://huggingface.co/INCModel4/Llama-3.3-70B-MXFP8-LLMC" TargetMode="External"/><Relationship Id="rId20" Type="http://schemas.openxmlformats.org/officeDocument/2006/relationships/hyperlink" Target="https://huggingface.co/INCModel4/Llama-3.1-8B-MXFP8-LLMC" TargetMode="External"/><Relationship Id="rId29" Type="http://schemas.openxmlformats.org/officeDocument/2006/relationships/hyperlink" Target="https://huggingface.co/datasets/NovaSky-AI/Sky-T1_preference_data_10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hyperlink" Target="https://github.com/openai/gpt-oss" TargetMode="External"/><Relationship Id="rId32" Type="http://schemas.openxmlformats.org/officeDocument/2006/relationships/header" Target="header1.xml"/><Relationship Id="rId37" Type="http://schemas.microsoft.com/office/2019/05/relationships/documenttasks" Target="documenttasks/documenttasks1.xml"/><Relationship Id="rId5" Type="http://schemas.openxmlformats.org/officeDocument/2006/relationships/numbering" Target="numbering.xml"/><Relationship Id="rId15" Type="http://schemas.openxmlformats.org/officeDocument/2006/relationships/hyperlink" Target="https://intel.sharepoint.com/:w:/r/sites/dcaichinasw/Shared%20Documents/General/Technical/INC/Definitions%20in%20Low%20Precision%20Recipe.docx?d=wc777b8bd3ee4437893c7d6ee89b489af&amp;csf=1&amp;web=1&amp;e=ItlFFx" TargetMode="External"/><Relationship Id="rId23" Type="http://schemas.openxmlformats.org/officeDocument/2006/relationships/image" Target="media/image2.png"/><Relationship Id="rId28" Type="http://schemas.openxmlformats.org/officeDocument/2006/relationships/hyperlink" Target="https://huggingface.co/datasets/NovaSky-AI/Sky-T1_data_17k" TargetMode="External"/><Relationship Id="rId36"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huggingface.co/INCModel/DeepSeek-R1-MXFP4-LLMC" TargetMode="External"/><Relationship Id="rId31" Type="http://schemas.openxmlformats.org/officeDocument/2006/relationships/image" Target="media/image4.png"/><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1.png"/><Relationship Id="rId27" Type="http://schemas.openxmlformats.org/officeDocument/2006/relationships/hyperlink" Target="https://github.com/Vchitect/VBench/blob/master/vbench2_beta_i2v/README.md" TargetMode="External"/><Relationship Id="rId30" Type="http://schemas.openxmlformats.org/officeDocument/2006/relationships/image" Target="media/image3.png"/><Relationship Id="rId35" Type="http://schemas.microsoft.com/office/2011/relationships/people" Target="people.xml"/><Relationship Id="rId8" Type="http://schemas.openxmlformats.org/officeDocument/2006/relationships/webSettings" Target="webSettings.xml"/><Relationship Id="rId3" Type="http://schemas.openxmlformats.org/officeDocument/2006/relationships/customXml" Target="../customXml/item3.xml"/></Relationships>
</file>

<file path=word/documenttasks/documenttasks1.xml><?xml version="1.0" encoding="utf-8"?>
<t:Tasks xmlns:t="http://schemas.microsoft.com/office/tasks/2019/documenttasks" xmlns:oel="http://schemas.microsoft.com/office/2019/extlst">
  <t:Task id="{087B666A-57D2-4305-9190-28FD232E07B5}">
    <t:Anchor>
      <t:Comment id="1616734539"/>
    </t:Anchor>
    <t:History>
      <t:Event id="{52362FD0-CF5B-4DAD-87A2-C87FF250007F}" time="2025-09-01T01:04:10.899Z">
        <t:Attribution userId="S::tai.huang@intel.com::be251857-e2aa-4057-854a-fe1a33514eb8" userProvider="AD" userName="Huang, Tai"/>
        <t:Anchor>
          <t:Comment id="1517518762"/>
        </t:Anchor>
        <t:Create/>
      </t:Event>
      <t:Event id="{F3754EC7-4579-4E60-9CE2-EBB6B24ED17F}" time="2025-09-01T01:04:10.899Z">
        <t:Attribution userId="S::tai.huang@intel.com::be251857-e2aa-4057-854a-fe1a33514eb8" userProvider="AD" userName="Huang, Tai"/>
        <t:Anchor>
          <t:Comment id="1517518762"/>
        </t:Anchor>
        <t:Assign userId="S::xin3.he@intel.com::fea83fb2-c462-4fb2-9e75-3eb05d2097ec" userProvider="AD" userName="He, Xin3"/>
      </t:Event>
      <t:Event id="{B87DF45A-AD95-472F-A286-6ECE05273DA4}" time="2025-09-01T01:04:10.899Z">
        <t:Attribution userId="S::tai.huang@intel.com::be251857-e2aa-4057-854a-fe1a33514eb8" userProvider="AD" userName="Huang, Tai"/>
        <t:Anchor>
          <t:Comment id="1517518762"/>
        </t:Anchor>
        <t:SetTitle title="This section needs to be moved back to section 2 as it is one of CRI key model now. Also MXFP8/MXFP4 recipe is ready with accuracy result. @He, Xin3 will update this part after llama3.3 70B model acc updated"/>
      </t:Event>
      <t:Event id="{B7222CCA-4684-4F58-A72F-21AD71733D13}" time="2025-10-16T01:19:15.35Z">
        <t:Attribution userId="S::tai.huang@intel.com::be251857-e2aa-4057-854a-fe1a33514eb8" userProvider="AD" userName="Huang, Tai"/>
        <t:Progress percentComplete="100"/>
      </t:Event>
    </t:History>
  </t:Task>
  <t:Task id="{996F335C-A4EA-41A4-9113-DC4DCD9E81F8}">
    <t:Anchor>
      <t:Comment id="1534955479"/>
    </t:Anchor>
    <t:History>
      <t:Event id="{F2FC6E03-0766-4EBF-92C9-F5AC230C1D1D}" time="2025-10-26T23:04:27.924Z">
        <t:Attribution userId="S::haihao.shen@intel.com::53db16ef-6100-426f-81df-cfe05c69b30c" userProvider="AD" userName="Shen, Haihao"/>
        <t:Anchor>
          <t:Comment id="1534955479"/>
        </t:Anchor>
        <t:Create/>
      </t:Event>
      <t:Event id="{555A88D0-60A4-4DE0-B707-53694930035F}" time="2025-10-26T23:04:27.924Z">
        <t:Attribution userId="S::haihao.shen@intel.com::53db16ef-6100-426f-81df-cfe05c69b30c" userProvider="AD" userName="Shen, Haihao"/>
        <t:Anchor>
          <t:Comment id="1534955479"/>
        </t:Anchor>
        <t:Assign userId="S::kaokao.lv@intel.com::98c36796-3473-445a-9778-c3e2a1ebd0c9" userProvider="AD" userName="Lv, Kaokao"/>
      </t:Event>
      <t:Event id="{B6FF00DB-E3A4-454B-A58D-AB3E9C06BDAB}" time="2025-10-26T23:04:27.924Z">
        <t:Attribution userId="S::haihao.shen@intel.com::53db16ef-6100-426f-81df-cfe05c69b30c" userProvider="AD" userName="Shen, Haihao"/>
        <t:Anchor>
          <t:Comment id="1534955479"/>
        </t:Anchor>
        <t:SetTitle title="@Lv, Kaokao can we just try using MXFP8-E4M3 for backward? Or this is what Nvdia recommends."/>
      </t:Event>
    </t:History>
  </t:Task>
  <t:Task id="{BDC5A6B5-21B7-47E1-A3C0-FA1EC877CB71}">
    <t:Anchor>
      <t:Comment id="1040900701"/>
    </t:Anchor>
    <t:History>
      <t:Event id="{D9CA2862-B8C0-435A-B295-0A8054BAF0AB}" time="2025-10-26T23:13:21.8Z">
        <t:Attribution userId="S::haihao.shen@intel.com::53db16ef-6100-426f-81df-cfe05c69b30c" userProvider="AD" userName="Shen, Haihao"/>
        <t:Anchor>
          <t:Comment id="1040900701"/>
        </t:Anchor>
        <t:Create/>
      </t:Event>
      <t:Event id="{FAA2426F-165D-4E37-831B-6C5D95436D75}" time="2025-10-26T23:13:21.8Z">
        <t:Attribution userId="S::haihao.shen@intel.com::53db16ef-6100-426f-81df-cfe05c69b30c" userProvider="AD" userName="Shen, Haihao"/>
        <t:Anchor>
          <t:Comment id="1040900701"/>
        </t:Anchor>
        <t:Assign userId="S::kaokao.lv@intel.com::98c36796-3473-445a-9778-c3e2a1ebd0c9" userProvider="AD" userName="Lv, Kaokao"/>
      </t:Event>
      <t:Event id="{FF435DE9-205F-4DF8-9631-759DD737174B}" time="2025-10-26T23:13:21.8Z">
        <t:Attribution userId="S::haihao.shen@intel.com::53db16ef-6100-426f-81df-cfe05c69b30c" userProvider="AD" userName="Shen, Haihao"/>
        <t:Anchor>
          <t:Comment id="1040900701"/>
        </t:Anchor>
        <t:SetTitle title="@Lv, Kaokao why mxfp8/fp8 needs more gpu memory than bf16?"/>
      </t:Event>
    </t:History>
  </t:Task>
  <t:Task id="{101D0D79-B4BC-486C-8C39-0FFEDC8115C2}">
    <t:Anchor>
      <t:Comment id="1696407240"/>
    </t:Anchor>
    <t:History>
      <t:Event id="{4E9BFA4E-9854-4CC5-AAB5-77FFD219FD18}" time="2025-10-26T23:04:27.924Z">
        <t:Attribution userId="S::haihao.shen@intel.com::53db16ef-6100-426f-81df-cfe05c69b30c" userProvider="AD" userName="Shen, Haihao"/>
        <t:Anchor>
          <t:Comment id="1696407240"/>
        </t:Anchor>
        <t:Create/>
      </t:Event>
      <t:Event id="{98B91C15-DFE2-4231-A527-49BEB1CD6BD8}" time="2025-10-26T23:04:27.924Z">
        <t:Attribution userId="S::haihao.shen@intel.com::53db16ef-6100-426f-81df-cfe05c69b30c" userProvider="AD" userName="Shen, Haihao"/>
        <t:Anchor>
          <t:Comment id="1696407240"/>
        </t:Anchor>
        <t:Assign userId="S::kaokao.lv@intel.com::98c36796-3473-445a-9778-c3e2a1ebd0c9" userProvider="AD" userName="Lv, Kaokao"/>
      </t:Event>
      <t:Event id="{93C3F267-5468-48A3-942B-17A0C414D280}" time="2025-10-26T23:04:27.924Z">
        <t:Attribution userId="S::haihao.shen@intel.com::53db16ef-6100-426f-81df-cfe05c69b30c" userProvider="AD" userName="Shen, Haihao"/>
        <t:Anchor>
          <t:Comment id="1696407240"/>
        </t:Anchor>
        <t:SetTitle title="@Lv, Kaokao can we just try using MXFP8-E4M3 for backward? Or this is what Nvdia recommends."/>
      </t:Event>
    </t:History>
  </t:Task>
  <t:Task id="{67985E05-68DC-42A2-95CB-3BCD7900AD9B}">
    <t:Anchor>
      <t:Comment id="1256073431"/>
    </t:Anchor>
    <t:History>
      <t:Event id="{0AC6BDF4-773E-4E42-AF02-02D186B45F14}" time="2025-09-09T13:31:03.03Z">
        <t:Attribution userId="S::haihao.shen@intel.com::53db16ef-6100-426f-81df-cfe05c69b30c" userProvider="AD" userName="Shen, Haihao"/>
        <t:Anchor>
          <t:Comment id="1256073431"/>
        </t:Anchor>
        <t:Create/>
      </t:Event>
      <t:Event id="{F42E17BC-EF6C-4C28-9454-D95D34B181A1}" time="2025-09-09T13:31:03.03Z">
        <t:Attribution userId="S::haihao.shen@intel.com::53db16ef-6100-426f-81df-cfe05c69b30c" userProvider="AD" userName="Shen, Haihao"/>
        <t:Anchor>
          <t:Comment id="1256073431"/>
        </t:Anchor>
        <t:Assign userId="S::mengni.wang@intel.com::aceff524-e94d-4cab-bce8-14cce0da54cc" userProvider="AD" userName="Wang, Mengni"/>
      </t:Event>
      <t:Event id="{5202B210-0613-4D06-951E-96C6F5476345}" time="2025-09-09T13:31:03.03Z">
        <t:Attribution userId="S::haihao.shen@intel.com::53db16ef-6100-426f-81df-cfe05c69b30c" userProvider="AD" userName="Shen, Haihao"/>
        <t:Anchor>
          <t:Comment id="1256073431"/>
        </t:Anchor>
        <t:SetTitle title="@Wang, Mengni "/>
      </t:Event>
      <t:Event id="{67059B5D-B9C6-4CB9-AFC1-CB7899941D2A}" time="2025-09-09T13:31:15.392Z">
        <t:Attribution userId="S::haihao.shen@intel.com::53db16ef-6100-426f-81df-cfe05c69b30c" userProvider="AD" userName="Shen, Haihao"/>
        <t:Progress percentComplete="100"/>
      </t:Event>
    </t:History>
  </t:Task>
  <t:Task id="{549E382B-642D-4089-8EF4-8E19092E7576}">
    <t:Anchor>
      <t:Comment id="1072140083"/>
    </t:Anchor>
    <t:History>
      <t:Event id="{4CE1394E-ADCC-4483-8F08-8C479331245C}" time="2025-08-05T13:50:30.684Z">
        <t:Attribution userId="S::haihao.shen@intel.com::53db16ef-6100-426f-81df-cfe05c69b30c" userProvider="AD" userName="Shen, Haihao"/>
        <t:Anchor>
          <t:Comment id="1072140083"/>
        </t:Anchor>
        <t:Create/>
      </t:Event>
      <t:Event id="{0A984B87-86C7-4FB0-9632-929941CE0434}" time="2025-08-05T13:50:30.684Z">
        <t:Attribution userId="S::haihao.shen@intel.com::53db16ef-6100-426f-81df-cfe05c69b30c" userProvider="AD" userName="Shen, Haihao"/>
        <t:Anchor>
          <t:Comment id="1072140083"/>
        </t:Anchor>
        <t:Assign userId="S::yi4.liu@intel.com::e01eb7f5-51d6-4c09-b142-44c3a5fc27af" userProvider="AD" userName="Liu, Yi4"/>
      </t:Event>
      <t:Event id="{28B669AB-A55F-453C-AA8C-B39C5ECCEB1D}" time="2025-08-05T13:50:30.684Z">
        <t:Attribution userId="S::haihao.shen@intel.com::53db16ef-6100-426f-81df-cfe05c69b30c" userProvider="AD" userName="Shen, Haihao"/>
        <t:Anchor>
          <t:Comment id="1072140083"/>
        </t:Anchor>
        <t:SetTitle title="Owner: @Liu, Yi4 "/>
      </t:Event>
    </t:History>
  </t:Task>
  <t:Task id="{B67CE748-F937-47A0-8565-C03F209A3D64}">
    <t:Anchor>
      <t:Comment id="1343738043"/>
    </t:Anchor>
    <t:History>
      <t:Event id="{B7F1C4ED-4F2A-4710-B4CB-9813DB538C62}" time="2025-08-05T13:50:10.26Z">
        <t:Attribution userId="S::haihao.shen@intel.com::53db16ef-6100-426f-81df-cfe05c69b30c" userProvider="AD" userName="Shen, Haihao"/>
        <t:Anchor>
          <t:Comment id="1343738043"/>
        </t:Anchor>
        <t:Create/>
      </t:Event>
      <t:Event id="{DE70D663-297D-41FA-8DC9-E8F45CEA38B3}" time="2025-08-05T13:50:10.26Z">
        <t:Attribution userId="S::haihao.shen@intel.com::53db16ef-6100-426f-81df-cfe05c69b30c" userProvider="AD" userName="Shen, Haihao"/>
        <t:Anchor>
          <t:Comment id="1343738043"/>
        </t:Anchor>
        <t:Assign userId="S::xin3.he@intel.com::fea83fb2-c462-4fb2-9e75-3eb05d2097ec" userProvider="AD" userName="He, Xin3"/>
      </t:Event>
      <t:Event id="{762BF47A-3EBD-4E5B-B17B-0F2C30B5374A}" time="2025-08-05T13:50:10.26Z">
        <t:Attribution userId="S::haihao.shen@intel.com::53db16ef-6100-426f-81df-cfe05c69b30c" userProvider="AD" userName="Shen, Haihao"/>
        <t:Anchor>
          <t:Comment id="1343738043"/>
        </t:Anchor>
        <t:SetTitle title="Owner: @He, Xin3 "/>
      </t:Event>
    </t:History>
  </t:Task>
  <t:Task id="{F75E28B3-F2AE-4C52-85BF-9EACD35EE430}">
    <t:Anchor>
      <t:Comment id="1804270156"/>
    </t:Anchor>
    <t:History>
      <t:Event id="{4CE1394E-ADCC-4483-8F08-8C479331245C}" time="2025-08-05T13:50:30.684Z">
        <t:Attribution userId="S::haihao.shen@intel.com::53db16ef-6100-426f-81df-cfe05c69b30c" userProvider="AD" userName="Shen, Haihao"/>
        <t:Anchor>
          <t:Comment id="1804270156"/>
        </t:Anchor>
        <t:Create/>
      </t:Event>
      <t:Event id="{0A984B87-86C7-4FB0-9632-929941CE0434}" time="2025-08-05T13:50:30.684Z">
        <t:Attribution userId="S::haihao.shen@intel.com::53db16ef-6100-426f-81df-cfe05c69b30c" userProvider="AD" userName="Shen, Haihao"/>
        <t:Anchor>
          <t:Comment id="1804270156"/>
        </t:Anchor>
        <t:Assign userId="S::yi4.liu@intel.com::e01eb7f5-51d6-4c09-b142-44c3a5fc27af" userProvider="AD" userName="Liu, Yi4"/>
      </t:Event>
      <t:Event id="{28B669AB-A55F-453C-AA8C-B39C5ECCEB1D}" time="2025-08-05T13:50:30.684Z">
        <t:Attribution userId="S::haihao.shen@intel.com::53db16ef-6100-426f-81df-cfe05c69b30c" userProvider="AD" userName="Shen, Haihao"/>
        <t:Anchor>
          <t:Comment id="1804270156"/>
        </t:Anchor>
        <t:SetTitle title="Owner: @Liu, Yi4 "/>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43b1288e-b175-4bed-b8ec-11812f409bc8" xsi:nil="true"/>
    <lcf76f155ced4ddcb4097134ff3c332f xmlns="7206ca12-cfe3-4897-8c57-603e0b9f03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3ED7F6F41F8C42A84A6FFE0416F6C5" ma:contentTypeVersion="12" ma:contentTypeDescription="Create a new document." ma:contentTypeScope="" ma:versionID="ffb3ba156a62565721182eb396e86b21">
  <xsd:schema xmlns:xsd="http://www.w3.org/2001/XMLSchema" xmlns:xs="http://www.w3.org/2001/XMLSchema" xmlns:p="http://schemas.microsoft.com/office/2006/metadata/properties" xmlns:ns2="7206ca12-cfe3-4897-8c57-603e0b9f03b8" xmlns:ns3="43b1288e-b175-4bed-b8ec-11812f409bc8" targetNamespace="http://schemas.microsoft.com/office/2006/metadata/properties" ma:root="true" ma:fieldsID="6187c0818e78264691fde0227dd9b88e" ns2:_="" ns3:_="">
    <xsd:import namespace="7206ca12-cfe3-4897-8c57-603e0b9f03b8"/>
    <xsd:import namespace="43b1288e-b175-4bed-b8ec-11812f409bc8"/>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6ca12-cfe3-4897-8c57-603e0b9f03b8"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72a7515c-90a7-421b-ad67-16208a055132"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3b1288e-b175-4bed-b8ec-11812f409bc8"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969552e4-2882-4137-89d1-43dbad4fafd6}" ma:internalName="TaxCatchAll" ma:showField="CatchAllData" ma:web="43b1288e-b175-4bed-b8ec-11812f409bc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46F1C-E77A-4239-97E0-9A5F2CC89A28}">
  <ds:schemaRefs>
    <ds:schemaRef ds:uri="http://schemas.openxmlformats.org/officeDocument/2006/bibliography"/>
  </ds:schemaRefs>
</ds:datastoreItem>
</file>

<file path=customXml/itemProps2.xml><?xml version="1.0" encoding="utf-8"?>
<ds:datastoreItem xmlns:ds="http://schemas.openxmlformats.org/officeDocument/2006/customXml" ds:itemID="{69DB7031-7BC6-41A7-9E71-3D5464B63C04}">
  <ds:schemaRefs>
    <ds:schemaRef ds:uri="7206ca12-cfe3-4897-8c57-603e0b9f03b8"/>
    <ds:schemaRef ds:uri="http://schemas.microsoft.com/office/2006/metadata/properties"/>
    <ds:schemaRef ds:uri="http://schemas.microsoft.com/office/2006/documentManagement/types"/>
    <ds:schemaRef ds:uri="http://purl.org/dc/dcmitype/"/>
    <ds:schemaRef ds:uri="43b1288e-b175-4bed-b8ec-11812f409bc8"/>
    <ds:schemaRef ds:uri="http://purl.org/dc/terms/"/>
    <ds:schemaRef ds:uri="http://www.w3.org/XML/1998/namespace"/>
    <ds:schemaRef ds:uri="http://purl.org/dc/elements/1.1/"/>
    <ds:schemaRef ds:uri="http://schemas.microsoft.com/office/infopath/2007/PartnerControls"/>
    <ds:schemaRef ds:uri="http://schemas.openxmlformats.org/package/2006/metadata/core-properties"/>
  </ds:schemaRefs>
</ds:datastoreItem>
</file>

<file path=customXml/itemProps3.xml><?xml version="1.0" encoding="utf-8"?>
<ds:datastoreItem xmlns:ds="http://schemas.openxmlformats.org/officeDocument/2006/customXml" ds:itemID="{AECFBD44-4BDF-4E21-8956-10556AB33FD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06ca12-cfe3-4897-8c57-603e0b9f03b8"/>
    <ds:schemaRef ds:uri="43b1288e-b175-4bed-b8ec-11812f409bc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76EE359-8CA2-4AB2-846D-5BCD0F495500}">
  <ds:schemaRefs>
    <ds:schemaRef ds:uri="http://schemas.microsoft.com/sharepoint/v3/contenttype/forms"/>
  </ds:schemaRefs>
</ds:datastoreItem>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43</Pages>
  <Words>7240</Words>
  <Characters>41272</Characters>
  <Application>Microsoft Office Word</Application>
  <DocSecurity>0</DocSecurity>
  <Lines>343</Lines>
  <Paragraphs>96</Paragraphs>
  <ScaleCrop>false</ScaleCrop>
  <Company/>
  <LinksUpToDate>false</LinksUpToDate>
  <CharactersWithSpaces>48416</CharactersWithSpaces>
  <SharedDoc>false</SharedDoc>
  <HLinks>
    <vt:vector size="726" baseType="variant">
      <vt:variant>
        <vt:i4>196652</vt:i4>
      </vt:variant>
      <vt:variant>
        <vt:i4>522</vt:i4>
      </vt:variant>
      <vt:variant>
        <vt:i4>0</vt:i4>
      </vt:variant>
      <vt:variant>
        <vt:i4>5</vt:i4>
      </vt:variant>
      <vt:variant>
        <vt:lpwstr>https://huggingface.co/datasets/NovaSky-AI/Sky-T1_preference_data_10k</vt:lpwstr>
      </vt:variant>
      <vt:variant>
        <vt:lpwstr/>
      </vt:variant>
      <vt:variant>
        <vt:i4>4915276</vt:i4>
      </vt:variant>
      <vt:variant>
        <vt:i4>519</vt:i4>
      </vt:variant>
      <vt:variant>
        <vt:i4>0</vt:i4>
      </vt:variant>
      <vt:variant>
        <vt:i4>5</vt:i4>
      </vt:variant>
      <vt:variant>
        <vt:lpwstr>https://huggingface.co/datasets/NovaSky-AI/Sky-T1_data_17k</vt:lpwstr>
      </vt:variant>
      <vt:variant>
        <vt:lpwstr/>
      </vt:variant>
      <vt:variant>
        <vt:i4>2228325</vt:i4>
      </vt:variant>
      <vt:variant>
        <vt:i4>516</vt:i4>
      </vt:variant>
      <vt:variant>
        <vt:i4>0</vt:i4>
      </vt:variant>
      <vt:variant>
        <vt:i4>5</vt:i4>
      </vt:variant>
      <vt:variant>
        <vt:lpwstr>https://github.com/Vchitect/VBench/blob/master/vbench2_beta_i2v/README.md</vt:lpwstr>
      </vt:variant>
      <vt:variant>
        <vt:lpwstr>how-to-calculate-total-score</vt:lpwstr>
      </vt:variant>
      <vt:variant>
        <vt:i4>1966202</vt:i4>
      </vt:variant>
      <vt:variant>
        <vt:i4>513</vt:i4>
      </vt:variant>
      <vt:variant>
        <vt:i4>0</vt:i4>
      </vt:variant>
      <vt:variant>
        <vt:i4>5</vt:i4>
      </vt:variant>
      <vt:variant>
        <vt:lpwstr>https://github.com/Vchitect/VBench/blob/master/vbench2_beta_i2v/vbench2_i2v_full_info.json</vt:lpwstr>
      </vt:variant>
      <vt:variant>
        <vt:lpwstr/>
      </vt:variant>
      <vt:variant>
        <vt:i4>4063267</vt:i4>
      </vt:variant>
      <vt:variant>
        <vt:i4>510</vt:i4>
      </vt:variant>
      <vt:variant>
        <vt:i4>0</vt:i4>
      </vt:variant>
      <vt:variant>
        <vt:i4>5</vt:i4>
      </vt:variant>
      <vt:variant>
        <vt:lpwstr>https://github.com/Vchitect/VBench</vt:lpwstr>
      </vt:variant>
      <vt:variant>
        <vt:lpwstr/>
      </vt:variant>
      <vt:variant>
        <vt:i4>1441859</vt:i4>
      </vt:variant>
      <vt:variant>
        <vt:i4>507</vt:i4>
      </vt:variant>
      <vt:variant>
        <vt:i4>0</vt:i4>
      </vt:variant>
      <vt:variant>
        <vt:i4>5</vt:i4>
      </vt:variant>
      <vt:variant>
        <vt:lpwstr>https://github.com/openai/gpt-oss</vt:lpwstr>
      </vt:variant>
      <vt:variant>
        <vt:lpwstr/>
      </vt:variant>
      <vt:variant>
        <vt:i4>6029350</vt:i4>
      </vt:variant>
      <vt:variant>
        <vt:i4>504</vt:i4>
      </vt:variant>
      <vt:variant>
        <vt:i4>0</vt:i4>
      </vt:variant>
      <vt:variant>
        <vt:i4>5</vt:i4>
      </vt:variant>
      <vt:variant>
        <vt:lpwstr/>
      </vt:variant>
      <vt:variant>
        <vt:lpwstr>_4._1.1_FP16</vt:lpwstr>
      </vt:variant>
      <vt:variant>
        <vt:i4>852065</vt:i4>
      </vt:variant>
      <vt:variant>
        <vt:i4>501</vt:i4>
      </vt:variant>
      <vt:variant>
        <vt:i4>0</vt:i4>
      </vt:variant>
      <vt:variant>
        <vt:i4>5</vt:i4>
      </vt:variant>
      <vt:variant>
        <vt:lpwstr/>
      </vt:variant>
      <vt:variant>
        <vt:lpwstr>_MXFP8_recipe_3</vt:lpwstr>
      </vt:variant>
      <vt:variant>
        <vt:i4>131183</vt:i4>
      </vt:variant>
      <vt:variant>
        <vt:i4>498</vt:i4>
      </vt:variant>
      <vt:variant>
        <vt:i4>0</vt:i4>
      </vt:variant>
      <vt:variant>
        <vt:i4>5</vt:i4>
      </vt:variant>
      <vt:variant>
        <vt:lpwstr/>
      </vt:variant>
      <vt:variant>
        <vt:lpwstr>_NVFP4_recipe_1</vt:lpwstr>
      </vt:variant>
      <vt:variant>
        <vt:i4>5373956</vt:i4>
      </vt:variant>
      <vt:variant>
        <vt:i4>495</vt:i4>
      </vt:variant>
      <vt:variant>
        <vt:i4>0</vt:i4>
      </vt:variant>
      <vt:variant>
        <vt:i4>5</vt:i4>
      </vt:variant>
      <vt:variant>
        <vt:lpwstr/>
      </vt:variant>
      <vt:variant>
        <vt:lpwstr>_MXFP8_recipe</vt:lpwstr>
      </vt:variant>
      <vt:variant>
        <vt:i4>655379</vt:i4>
      </vt:variant>
      <vt:variant>
        <vt:i4>492</vt:i4>
      </vt:variant>
      <vt:variant>
        <vt:i4>0</vt:i4>
      </vt:variant>
      <vt:variant>
        <vt:i4>5</vt:i4>
      </vt:variant>
      <vt:variant>
        <vt:lpwstr/>
      </vt:variant>
      <vt:variant>
        <vt:lpwstr>_NVFP4+_recipe</vt:lpwstr>
      </vt:variant>
      <vt:variant>
        <vt:i4>852065</vt:i4>
      </vt:variant>
      <vt:variant>
        <vt:i4>489</vt:i4>
      </vt:variant>
      <vt:variant>
        <vt:i4>0</vt:i4>
      </vt:variant>
      <vt:variant>
        <vt:i4>5</vt:i4>
      </vt:variant>
      <vt:variant>
        <vt:lpwstr/>
      </vt:variant>
      <vt:variant>
        <vt:lpwstr>_MXFP8_recipe_6</vt:lpwstr>
      </vt:variant>
      <vt:variant>
        <vt:i4>852065</vt:i4>
      </vt:variant>
      <vt:variant>
        <vt:i4>486</vt:i4>
      </vt:variant>
      <vt:variant>
        <vt:i4>0</vt:i4>
      </vt:variant>
      <vt:variant>
        <vt:i4>5</vt:i4>
      </vt:variant>
      <vt:variant>
        <vt:lpwstr/>
      </vt:variant>
      <vt:variant>
        <vt:lpwstr>_MXFP8_recipe_7</vt:lpwstr>
      </vt:variant>
      <vt:variant>
        <vt:i4>65633</vt:i4>
      </vt:variant>
      <vt:variant>
        <vt:i4>483</vt:i4>
      </vt:variant>
      <vt:variant>
        <vt:i4>0</vt:i4>
      </vt:variant>
      <vt:variant>
        <vt:i4>5</vt:i4>
      </vt:variant>
      <vt:variant>
        <vt:lpwstr/>
      </vt:variant>
      <vt:variant>
        <vt:lpwstr>_MXFP4_recipe_2</vt:lpwstr>
      </vt:variant>
      <vt:variant>
        <vt:i4>852065</vt:i4>
      </vt:variant>
      <vt:variant>
        <vt:i4>480</vt:i4>
      </vt:variant>
      <vt:variant>
        <vt:i4>0</vt:i4>
      </vt:variant>
      <vt:variant>
        <vt:i4>5</vt:i4>
      </vt:variant>
      <vt:variant>
        <vt:lpwstr/>
      </vt:variant>
      <vt:variant>
        <vt:lpwstr>_MXFP8_recipe_4</vt:lpwstr>
      </vt:variant>
      <vt:variant>
        <vt:i4>65633</vt:i4>
      </vt:variant>
      <vt:variant>
        <vt:i4>477</vt:i4>
      </vt:variant>
      <vt:variant>
        <vt:i4>0</vt:i4>
      </vt:variant>
      <vt:variant>
        <vt:i4>5</vt:i4>
      </vt:variant>
      <vt:variant>
        <vt:lpwstr/>
      </vt:variant>
      <vt:variant>
        <vt:lpwstr>_MXFP4_recipe_3</vt:lpwstr>
      </vt:variant>
      <vt:variant>
        <vt:i4>65633</vt:i4>
      </vt:variant>
      <vt:variant>
        <vt:i4>474</vt:i4>
      </vt:variant>
      <vt:variant>
        <vt:i4>0</vt:i4>
      </vt:variant>
      <vt:variant>
        <vt:i4>5</vt:i4>
      </vt:variant>
      <vt:variant>
        <vt:lpwstr/>
      </vt:variant>
      <vt:variant>
        <vt:lpwstr>_MXFP4_recipe_3</vt:lpwstr>
      </vt:variant>
      <vt:variant>
        <vt:i4>5373956</vt:i4>
      </vt:variant>
      <vt:variant>
        <vt:i4>471</vt:i4>
      </vt:variant>
      <vt:variant>
        <vt:i4>0</vt:i4>
      </vt:variant>
      <vt:variant>
        <vt:i4>5</vt:i4>
      </vt:variant>
      <vt:variant>
        <vt:lpwstr/>
      </vt:variant>
      <vt:variant>
        <vt:lpwstr>_MXFP8_recipe</vt:lpwstr>
      </vt:variant>
      <vt:variant>
        <vt:i4>5373956</vt:i4>
      </vt:variant>
      <vt:variant>
        <vt:i4>468</vt:i4>
      </vt:variant>
      <vt:variant>
        <vt:i4>0</vt:i4>
      </vt:variant>
      <vt:variant>
        <vt:i4>5</vt:i4>
      </vt:variant>
      <vt:variant>
        <vt:lpwstr/>
      </vt:variant>
      <vt:variant>
        <vt:lpwstr>_MXFP8_recipe</vt:lpwstr>
      </vt:variant>
      <vt:variant>
        <vt:i4>852065</vt:i4>
      </vt:variant>
      <vt:variant>
        <vt:i4>465</vt:i4>
      </vt:variant>
      <vt:variant>
        <vt:i4>0</vt:i4>
      </vt:variant>
      <vt:variant>
        <vt:i4>5</vt:i4>
      </vt:variant>
      <vt:variant>
        <vt:lpwstr/>
      </vt:variant>
      <vt:variant>
        <vt:lpwstr>_MXFP8_recipe_3</vt:lpwstr>
      </vt:variant>
      <vt:variant>
        <vt:i4>2555955</vt:i4>
      </vt:variant>
      <vt:variant>
        <vt:i4>462</vt:i4>
      </vt:variant>
      <vt:variant>
        <vt:i4>0</vt:i4>
      </vt:variant>
      <vt:variant>
        <vt:i4>5</vt:i4>
      </vt:variant>
      <vt:variant>
        <vt:lpwstr>https://huggingface.co/INCModel5/Llama-4-Scout-17B-16E-Instruct-MXFP4-LLMC</vt:lpwstr>
      </vt:variant>
      <vt:variant>
        <vt:lpwstr/>
      </vt:variant>
      <vt:variant>
        <vt:i4>65633</vt:i4>
      </vt:variant>
      <vt:variant>
        <vt:i4>459</vt:i4>
      </vt:variant>
      <vt:variant>
        <vt:i4>0</vt:i4>
      </vt:variant>
      <vt:variant>
        <vt:i4>5</vt:i4>
      </vt:variant>
      <vt:variant>
        <vt:lpwstr/>
      </vt:variant>
      <vt:variant>
        <vt:lpwstr>_MXFP4_recipe_1</vt:lpwstr>
      </vt:variant>
      <vt:variant>
        <vt:i4>6160388</vt:i4>
      </vt:variant>
      <vt:variant>
        <vt:i4>456</vt:i4>
      </vt:variant>
      <vt:variant>
        <vt:i4>0</vt:i4>
      </vt:variant>
      <vt:variant>
        <vt:i4>5</vt:i4>
      </vt:variant>
      <vt:variant>
        <vt:lpwstr/>
      </vt:variant>
      <vt:variant>
        <vt:lpwstr>_MXFP4_recipe</vt:lpwstr>
      </vt:variant>
      <vt:variant>
        <vt:i4>1441878</vt:i4>
      </vt:variant>
      <vt:variant>
        <vt:i4>453</vt:i4>
      </vt:variant>
      <vt:variant>
        <vt:i4>0</vt:i4>
      </vt:variant>
      <vt:variant>
        <vt:i4>5</vt:i4>
      </vt:variant>
      <vt:variant>
        <vt:lpwstr>https://huggingface.co/INCModel4/Llama-3.3-70B-MXFP8-LLMC</vt:lpwstr>
      </vt:variant>
      <vt:variant>
        <vt:lpwstr/>
      </vt:variant>
      <vt:variant>
        <vt:i4>852065</vt:i4>
      </vt:variant>
      <vt:variant>
        <vt:i4>450</vt:i4>
      </vt:variant>
      <vt:variant>
        <vt:i4>0</vt:i4>
      </vt:variant>
      <vt:variant>
        <vt:i4>5</vt:i4>
      </vt:variant>
      <vt:variant>
        <vt:lpwstr/>
      </vt:variant>
      <vt:variant>
        <vt:lpwstr>_MXFP8_recipe_5</vt:lpwstr>
      </vt:variant>
      <vt:variant>
        <vt:i4>1441866</vt:i4>
      </vt:variant>
      <vt:variant>
        <vt:i4>447</vt:i4>
      </vt:variant>
      <vt:variant>
        <vt:i4>0</vt:i4>
      </vt:variant>
      <vt:variant>
        <vt:i4>5</vt:i4>
      </vt:variant>
      <vt:variant>
        <vt:lpwstr>https://intel.sharepoint.com/:w:/r/sites/dcaichinasw/Shared Documents/General/Technical/INC/Definitions in Low Precision Recipe.docx?d=wc777b8bd3ee4437893c7d6ee89b489af&amp;csf=1&amp;web=1&amp;e=ItlFFx</vt:lpwstr>
      </vt:variant>
      <vt:variant>
        <vt:lpwstr/>
      </vt:variant>
      <vt:variant>
        <vt:i4>1114160</vt:i4>
      </vt:variant>
      <vt:variant>
        <vt:i4>440</vt:i4>
      </vt:variant>
      <vt:variant>
        <vt:i4>0</vt:i4>
      </vt:variant>
      <vt:variant>
        <vt:i4>5</vt:i4>
      </vt:variant>
      <vt:variant>
        <vt:lpwstr/>
      </vt:variant>
      <vt:variant>
        <vt:lpwstr>_Toc226535743</vt:lpwstr>
      </vt:variant>
      <vt:variant>
        <vt:i4>1114160</vt:i4>
      </vt:variant>
      <vt:variant>
        <vt:i4>434</vt:i4>
      </vt:variant>
      <vt:variant>
        <vt:i4>0</vt:i4>
      </vt:variant>
      <vt:variant>
        <vt:i4>5</vt:i4>
      </vt:variant>
      <vt:variant>
        <vt:lpwstr/>
      </vt:variant>
      <vt:variant>
        <vt:lpwstr>_Toc226535742</vt:lpwstr>
      </vt:variant>
      <vt:variant>
        <vt:i4>1114160</vt:i4>
      </vt:variant>
      <vt:variant>
        <vt:i4>428</vt:i4>
      </vt:variant>
      <vt:variant>
        <vt:i4>0</vt:i4>
      </vt:variant>
      <vt:variant>
        <vt:i4>5</vt:i4>
      </vt:variant>
      <vt:variant>
        <vt:lpwstr/>
      </vt:variant>
      <vt:variant>
        <vt:lpwstr>_Toc226535741</vt:lpwstr>
      </vt:variant>
      <vt:variant>
        <vt:i4>1114160</vt:i4>
      </vt:variant>
      <vt:variant>
        <vt:i4>422</vt:i4>
      </vt:variant>
      <vt:variant>
        <vt:i4>0</vt:i4>
      </vt:variant>
      <vt:variant>
        <vt:i4>5</vt:i4>
      </vt:variant>
      <vt:variant>
        <vt:lpwstr/>
      </vt:variant>
      <vt:variant>
        <vt:lpwstr>_Toc226535740</vt:lpwstr>
      </vt:variant>
      <vt:variant>
        <vt:i4>1441840</vt:i4>
      </vt:variant>
      <vt:variant>
        <vt:i4>416</vt:i4>
      </vt:variant>
      <vt:variant>
        <vt:i4>0</vt:i4>
      </vt:variant>
      <vt:variant>
        <vt:i4>5</vt:i4>
      </vt:variant>
      <vt:variant>
        <vt:lpwstr/>
      </vt:variant>
      <vt:variant>
        <vt:lpwstr>_Toc226535739</vt:lpwstr>
      </vt:variant>
      <vt:variant>
        <vt:i4>1441840</vt:i4>
      </vt:variant>
      <vt:variant>
        <vt:i4>410</vt:i4>
      </vt:variant>
      <vt:variant>
        <vt:i4>0</vt:i4>
      </vt:variant>
      <vt:variant>
        <vt:i4>5</vt:i4>
      </vt:variant>
      <vt:variant>
        <vt:lpwstr/>
      </vt:variant>
      <vt:variant>
        <vt:lpwstr>_Toc226535738</vt:lpwstr>
      </vt:variant>
      <vt:variant>
        <vt:i4>1441840</vt:i4>
      </vt:variant>
      <vt:variant>
        <vt:i4>404</vt:i4>
      </vt:variant>
      <vt:variant>
        <vt:i4>0</vt:i4>
      </vt:variant>
      <vt:variant>
        <vt:i4>5</vt:i4>
      </vt:variant>
      <vt:variant>
        <vt:lpwstr/>
      </vt:variant>
      <vt:variant>
        <vt:lpwstr>_Toc226535737</vt:lpwstr>
      </vt:variant>
      <vt:variant>
        <vt:i4>1441840</vt:i4>
      </vt:variant>
      <vt:variant>
        <vt:i4>398</vt:i4>
      </vt:variant>
      <vt:variant>
        <vt:i4>0</vt:i4>
      </vt:variant>
      <vt:variant>
        <vt:i4>5</vt:i4>
      </vt:variant>
      <vt:variant>
        <vt:lpwstr/>
      </vt:variant>
      <vt:variant>
        <vt:lpwstr>_Toc226535736</vt:lpwstr>
      </vt:variant>
      <vt:variant>
        <vt:i4>1441840</vt:i4>
      </vt:variant>
      <vt:variant>
        <vt:i4>392</vt:i4>
      </vt:variant>
      <vt:variant>
        <vt:i4>0</vt:i4>
      </vt:variant>
      <vt:variant>
        <vt:i4>5</vt:i4>
      </vt:variant>
      <vt:variant>
        <vt:lpwstr/>
      </vt:variant>
      <vt:variant>
        <vt:lpwstr>_Toc226535735</vt:lpwstr>
      </vt:variant>
      <vt:variant>
        <vt:i4>1441840</vt:i4>
      </vt:variant>
      <vt:variant>
        <vt:i4>386</vt:i4>
      </vt:variant>
      <vt:variant>
        <vt:i4>0</vt:i4>
      </vt:variant>
      <vt:variant>
        <vt:i4>5</vt:i4>
      </vt:variant>
      <vt:variant>
        <vt:lpwstr/>
      </vt:variant>
      <vt:variant>
        <vt:lpwstr>_Toc226535734</vt:lpwstr>
      </vt:variant>
      <vt:variant>
        <vt:i4>1441840</vt:i4>
      </vt:variant>
      <vt:variant>
        <vt:i4>380</vt:i4>
      </vt:variant>
      <vt:variant>
        <vt:i4>0</vt:i4>
      </vt:variant>
      <vt:variant>
        <vt:i4>5</vt:i4>
      </vt:variant>
      <vt:variant>
        <vt:lpwstr/>
      </vt:variant>
      <vt:variant>
        <vt:lpwstr>_Toc226535733</vt:lpwstr>
      </vt:variant>
      <vt:variant>
        <vt:i4>1441840</vt:i4>
      </vt:variant>
      <vt:variant>
        <vt:i4>374</vt:i4>
      </vt:variant>
      <vt:variant>
        <vt:i4>0</vt:i4>
      </vt:variant>
      <vt:variant>
        <vt:i4>5</vt:i4>
      </vt:variant>
      <vt:variant>
        <vt:lpwstr/>
      </vt:variant>
      <vt:variant>
        <vt:lpwstr>_Toc226535732</vt:lpwstr>
      </vt:variant>
      <vt:variant>
        <vt:i4>1441840</vt:i4>
      </vt:variant>
      <vt:variant>
        <vt:i4>368</vt:i4>
      </vt:variant>
      <vt:variant>
        <vt:i4>0</vt:i4>
      </vt:variant>
      <vt:variant>
        <vt:i4>5</vt:i4>
      </vt:variant>
      <vt:variant>
        <vt:lpwstr/>
      </vt:variant>
      <vt:variant>
        <vt:lpwstr>_Toc226535731</vt:lpwstr>
      </vt:variant>
      <vt:variant>
        <vt:i4>1441840</vt:i4>
      </vt:variant>
      <vt:variant>
        <vt:i4>362</vt:i4>
      </vt:variant>
      <vt:variant>
        <vt:i4>0</vt:i4>
      </vt:variant>
      <vt:variant>
        <vt:i4>5</vt:i4>
      </vt:variant>
      <vt:variant>
        <vt:lpwstr/>
      </vt:variant>
      <vt:variant>
        <vt:lpwstr>_Toc226535730</vt:lpwstr>
      </vt:variant>
      <vt:variant>
        <vt:i4>1507376</vt:i4>
      </vt:variant>
      <vt:variant>
        <vt:i4>356</vt:i4>
      </vt:variant>
      <vt:variant>
        <vt:i4>0</vt:i4>
      </vt:variant>
      <vt:variant>
        <vt:i4>5</vt:i4>
      </vt:variant>
      <vt:variant>
        <vt:lpwstr/>
      </vt:variant>
      <vt:variant>
        <vt:lpwstr>_Toc226535729</vt:lpwstr>
      </vt:variant>
      <vt:variant>
        <vt:i4>1507376</vt:i4>
      </vt:variant>
      <vt:variant>
        <vt:i4>350</vt:i4>
      </vt:variant>
      <vt:variant>
        <vt:i4>0</vt:i4>
      </vt:variant>
      <vt:variant>
        <vt:i4>5</vt:i4>
      </vt:variant>
      <vt:variant>
        <vt:lpwstr/>
      </vt:variant>
      <vt:variant>
        <vt:lpwstr>_Toc226535728</vt:lpwstr>
      </vt:variant>
      <vt:variant>
        <vt:i4>1507376</vt:i4>
      </vt:variant>
      <vt:variant>
        <vt:i4>344</vt:i4>
      </vt:variant>
      <vt:variant>
        <vt:i4>0</vt:i4>
      </vt:variant>
      <vt:variant>
        <vt:i4>5</vt:i4>
      </vt:variant>
      <vt:variant>
        <vt:lpwstr/>
      </vt:variant>
      <vt:variant>
        <vt:lpwstr>_Toc226535727</vt:lpwstr>
      </vt:variant>
      <vt:variant>
        <vt:i4>1507376</vt:i4>
      </vt:variant>
      <vt:variant>
        <vt:i4>338</vt:i4>
      </vt:variant>
      <vt:variant>
        <vt:i4>0</vt:i4>
      </vt:variant>
      <vt:variant>
        <vt:i4>5</vt:i4>
      </vt:variant>
      <vt:variant>
        <vt:lpwstr/>
      </vt:variant>
      <vt:variant>
        <vt:lpwstr>_Toc226535726</vt:lpwstr>
      </vt:variant>
      <vt:variant>
        <vt:i4>1507376</vt:i4>
      </vt:variant>
      <vt:variant>
        <vt:i4>332</vt:i4>
      </vt:variant>
      <vt:variant>
        <vt:i4>0</vt:i4>
      </vt:variant>
      <vt:variant>
        <vt:i4>5</vt:i4>
      </vt:variant>
      <vt:variant>
        <vt:lpwstr/>
      </vt:variant>
      <vt:variant>
        <vt:lpwstr>_Toc226535725</vt:lpwstr>
      </vt:variant>
      <vt:variant>
        <vt:i4>1507376</vt:i4>
      </vt:variant>
      <vt:variant>
        <vt:i4>326</vt:i4>
      </vt:variant>
      <vt:variant>
        <vt:i4>0</vt:i4>
      </vt:variant>
      <vt:variant>
        <vt:i4>5</vt:i4>
      </vt:variant>
      <vt:variant>
        <vt:lpwstr/>
      </vt:variant>
      <vt:variant>
        <vt:lpwstr>_Toc226535724</vt:lpwstr>
      </vt:variant>
      <vt:variant>
        <vt:i4>1507376</vt:i4>
      </vt:variant>
      <vt:variant>
        <vt:i4>320</vt:i4>
      </vt:variant>
      <vt:variant>
        <vt:i4>0</vt:i4>
      </vt:variant>
      <vt:variant>
        <vt:i4>5</vt:i4>
      </vt:variant>
      <vt:variant>
        <vt:lpwstr/>
      </vt:variant>
      <vt:variant>
        <vt:lpwstr>_Toc226535723</vt:lpwstr>
      </vt:variant>
      <vt:variant>
        <vt:i4>1507376</vt:i4>
      </vt:variant>
      <vt:variant>
        <vt:i4>314</vt:i4>
      </vt:variant>
      <vt:variant>
        <vt:i4>0</vt:i4>
      </vt:variant>
      <vt:variant>
        <vt:i4>5</vt:i4>
      </vt:variant>
      <vt:variant>
        <vt:lpwstr/>
      </vt:variant>
      <vt:variant>
        <vt:lpwstr>_Toc226535722</vt:lpwstr>
      </vt:variant>
      <vt:variant>
        <vt:i4>1507376</vt:i4>
      </vt:variant>
      <vt:variant>
        <vt:i4>308</vt:i4>
      </vt:variant>
      <vt:variant>
        <vt:i4>0</vt:i4>
      </vt:variant>
      <vt:variant>
        <vt:i4>5</vt:i4>
      </vt:variant>
      <vt:variant>
        <vt:lpwstr/>
      </vt:variant>
      <vt:variant>
        <vt:lpwstr>_Toc226535721</vt:lpwstr>
      </vt:variant>
      <vt:variant>
        <vt:i4>1507376</vt:i4>
      </vt:variant>
      <vt:variant>
        <vt:i4>302</vt:i4>
      </vt:variant>
      <vt:variant>
        <vt:i4>0</vt:i4>
      </vt:variant>
      <vt:variant>
        <vt:i4>5</vt:i4>
      </vt:variant>
      <vt:variant>
        <vt:lpwstr/>
      </vt:variant>
      <vt:variant>
        <vt:lpwstr>_Toc226535720</vt:lpwstr>
      </vt:variant>
      <vt:variant>
        <vt:i4>1310768</vt:i4>
      </vt:variant>
      <vt:variant>
        <vt:i4>296</vt:i4>
      </vt:variant>
      <vt:variant>
        <vt:i4>0</vt:i4>
      </vt:variant>
      <vt:variant>
        <vt:i4>5</vt:i4>
      </vt:variant>
      <vt:variant>
        <vt:lpwstr/>
      </vt:variant>
      <vt:variant>
        <vt:lpwstr>_Toc226535719</vt:lpwstr>
      </vt:variant>
      <vt:variant>
        <vt:i4>1310768</vt:i4>
      </vt:variant>
      <vt:variant>
        <vt:i4>290</vt:i4>
      </vt:variant>
      <vt:variant>
        <vt:i4>0</vt:i4>
      </vt:variant>
      <vt:variant>
        <vt:i4>5</vt:i4>
      </vt:variant>
      <vt:variant>
        <vt:lpwstr/>
      </vt:variant>
      <vt:variant>
        <vt:lpwstr>_Toc226535718</vt:lpwstr>
      </vt:variant>
      <vt:variant>
        <vt:i4>1310768</vt:i4>
      </vt:variant>
      <vt:variant>
        <vt:i4>284</vt:i4>
      </vt:variant>
      <vt:variant>
        <vt:i4>0</vt:i4>
      </vt:variant>
      <vt:variant>
        <vt:i4>5</vt:i4>
      </vt:variant>
      <vt:variant>
        <vt:lpwstr/>
      </vt:variant>
      <vt:variant>
        <vt:lpwstr>_Toc226535717</vt:lpwstr>
      </vt:variant>
      <vt:variant>
        <vt:i4>1310768</vt:i4>
      </vt:variant>
      <vt:variant>
        <vt:i4>278</vt:i4>
      </vt:variant>
      <vt:variant>
        <vt:i4>0</vt:i4>
      </vt:variant>
      <vt:variant>
        <vt:i4>5</vt:i4>
      </vt:variant>
      <vt:variant>
        <vt:lpwstr/>
      </vt:variant>
      <vt:variant>
        <vt:lpwstr>_Toc226535716</vt:lpwstr>
      </vt:variant>
      <vt:variant>
        <vt:i4>1310768</vt:i4>
      </vt:variant>
      <vt:variant>
        <vt:i4>272</vt:i4>
      </vt:variant>
      <vt:variant>
        <vt:i4>0</vt:i4>
      </vt:variant>
      <vt:variant>
        <vt:i4>5</vt:i4>
      </vt:variant>
      <vt:variant>
        <vt:lpwstr/>
      </vt:variant>
      <vt:variant>
        <vt:lpwstr>_Toc226535715</vt:lpwstr>
      </vt:variant>
      <vt:variant>
        <vt:i4>1310768</vt:i4>
      </vt:variant>
      <vt:variant>
        <vt:i4>266</vt:i4>
      </vt:variant>
      <vt:variant>
        <vt:i4>0</vt:i4>
      </vt:variant>
      <vt:variant>
        <vt:i4>5</vt:i4>
      </vt:variant>
      <vt:variant>
        <vt:lpwstr/>
      </vt:variant>
      <vt:variant>
        <vt:lpwstr>_Toc226535714</vt:lpwstr>
      </vt:variant>
      <vt:variant>
        <vt:i4>1310768</vt:i4>
      </vt:variant>
      <vt:variant>
        <vt:i4>260</vt:i4>
      </vt:variant>
      <vt:variant>
        <vt:i4>0</vt:i4>
      </vt:variant>
      <vt:variant>
        <vt:i4>5</vt:i4>
      </vt:variant>
      <vt:variant>
        <vt:lpwstr/>
      </vt:variant>
      <vt:variant>
        <vt:lpwstr>_Toc226535713</vt:lpwstr>
      </vt:variant>
      <vt:variant>
        <vt:i4>1310768</vt:i4>
      </vt:variant>
      <vt:variant>
        <vt:i4>254</vt:i4>
      </vt:variant>
      <vt:variant>
        <vt:i4>0</vt:i4>
      </vt:variant>
      <vt:variant>
        <vt:i4>5</vt:i4>
      </vt:variant>
      <vt:variant>
        <vt:lpwstr/>
      </vt:variant>
      <vt:variant>
        <vt:lpwstr>_Toc226535712</vt:lpwstr>
      </vt:variant>
      <vt:variant>
        <vt:i4>1310768</vt:i4>
      </vt:variant>
      <vt:variant>
        <vt:i4>248</vt:i4>
      </vt:variant>
      <vt:variant>
        <vt:i4>0</vt:i4>
      </vt:variant>
      <vt:variant>
        <vt:i4>5</vt:i4>
      </vt:variant>
      <vt:variant>
        <vt:lpwstr/>
      </vt:variant>
      <vt:variant>
        <vt:lpwstr>_Toc226535711</vt:lpwstr>
      </vt:variant>
      <vt:variant>
        <vt:i4>1310768</vt:i4>
      </vt:variant>
      <vt:variant>
        <vt:i4>242</vt:i4>
      </vt:variant>
      <vt:variant>
        <vt:i4>0</vt:i4>
      </vt:variant>
      <vt:variant>
        <vt:i4>5</vt:i4>
      </vt:variant>
      <vt:variant>
        <vt:lpwstr/>
      </vt:variant>
      <vt:variant>
        <vt:lpwstr>_Toc226535710</vt:lpwstr>
      </vt:variant>
      <vt:variant>
        <vt:i4>1376304</vt:i4>
      </vt:variant>
      <vt:variant>
        <vt:i4>236</vt:i4>
      </vt:variant>
      <vt:variant>
        <vt:i4>0</vt:i4>
      </vt:variant>
      <vt:variant>
        <vt:i4>5</vt:i4>
      </vt:variant>
      <vt:variant>
        <vt:lpwstr/>
      </vt:variant>
      <vt:variant>
        <vt:lpwstr>_Toc226535709</vt:lpwstr>
      </vt:variant>
      <vt:variant>
        <vt:i4>1376304</vt:i4>
      </vt:variant>
      <vt:variant>
        <vt:i4>230</vt:i4>
      </vt:variant>
      <vt:variant>
        <vt:i4>0</vt:i4>
      </vt:variant>
      <vt:variant>
        <vt:i4>5</vt:i4>
      </vt:variant>
      <vt:variant>
        <vt:lpwstr/>
      </vt:variant>
      <vt:variant>
        <vt:lpwstr>_Toc226535708</vt:lpwstr>
      </vt:variant>
      <vt:variant>
        <vt:i4>1376304</vt:i4>
      </vt:variant>
      <vt:variant>
        <vt:i4>224</vt:i4>
      </vt:variant>
      <vt:variant>
        <vt:i4>0</vt:i4>
      </vt:variant>
      <vt:variant>
        <vt:i4>5</vt:i4>
      </vt:variant>
      <vt:variant>
        <vt:lpwstr/>
      </vt:variant>
      <vt:variant>
        <vt:lpwstr>_Toc226535707</vt:lpwstr>
      </vt:variant>
      <vt:variant>
        <vt:i4>1376304</vt:i4>
      </vt:variant>
      <vt:variant>
        <vt:i4>218</vt:i4>
      </vt:variant>
      <vt:variant>
        <vt:i4>0</vt:i4>
      </vt:variant>
      <vt:variant>
        <vt:i4>5</vt:i4>
      </vt:variant>
      <vt:variant>
        <vt:lpwstr/>
      </vt:variant>
      <vt:variant>
        <vt:lpwstr>_Toc226535706</vt:lpwstr>
      </vt:variant>
      <vt:variant>
        <vt:i4>1376304</vt:i4>
      </vt:variant>
      <vt:variant>
        <vt:i4>212</vt:i4>
      </vt:variant>
      <vt:variant>
        <vt:i4>0</vt:i4>
      </vt:variant>
      <vt:variant>
        <vt:i4>5</vt:i4>
      </vt:variant>
      <vt:variant>
        <vt:lpwstr/>
      </vt:variant>
      <vt:variant>
        <vt:lpwstr>_Toc226535705</vt:lpwstr>
      </vt:variant>
      <vt:variant>
        <vt:i4>1376304</vt:i4>
      </vt:variant>
      <vt:variant>
        <vt:i4>206</vt:i4>
      </vt:variant>
      <vt:variant>
        <vt:i4>0</vt:i4>
      </vt:variant>
      <vt:variant>
        <vt:i4>5</vt:i4>
      </vt:variant>
      <vt:variant>
        <vt:lpwstr/>
      </vt:variant>
      <vt:variant>
        <vt:lpwstr>_Toc226535704</vt:lpwstr>
      </vt:variant>
      <vt:variant>
        <vt:i4>1376304</vt:i4>
      </vt:variant>
      <vt:variant>
        <vt:i4>200</vt:i4>
      </vt:variant>
      <vt:variant>
        <vt:i4>0</vt:i4>
      </vt:variant>
      <vt:variant>
        <vt:i4>5</vt:i4>
      </vt:variant>
      <vt:variant>
        <vt:lpwstr/>
      </vt:variant>
      <vt:variant>
        <vt:lpwstr>_Toc226535703</vt:lpwstr>
      </vt:variant>
      <vt:variant>
        <vt:i4>1376304</vt:i4>
      </vt:variant>
      <vt:variant>
        <vt:i4>194</vt:i4>
      </vt:variant>
      <vt:variant>
        <vt:i4>0</vt:i4>
      </vt:variant>
      <vt:variant>
        <vt:i4>5</vt:i4>
      </vt:variant>
      <vt:variant>
        <vt:lpwstr/>
      </vt:variant>
      <vt:variant>
        <vt:lpwstr>_Toc226535702</vt:lpwstr>
      </vt:variant>
      <vt:variant>
        <vt:i4>1376304</vt:i4>
      </vt:variant>
      <vt:variant>
        <vt:i4>188</vt:i4>
      </vt:variant>
      <vt:variant>
        <vt:i4>0</vt:i4>
      </vt:variant>
      <vt:variant>
        <vt:i4>5</vt:i4>
      </vt:variant>
      <vt:variant>
        <vt:lpwstr/>
      </vt:variant>
      <vt:variant>
        <vt:lpwstr>_Toc226535701</vt:lpwstr>
      </vt:variant>
      <vt:variant>
        <vt:i4>1376304</vt:i4>
      </vt:variant>
      <vt:variant>
        <vt:i4>182</vt:i4>
      </vt:variant>
      <vt:variant>
        <vt:i4>0</vt:i4>
      </vt:variant>
      <vt:variant>
        <vt:i4>5</vt:i4>
      </vt:variant>
      <vt:variant>
        <vt:lpwstr/>
      </vt:variant>
      <vt:variant>
        <vt:lpwstr>_Toc226535700</vt:lpwstr>
      </vt:variant>
      <vt:variant>
        <vt:i4>1835057</vt:i4>
      </vt:variant>
      <vt:variant>
        <vt:i4>176</vt:i4>
      </vt:variant>
      <vt:variant>
        <vt:i4>0</vt:i4>
      </vt:variant>
      <vt:variant>
        <vt:i4>5</vt:i4>
      </vt:variant>
      <vt:variant>
        <vt:lpwstr/>
      </vt:variant>
      <vt:variant>
        <vt:lpwstr>_Toc226535699</vt:lpwstr>
      </vt:variant>
      <vt:variant>
        <vt:i4>1835057</vt:i4>
      </vt:variant>
      <vt:variant>
        <vt:i4>170</vt:i4>
      </vt:variant>
      <vt:variant>
        <vt:i4>0</vt:i4>
      </vt:variant>
      <vt:variant>
        <vt:i4>5</vt:i4>
      </vt:variant>
      <vt:variant>
        <vt:lpwstr/>
      </vt:variant>
      <vt:variant>
        <vt:lpwstr>_Toc226535698</vt:lpwstr>
      </vt:variant>
      <vt:variant>
        <vt:i4>1835057</vt:i4>
      </vt:variant>
      <vt:variant>
        <vt:i4>164</vt:i4>
      </vt:variant>
      <vt:variant>
        <vt:i4>0</vt:i4>
      </vt:variant>
      <vt:variant>
        <vt:i4>5</vt:i4>
      </vt:variant>
      <vt:variant>
        <vt:lpwstr/>
      </vt:variant>
      <vt:variant>
        <vt:lpwstr>_Toc226535697</vt:lpwstr>
      </vt:variant>
      <vt:variant>
        <vt:i4>1835057</vt:i4>
      </vt:variant>
      <vt:variant>
        <vt:i4>158</vt:i4>
      </vt:variant>
      <vt:variant>
        <vt:i4>0</vt:i4>
      </vt:variant>
      <vt:variant>
        <vt:i4>5</vt:i4>
      </vt:variant>
      <vt:variant>
        <vt:lpwstr/>
      </vt:variant>
      <vt:variant>
        <vt:lpwstr>_Toc226535696</vt:lpwstr>
      </vt:variant>
      <vt:variant>
        <vt:i4>1835057</vt:i4>
      </vt:variant>
      <vt:variant>
        <vt:i4>152</vt:i4>
      </vt:variant>
      <vt:variant>
        <vt:i4>0</vt:i4>
      </vt:variant>
      <vt:variant>
        <vt:i4>5</vt:i4>
      </vt:variant>
      <vt:variant>
        <vt:lpwstr/>
      </vt:variant>
      <vt:variant>
        <vt:lpwstr>_Toc226535695</vt:lpwstr>
      </vt:variant>
      <vt:variant>
        <vt:i4>1835057</vt:i4>
      </vt:variant>
      <vt:variant>
        <vt:i4>146</vt:i4>
      </vt:variant>
      <vt:variant>
        <vt:i4>0</vt:i4>
      </vt:variant>
      <vt:variant>
        <vt:i4>5</vt:i4>
      </vt:variant>
      <vt:variant>
        <vt:lpwstr/>
      </vt:variant>
      <vt:variant>
        <vt:lpwstr>_Toc226535694</vt:lpwstr>
      </vt:variant>
      <vt:variant>
        <vt:i4>1835057</vt:i4>
      </vt:variant>
      <vt:variant>
        <vt:i4>140</vt:i4>
      </vt:variant>
      <vt:variant>
        <vt:i4>0</vt:i4>
      </vt:variant>
      <vt:variant>
        <vt:i4>5</vt:i4>
      </vt:variant>
      <vt:variant>
        <vt:lpwstr/>
      </vt:variant>
      <vt:variant>
        <vt:lpwstr>_Toc226535693</vt:lpwstr>
      </vt:variant>
      <vt:variant>
        <vt:i4>1835057</vt:i4>
      </vt:variant>
      <vt:variant>
        <vt:i4>134</vt:i4>
      </vt:variant>
      <vt:variant>
        <vt:i4>0</vt:i4>
      </vt:variant>
      <vt:variant>
        <vt:i4>5</vt:i4>
      </vt:variant>
      <vt:variant>
        <vt:lpwstr/>
      </vt:variant>
      <vt:variant>
        <vt:lpwstr>_Toc226535692</vt:lpwstr>
      </vt:variant>
      <vt:variant>
        <vt:i4>1835057</vt:i4>
      </vt:variant>
      <vt:variant>
        <vt:i4>128</vt:i4>
      </vt:variant>
      <vt:variant>
        <vt:i4>0</vt:i4>
      </vt:variant>
      <vt:variant>
        <vt:i4>5</vt:i4>
      </vt:variant>
      <vt:variant>
        <vt:lpwstr/>
      </vt:variant>
      <vt:variant>
        <vt:lpwstr>_Toc226535691</vt:lpwstr>
      </vt:variant>
      <vt:variant>
        <vt:i4>1835057</vt:i4>
      </vt:variant>
      <vt:variant>
        <vt:i4>122</vt:i4>
      </vt:variant>
      <vt:variant>
        <vt:i4>0</vt:i4>
      </vt:variant>
      <vt:variant>
        <vt:i4>5</vt:i4>
      </vt:variant>
      <vt:variant>
        <vt:lpwstr/>
      </vt:variant>
      <vt:variant>
        <vt:lpwstr>_Toc226535690</vt:lpwstr>
      </vt:variant>
      <vt:variant>
        <vt:i4>1900593</vt:i4>
      </vt:variant>
      <vt:variant>
        <vt:i4>116</vt:i4>
      </vt:variant>
      <vt:variant>
        <vt:i4>0</vt:i4>
      </vt:variant>
      <vt:variant>
        <vt:i4>5</vt:i4>
      </vt:variant>
      <vt:variant>
        <vt:lpwstr/>
      </vt:variant>
      <vt:variant>
        <vt:lpwstr>_Toc226535689</vt:lpwstr>
      </vt:variant>
      <vt:variant>
        <vt:i4>1900593</vt:i4>
      </vt:variant>
      <vt:variant>
        <vt:i4>110</vt:i4>
      </vt:variant>
      <vt:variant>
        <vt:i4>0</vt:i4>
      </vt:variant>
      <vt:variant>
        <vt:i4>5</vt:i4>
      </vt:variant>
      <vt:variant>
        <vt:lpwstr/>
      </vt:variant>
      <vt:variant>
        <vt:lpwstr>_Toc226535688</vt:lpwstr>
      </vt:variant>
      <vt:variant>
        <vt:i4>1900593</vt:i4>
      </vt:variant>
      <vt:variant>
        <vt:i4>104</vt:i4>
      </vt:variant>
      <vt:variant>
        <vt:i4>0</vt:i4>
      </vt:variant>
      <vt:variant>
        <vt:i4>5</vt:i4>
      </vt:variant>
      <vt:variant>
        <vt:lpwstr/>
      </vt:variant>
      <vt:variant>
        <vt:lpwstr>_Toc226535687</vt:lpwstr>
      </vt:variant>
      <vt:variant>
        <vt:i4>1900593</vt:i4>
      </vt:variant>
      <vt:variant>
        <vt:i4>98</vt:i4>
      </vt:variant>
      <vt:variant>
        <vt:i4>0</vt:i4>
      </vt:variant>
      <vt:variant>
        <vt:i4>5</vt:i4>
      </vt:variant>
      <vt:variant>
        <vt:lpwstr/>
      </vt:variant>
      <vt:variant>
        <vt:lpwstr>_Toc226535686</vt:lpwstr>
      </vt:variant>
      <vt:variant>
        <vt:i4>1900593</vt:i4>
      </vt:variant>
      <vt:variant>
        <vt:i4>92</vt:i4>
      </vt:variant>
      <vt:variant>
        <vt:i4>0</vt:i4>
      </vt:variant>
      <vt:variant>
        <vt:i4>5</vt:i4>
      </vt:variant>
      <vt:variant>
        <vt:lpwstr/>
      </vt:variant>
      <vt:variant>
        <vt:lpwstr>_Toc226535685</vt:lpwstr>
      </vt:variant>
      <vt:variant>
        <vt:i4>1900593</vt:i4>
      </vt:variant>
      <vt:variant>
        <vt:i4>86</vt:i4>
      </vt:variant>
      <vt:variant>
        <vt:i4>0</vt:i4>
      </vt:variant>
      <vt:variant>
        <vt:i4>5</vt:i4>
      </vt:variant>
      <vt:variant>
        <vt:lpwstr/>
      </vt:variant>
      <vt:variant>
        <vt:lpwstr>_Toc226535684</vt:lpwstr>
      </vt:variant>
      <vt:variant>
        <vt:i4>1900593</vt:i4>
      </vt:variant>
      <vt:variant>
        <vt:i4>80</vt:i4>
      </vt:variant>
      <vt:variant>
        <vt:i4>0</vt:i4>
      </vt:variant>
      <vt:variant>
        <vt:i4>5</vt:i4>
      </vt:variant>
      <vt:variant>
        <vt:lpwstr/>
      </vt:variant>
      <vt:variant>
        <vt:lpwstr>_Toc226535683</vt:lpwstr>
      </vt:variant>
      <vt:variant>
        <vt:i4>1900593</vt:i4>
      </vt:variant>
      <vt:variant>
        <vt:i4>74</vt:i4>
      </vt:variant>
      <vt:variant>
        <vt:i4>0</vt:i4>
      </vt:variant>
      <vt:variant>
        <vt:i4>5</vt:i4>
      </vt:variant>
      <vt:variant>
        <vt:lpwstr/>
      </vt:variant>
      <vt:variant>
        <vt:lpwstr>_Toc226535682</vt:lpwstr>
      </vt:variant>
      <vt:variant>
        <vt:i4>1900593</vt:i4>
      </vt:variant>
      <vt:variant>
        <vt:i4>68</vt:i4>
      </vt:variant>
      <vt:variant>
        <vt:i4>0</vt:i4>
      </vt:variant>
      <vt:variant>
        <vt:i4>5</vt:i4>
      </vt:variant>
      <vt:variant>
        <vt:lpwstr/>
      </vt:variant>
      <vt:variant>
        <vt:lpwstr>_Toc226535681</vt:lpwstr>
      </vt:variant>
      <vt:variant>
        <vt:i4>1900593</vt:i4>
      </vt:variant>
      <vt:variant>
        <vt:i4>62</vt:i4>
      </vt:variant>
      <vt:variant>
        <vt:i4>0</vt:i4>
      </vt:variant>
      <vt:variant>
        <vt:i4>5</vt:i4>
      </vt:variant>
      <vt:variant>
        <vt:lpwstr/>
      </vt:variant>
      <vt:variant>
        <vt:lpwstr>_Toc226535680</vt:lpwstr>
      </vt:variant>
      <vt:variant>
        <vt:i4>1179697</vt:i4>
      </vt:variant>
      <vt:variant>
        <vt:i4>56</vt:i4>
      </vt:variant>
      <vt:variant>
        <vt:i4>0</vt:i4>
      </vt:variant>
      <vt:variant>
        <vt:i4>5</vt:i4>
      </vt:variant>
      <vt:variant>
        <vt:lpwstr/>
      </vt:variant>
      <vt:variant>
        <vt:lpwstr>_Toc226535679</vt:lpwstr>
      </vt:variant>
      <vt:variant>
        <vt:i4>1179697</vt:i4>
      </vt:variant>
      <vt:variant>
        <vt:i4>50</vt:i4>
      </vt:variant>
      <vt:variant>
        <vt:i4>0</vt:i4>
      </vt:variant>
      <vt:variant>
        <vt:i4>5</vt:i4>
      </vt:variant>
      <vt:variant>
        <vt:lpwstr/>
      </vt:variant>
      <vt:variant>
        <vt:lpwstr>_Toc226535678</vt:lpwstr>
      </vt:variant>
      <vt:variant>
        <vt:i4>1179697</vt:i4>
      </vt:variant>
      <vt:variant>
        <vt:i4>44</vt:i4>
      </vt:variant>
      <vt:variant>
        <vt:i4>0</vt:i4>
      </vt:variant>
      <vt:variant>
        <vt:i4>5</vt:i4>
      </vt:variant>
      <vt:variant>
        <vt:lpwstr/>
      </vt:variant>
      <vt:variant>
        <vt:lpwstr>_Toc226535677</vt:lpwstr>
      </vt:variant>
      <vt:variant>
        <vt:i4>1179697</vt:i4>
      </vt:variant>
      <vt:variant>
        <vt:i4>38</vt:i4>
      </vt:variant>
      <vt:variant>
        <vt:i4>0</vt:i4>
      </vt:variant>
      <vt:variant>
        <vt:i4>5</vt:i4>
      </vt:variant>
      <vt:variant>
        <vt:lpwstr/>
      </vt:variant>
      <vt:variant>
        <vt:lpwstr>_Toc226535676</vt:lpwstr>
      </vt:variant>
      <vt:variant>
        <vt:i4>1179697</vt:i4>
      </vt:variant>
      <vt:variant>
        <vt:i4>32</vt:i4>
      </vt:variant>
      <vt:variant>
        <vt:i4>0</vt:i4>
      </vt:variant>
      <vt:variant>
        <vt:i4>5</vt:i4>
      </vt:variant>
      <vt:variant>
        <vt:lpwstr/>
      </vt:variant>
      <vt:variant>
        <vt:lpwstr>_Toc226535675</vt:lpwstr>
      </vt:variant>
      <vt:variant>
        <vt:i4>1179697</vt:i4>
      </vt:variant>
      <vt:variant>
        <vt:i4>26</vt:i4>
      </vt:variant>
      <vt:variant>
        <vt:i4>0</vt:i4>
      </vt:variant>
      <vt:variant>
        <vt:i4>5</vt:i4>
      </vt:variant>
      <vt:variant>
        <vt:lpwstr/>
      </vt:variant>
      <vt:variant>
        <vt:lpwstr>_Toc226535674</vt:lpwstr>
      </vt:variant>
      <vt:variant>
        <vt:i4>1179697</vt:i4>
      </vt:variant>
      <vt:variant>
        <vt:i4>20</vt:i4>
      </vt:variant>
      <vt:variant>
        <vt:i4>0</vt:i4>
      </vt:variant>
      <vt:variant>
        <vt:i4>5</vt:i4>
      </vt:variant>
      <vt:variant>
        <vt:lpwstr/>
      </vt:variant>
      <vt:variant>
        <vt:lpwstr>_Toc226535673</vt:lpwstr>
      </vt:variant>
      <vt:variant>
        <vt:i4>1179697</vt:i4>
      </vt:variant>
      <vt:variant>
        <vt:i4>14</vt:i4>
      </vt:variant>
      <vt:variant>
        <vt:i4>0</vt:i4>
      </vt:variant>
      <vt:variant>
        <vt:i4>5</vt:i4>
      </vt:variant>
      <vt:variant>
        <vt:lpwstr/>
      </vt:variant>
      <vt:variant>
        <vt:lpwstr>_Toc226535672</vt:lpwstr>
      </vt:variant>
      <vt:variant>
        <vt:i4>1179697</vt:i4>
      </vt:variant>
      <vt:variant>
        <vt:i4>8</vt:i4>
      </vt:variant>
      <vt:variant>
        <vt:i4>0</vt:i4>
      </vt:variant>
      <vt:variant>
        <vt:i4>5</vt:i4>
      </vt:variant>
      <vt:variant>
        <vt:lpwstr/>
      </vt:variant>
      <vt:variant>
        <vt:lpwstr>_Toc226535671</vt:lpwstr>
      </vt:variant>
      <vt:variant>
        <vt:i4>1179697</vt:i4>
      </vt:variant>
      <vt:variant>
        <vt:i4>2</vt:i4>
      </vt:variant>
      <vt:variant>
        <vt:i4>0</vt:i4>
      </vt:variant>
      <vt:variant>
        <vt:i4>5</vt:i4>
      </vt:variant>
      <vt:variant>
        <vt:lpwstr/>
      </vt:variant>
      <vt:variant>
        <vt:lpwstr>_Toc226535670</vt:lpwstr>
      </vt:variant>
      <vt:variant>
        <vt:i4>2097225</vt:i4>
      </vt:variant>
      <vt:variant>
        <vt:i4>60</vt:i4>
      </vt:variant>
      <vt:variant>
        <vt:i4>0</vt:i4>
      </vt:variant>
      <vt:variant>
        <vt:i4>5</vt:i4>
      </vt:variant>
      <vt:variant>
        <vt:lpwstr>mailto:kaokao.lv@intel.com</vt:lpwstr>
      </vt:variant>
      <vt:variant>
        <vt:lpwstr/>
      </vt:variant>
      <vt:variant>
        <vt:i4>2097225</vt:i4>
      </vt:variant>
      <vt:variant>
        <vt:i4>57</vt:i4>
      </vt:variant>
      <vt:variant>
        <vt:i4>0</vt:i4>
      </vt:variant>
      <vt:variant>
        <vt:i4>5</vt:i4>
      </vt:variant>
      <vt:variant>
        <vt:lpwstr>mailto:kaokao.lv@intel.com</vt:lpwstr>
      </vt:variant>
      <vt:variant>
        <vt:lpwstr/>
      </vt:variant>
      <vt:variant>
        <vt:i4>2097225</vt:i4>
      </vt:variant>
      <vt:variant>
        <vt:i4>54</vt:i4>
      </vt:variant>
      <vt:variant>
        <vt:i4>0</vt:i4>
      </vt:variant>
      <vt:variant>
        <vt:i4>5</vt:i4>
      </vt:variant>
      <vt:variant>
        <vt:lpwstr>mailto:kaokao.lv@intel.com</vt:lpwstr>
      </vt:variant>
      <vt:variant>
        <vt:lpwstr/>
      </vt:variant>
      <vt:variant>
        <vt:i4>2031699</vt:i4>
      </vt:variant>
      <vt:variant>
        <vt:i4>51</vt:i4>
      </vt:variant>
      <vt:variant>
        <vt:i4>0</vt:i4>
      </vt:variant>
      <vt:variant>
        <vt:i4>5</vt:i4>
      </vt:variant>
      <vt:variant>
        <vt:lpwstr>https://confluence.habana-labs.com/display/FS/JGS+AI+Core+stack+SW+Arch+sync</vt:lpwstr>
      </vt:variant>
      <vt:variant>
        <vt:lpwstr/>
      </vt:variant>
      <vt:variant>
        <vt:i4>7208980</vt:i4>
      </vt:variant>
      <vt:variant>
        <vt:i4>48</vt:i4>
      </vt:variant>
      <vt:variant>
        <vt:i4>0</vt:i4>
      </vt:variant>
      <vt:variant>
        <vt:i4>5</vt:i4>
      </vt:variant>
      <vt:variant>
        <vt:lpwstr>mailto:tai.huang@intel.com</vt:lpwstr>
      </vt:variant>
      <vt:variant>
        <vt:lpwstr/>
      </vt:variant>
      <vt:variant>
        <vt:i4>5570608</vt:i4>
      </vt:variant>
      <vt:variant>
        <vt:i4>45</vt:i4>
      </vt:variant>
      <vt:variant>
        <vt:i4>0</vt:i4>
      </vt:variant>
      <vt:variant>
        <vt:i4>5</vt:i4>
      </vt:variant>
      <vt:variant>
        <vt:lpwstr>mailto:haihao.shen@intel.com</vt:lpwstr>
      </vt:variant>
      <vt:variant>
        <vt:lpwstr/>
      </vt:variant>
      <vt:variant>
        <vt:i4>4194418</vt:i4>
      </vt:variant>
      <vt:variant>
        <vt:i4>42</vt:i4>
      </vt:variant>
      <vt:variant>
        <vt:i4>0</vt:i4>
      </vt:variant>
      <vt:variant>
        <vt:i4>5</vt:i4>
      </vt:variant>
      <vt:variant>
        <vt:lpwstr>mailto:xin3.he@intel.com</vt:lpwstr>
      </vt:variant>
      <vt:variant>
        <vt:lpwstr/>
      </vt:variant>
      <vt:variant>
        <vt:i4>4194418</vt:i4>
      </vt:variant>
      <vt:variant>
        <vt:i4>39</vt:i4>
      </vt:variant>
      <vt:variant>
        <vt:i4>0</vt:i4>
      </vt:variant>
      <vt:variant>
        <vt:i4>5</vt:i4>
      </vt:variant>
      <vt:variant>
        <vt:lpwstr>mailto:xin3.he@intel.com</vt:lpwstr>
      </vt:variant>
      <vt:variant>
        <vt:lpwstr/>
      </vt:variant>
      <vt:variant>
        <vt:i4>5767218</vt:i4>
      </vt:variant>
      <vt:variant>
        <vt:i4>36</vt:i4>
      </vt:variant>
      <vt:variant>
        <vt:i4>0</vt:i4>
      </vt:variant>
      <vt:variant>
        <vt:i4>5</vt:i4>
      </vt:variant>
      <vt:variant>
        <vt:lpwstr>mailto:mengni.wang@intel.com</vt:lpwstr>
      </vt:variant>
      <vt:variant>
        <vt:lpwstr/>
      </vt:variant>
      <vt:variant>
        <vt:i4>5767218</vt:i4>
      </vt:variant>
      <vt:variant>
        <vt:i4>33</vt:i4>
      </vt:variant>
      <vt:variant>
        <vt:i4>0</vt:i4>
      </vt:variant>
      <vt:variant>
        <vt:i4>5</vt:i4>
      </vt:variant>
      <vt:variant>
        <vt:lpwstr>mailto:mengni.wang@intel.com</vt:lpwstr>
      </vt:variant>
      <vt:variant>
        <vt:lpwstr/>
      </vt:variant>
      <vt:variant>
        <vt:i4>5767218</vt:i4>
      </vt:variant>
      <vt:variant>
        <vt:i4>30</vt:i4>
      </vt:variant>
      <vt:variant>
        <vt:i4>0</vt:i4>
      </vt:variant>
      <vt:variant>
        <vt:i4>5</vt:i4>
      </vt:variant>
      <vt:variant>
        <vt:lpwstr>mailto:mengni.wang@intel.com</vt:lpwstr>
      </vt:variant>
      <vt:variant>
        <vt:lpwstr/>
      </vt:variant>
      <vt:variant>
        <vt:i4>4784238</vt:i4>
      </vt:variant>
      <vt:variant>
        <vt:i4>27</vt:i4>
      </vt:variant>
      <vt:variant>
        <vt:i4>0</vt:i4>
      </vt:variant>
      <vt:variant>
        <vt:i4>5</vt:i4>
      </vt:variant>
      <vt:variant>
        <vt:lpwstr>mailto:yi4.liu@intel.com</vt:lpwstr>
      </vt:variant>
      <vt:variant>
        <vt:lpwstr/>
      </vt:variant>
      <vt:variant>
        <vt:i4>5767218</vt:i4>
      </vt:variant>
      <vt:variant>
        <vt:i4>24</vt:i4>
      </vt:variant>
      <vt:variant>
        <vt:i4>0</vt:i4>
      </vt:variant>
      <vt:variant>
        <vt:i4>5</vt:i4>
      </vt:variant>
      <vt:variant>
        <vt:lpwstr>mailto:mengni.wang@intel.com</vt:lpwstr>
      </vt:variant>
      <vt:variant>
        <vt:lpwstr/>
      </vt:variant>
      <vt:variant>
        <vt:i4>4784238</vt:i4>
      </vt:variant>
      <vt:variant>
        <vt:i4>21</vt:i4>
      </vt:variant>
      <vt:variant>
        <vt:i4>0</vt:i4>
      </vt:variant>
      <vt:variant>
        <vt:i4>5</vt:i4>
      </vt:variant>
      <vt:variant>
        <vt:lpwstr>mailto:yi4.liu@intel.com</vt:lpwstr>
      </vt:variant>
      <vt:variant>
        <vt:lpwstr/>
      </vt:variant>
      <vt:variant>
        <vt:i4>4784238</vt:i4>
      </vt:variant>
      <vt:variant>
        <vt:i4>18</vt:i4>
      </vt:variant>
      <vt:variant>
        <vt:i4>0</vt:i4>
      </vt:variant>
      <vt:variant>
        <vt:i4>5</vt:i4>
      </vt:variant>
      <vt:variant>
        <vt:lpwstr>mailto:yi4.liu@intel.com</vt:lpwstr>
      </vt:variant>
      <vt:variant>
        <vt:lpwstr/>
      </vt:variant>
      <vt:variant>
        <vt:i4>4194418</vt:i4>
      </vt:variant>
      <vt:variant>
        <vt:i4>15</vt:i4>
      </vt:variant>
      <vt:variant>
        <vt:i4>0</vt:i4>
      </vt:variant>
      <vt:variant>
        <vt:i4>5</vt:i4>
      </vt:variant>
      <vt:variant>
        <vt:lpwstr>mailto:xin3.he@intel.com</vt:lpwstr>
      </vt:variant>
      <vt:variant>
        <vt:lpwstr/>
      </vt:variant>
      <vt:variant>
        <vt:i4>4784238</vt:i4>
      </vt:variant>
      <vt:variant>
        <vt:i4>12</vt:i4>
      </vt:variant>
      <vt:variant>
        <vt:i4>0</vt:i4>
      </vt:variant>
      <vt:variant>
        <vt:i4>5</vt:i4>
      </vt:variant>
      <vt:variant>
        <vt:lpwstr>mailto:yi4.liu@intel.com</vt:lpwstr>
      </vt:variant>
      <vt:variant>
        <vt:lpwstr/>
      </vt:variant>
      <vt:variant>
        <vt:i4>4784238</vt:i4>
      </vt:variant>
      <vt:variant>
        <vt:i4>9</vt:i4>
      </vt:variant>
      <vt:variant>
        <vt:i4>0</vt:i4>
      </vt:variant>
      <vt:variant>
        <vt:i4>5</vt:i4>
      </vt:variant>
      <vt:variant>
        <vt:lpwstr>mailto:yi4.liu@intel.com</vt:lpwstr>
      </vt:variant>
      <vt:variant>
        <vt:lpwstr/>
      </vt:variant>
      <vt:variant>
        <vt:i4>5767218</vt:i4>
      </vt:variant>
      <vt:variant>
        <vt:i4>6</vt:i4>
      </vt:variant>
      <vt:variant>
        <vt:i4>0</vt:i4>
      </vt:variant>
      <vt:variant>
        <vt:i4>5</vt:i4>
      </vt:variant>
      <vt:variant>
        <vt:lpwstr>mailto:mengni.wang@intel.com</vt:lpwstr>
      </vt:variant>
      <vt:variant>
        <vt:lpwstr/>
      </vt:variant>
      <vt:variant>
        <vt:i4>4194418</vt:i4>
      </vt:variant>
      <vt:variant>
        <vt:i4>3</vt:i4>
      </vt:variant>
      <vt:variant>
        <vt:i4>0</vt:i4>
      </vt:variant>
      <vt:variant>
        <vt:i4>5</vt:i4>
      </vt:variant>
      <vt:variant>
        <vt:lpwstr>mailto:xin3.he@intel.com</vt:lpwstr>
      </vt:variant>
      <vt:variant>
        <vt:lpwstr/>
      </vt:variant>
      <vt:variant>
        <vt:i4>4194418</vt:i4>
      </vt:variant>
      <vt:variant>
        <vt:i4>0</vt:i4>
      </vt:variant>
      <vt:variant>
        <vt:i4>0</vt:i4>
      </vt:variant>
      <vt:variant>
        <vt:i4>5</vt:i4>
      </vt:variant>
      <vt:variant>
        <vt:lpwstr>mailto:xin3.he@intel.com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Huang, Tai</dc:creator>
  <cp:keywords/>
  <dc:description/>
  <cp:lastModifiedBy>Stupp, Gideon</cp:lastModifiedBy>
  <cp:revision>2</cp:revision>
  <dcterms:created xsi:type="dcterms:W3CDTF">2026-04-29T17:42:00Z</dcterms:created>
  <dcterms:modified xsi:type="dcterms:W3CDTF">2026-04-29T17:42:00Z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0x010100F63ED7F6F41F8C42A84A6FFE0416F6C5</vt:lpwstr>
  </property>
  <property fmtid="{D5CDD505-2E9C-101B-9397-08002B2CF9AE}" pid="3" name="MediaServiceImageTags">
    <vt:lpwstr/>
  </property>
  <property fmtid="{D5CDD505-2E9C-101B-9397-08002B2CF9AE}" pid="4" name="docLang">
    <vt:lpwstr>en</vt:lpwstr>
  </property>
  <property fmtid="{D5CDD505-2E9C-101B-9397-08002B2CF9AE}" pid="5" name="GrammarlyDocumentId">
    <vt:lpwstr>e120b7b7-9799-4cc7-a509-9ed1edfc2df1</vt:lpwstr>
  </property>
</Properties>
</file>